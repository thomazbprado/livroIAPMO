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9.xml" ContentType="application/vnd.openxmlformats-officedocument.wordprocessingml.header+xml"/>
  <Override PartName="/word/footer25.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BC1C5" w14:textId="25C4260A" w:rsidR="00921ADD" w:rsidRPr="006F14C5" w:rsidRDefault="007023C5">
      <w:pPr>
        <w:spacing w:before="1474" w:after="964"/>
        <w:ind w:firstLine="0"/>
        <w:jc w:val="center"/>
        <w:rPr>
          <w:rFonts w:ascii="Calibri" w:hAnsi="Calibri" w:cs="Calibri"/>
          <w:bCs/>
          <w:sz w:val="36"/>
          <w:szCs w:val="36"/>
        </w:rPr>
      </w:pPr>
      <w:r>
        <w:rPr>
          <w:rFonts w:ascii="DejaVu Sans" w:hAnsi="DejaVu Sans" w:cs="Calibri"/>
          <w:bCs/>
          <w:sz w:val="21"/>
          <w:szCs w:val="36"/>
        </w:rPr>
        <w:t xml:space="preserve">Thomaz Barros de Carvalho Prado, MSc, PMP®, PMI-PMOCP®</w:t>
      </w:r>
    </w:p>
    <w:p w14:paraId="4E256122" w14:textId="77777777" w:rsidR="00921ADD" w:rsidRPr="006F14C5" w:rsidRDefault="007023C5">
      <w:pPr>
        <w:spacing w:after="567" w:line="540" w:lineRule="exact"/>
        <w:ind w:firstLine="0"/>
        <w:jc w:val="center"/>
        <w:rPr>
          <w:sz w:val="28"/>
          <w:szCs w:val="28"/>
        </w:rPr>
      </w:pPr>
      <w:bookmarkStart w:id="0" w:name="_Toc233748457"/>
      <w:bookmarkStart w:id="1" w:name="_Toc233040003"/>
      <w:bookmarkStart w:id="2" w:name="_Toc232715496"/>
      <w:bookmarkStart w:id="3" w:name="_Toc232715159"/>
      <w:r>
        <w:rPr>
          <w:rFonts w:ascii="DejaVu Sans" w:hAnsi="DejaVu Sans" w:cs="Calibri"/>
          <w:b/>
          <w:bCs/>
          <w:sz w:val="44"/>
          <w:szCs w:val="52"/>
        </w:rPr>
        <w:t>INTELIGÊNCIA ARTIFICIAL NA GESTÃO DE PROJETOS</w:t>
      </w:r>
      <w:bookmarkEnd w:id="0"/>
      <w:bookmarkEnd w:id="1"/>
      <w:bookmarkEnd w:id="2"/>
      <w:bookmarkEnd w:id="3"/>
      <w:r>
        <w:rPr>
          <w:rFonts w:ascii="DejaVu Sans" w:hAnsi="DejaVu Sans" w:cs="Calibri"/>
          <w:b/>
          <w:bCs/>
          <w:sz w:val="44"/>
          <w:szCs w:val="52"/>
        </w:rPr>
        <w:t xml:space="preserve"> DE CAPITAL</w:t>
      </w:r>
    </w:p>
    <w:p w14:paraId="0B0C2288" w14:textId="77777777" w:rsidR="00921ADD" w:rsidRPr="006F14C5" w:rsidRDefault="00921ADD">
      <w:pPr>
        <w:jc w:val="center"/>
      </w:pPr>
    </w:p>
    <w:p w14:paraId="6B957254" w14:textId="7BAB5D59" w:rsidR="00921ADD" w:rsidRPr="006F14C5" w:rsidRDefault="007023C5">
      <w:pPr>
        <w:spacing w:after="0" w:line="300" w:lineRule="exact"/>
        <w:ind w:firstLine="0"/>
        <w:jc w:val="center"/>
        <w:rPr>
          <w:sz w:val="32"/>
          <w:szCs w:val="32"/>
        </w:rPr>
      </w:pPr>
      <w:r>
        <w:rPr>
          <w:i/>
          <w:sz w:val="23"/>
          <w:szCs w:val="36"/>
        </w:rPr>
        <w:t>Guia para Gestores de Projetos com Prompts Práticos</w:t>
      </w:r>
    </w:p>
    <w:p w14:paraId="5F4FDFD3" w14:textId="77777777" w:rsidR="00921ADD" w:rsidRPr="00E22A06" w:rsidRDefault="00921ADD">
      <w:pPr>
        <w:spacing w:before="120" w:after="0"/>
        <w:ind w:firstLine="0"/>
        <w:jc w:val="center"/>
        <w:rPr>
          <w:rFonts w:ascii="DejaVu Sans" w:hAnsi="DejaVu Sans" w:cs="DejaVu Sans"/>
          <w:b/>
        </w:rPr>
      </w:pPr>
    </w:p>
    <w:p w14:paraId="164A7D4B" w14:textId="77777777" w:rsidR="00921ADD" w:rsidRPr="00E22A06" w:rsidRDefault="00921ADD">
      <w:pPr>
        <w:spacing w:before="120" w:after="0"/>
        <w:ind w:firstLine="0"/>
        <w:jc w:val="center"/>
        <w:rPr>
          <w:rFonts w:ascii="DejaVu Sans" w:hAnsi="DejaVu Sans" w:cs="DejaVu Sans"/>
          <w:b/>
        </w:rPr>
      </w:pPr>
    </w:p>
    <w:p w14:paraId="42B55F57" w14:textId="77777777" w:rsidR="00921ADD" w:rsidRPr="00E22A06" w:rsidRDefault="00921ADD">
      <w:pPr>
        <w:spacing w:before="120" w:after="0"/>
        <w:ind w:firstLine="0"/>
        <w:jc w:val="center"/>
        <w:rPr>
          <w:rFonts w:ascii="DejaVu Sans" w:hAnsi="DejaVu Sans" w:cs="DejaVu Sans"/>
          <w:b/>
          <w:color w:val="1F3864"/>
        </w:rPr>
      </w:pPr>
    </w:p>
    <w:p w14:paraId="4317762E" w14:textId="77777777" w:rsidR="00921ADD" w:rsidRPr="006F14C5" w:rsidRDefault="00921ADD">
      <w:pPr>
        <w:sectPr w:rsidR="00921ADD" w:rsidRPr="006F14C5">
          <w:pgSz w:w="10772" w:h="12756"/>
          <w:pgMar w:top="1247" w:right="1077" w:bottom="1020" w:left="1361" w:header="454" w:footer="567" w:gutter="0"/>
          <w:cols w:space="720"/>
          <w:formProt w:val="0"/>
          <w:docGrid w:linePitch="360" w:charSpace="4096"/>
        </w:sectPr>
      </w:pPr>
    </w:p>
    <w:p w14:paraId="761D99ED" w14:textId="77777777" w:rsidR="00921ADD" w:rsidRPr="006F14C5" w:rsidRDefault="00921ADD"/>
    <w:p w14:paraId="68A7036B" w14:textId="77777777" w:rsidR="00921ADD" w:rsidRPr="006F14C5" w:rsidRDefault="00921ADD"/>
    <w:p w14:paraId="6A3B167B" w14:textId="77777777" w:rsidR="00921ADD" w:rsidRPr="006F14C5" w:rsidRDefault="00921ADD"/>
    <w:p w14:paraId="77DA5B20" w14:textId="77777777" w:rsidR="00921ADD" w:rsidRPr="006F14C5" w:rsidRDefault="00921ADD"/>
    <w:p w14:paraId="0EE6D0CA" w14:textId="77777777" w:rsidR="00921ADD" w:rsidRPr="006F14C5" w:rsidRDefault="007023C5">
      <w:pPr>
        <w:pStyle w:val="BookLegalTitle"/>
        <w:rPr>
          <w:color w:val="auto"/>
        </w:rPr>
      </w:pPr>
      <w:r>
        <w:rPr>
          <w:color w:val="auto"/>
        </w:rPr>
        <w:t>DADOS DE PUBLICAÇÃO</w:t>
      </w:r>
    </w:p>
    <w:p w14:paraId="47E49A18" w14:textId="77777777" w:rsidR="00921ADD" w:rsidRPr="006F14C5" w:rsidRDefault="007023C5">
      <w:pPr>
        <w:pStyle w:val="BookLegal"/>
        <w:rPr>
          <w:color w:val="auto"/>
        </w:rPr>
      </w:pPr>
      <w:r>
        <w:rPr>
          <w:b/>
          <w:color w:val="auto"/>
        </w:rPr>
        <w:t>© 2026 Thomaz Prado. Todos os direitos reservados.</w:t>
      </w:r>
    </w:p>
    <w:p w14:paraId="27F853DA" w14:textId="77777777" w:rsidR="00921ADD" w:rsidRPr="006F14C5" w:rsidRDefault="007023C5">
      <w:pPr>
        <w:pStyle w:val="BookLegal"/>
        <w:rPr>
          <w:color w:val="auto"/>
        </w:rPr>
      </w:pPr>
      <w:r>
        <w:rPr>
          <w:color w:val="auto"/>
        </w:rPr>
        <w:t>Título: Inteligência Artificial na Gestão de Projetos de Capital</w:t>
      </w:r>
    </w:p>
    <w:p w14:paraId="7CB59075" w14:textId="366AA99C" w:rsidR="00921ADD" w:rsidRPr="006F14C5" w:rsidRDefault="007023C5">
      <w:pPr>
        <w:pStyle w:val="BookLegal"/>
        <w:rPr>
          <w:color w:val="auto"/>
        </w:rPr>
      </w:pPr>
      <w:r>
        <w:rPr>
          <w:color w:val="auto"/>
        </w:rPr>
        <w:t>Subtítulo: Guia para Gestores de Projetos com Prompts Práticos</w:t>
      </w:r>
    </w:p>
    <w:p w14:paraId="5C73D688" w14:textId="464E057F" w:rsidR="00921ADD" w:rsidRPr="006F14C5" w:rsidRDefault="007023C5">
      <w:pPr>
        <w:pStyle w:val="BookLegal"/>
        <w:rPr>
          <w:color w:val="auto"/>
        </w:rPr>
      </w:pPr>
      <w:r>
        <w:rPr>
          <w:color w:val="auto"/>
        </w:rPr>
        <w:t xml:space="preserve">Autor: Thomaz Barros de Carvalho Prado, MSc, PMP®, PMI-PMOCP®</w:t>
      </w:r>
    </w:p>
    <w:p w14:paraId="62FA0D53" w14:textId="77777777" w:rsidR="00921ADD" w:rsidRPr="006F14C5" w:rsidRDefault="007023C5">
      <w:pPr>
        <w:pStyle w:val="BookLegal"/>
        <w:rPr>
          <w:color w:val="auto"/>
        </w:rPr>
      </w:pPr>
      <w:r>
        <w:rPr>
          <w:b/>
          <w:color w:val="auto"/>
        </w:rPr>
        <w:t>ISBN: [INSERIR APÓS ATRIBUIÇÃO]</w:t>
      </w:r>
    </w:p>
    <w:p w14:paraId="2DDE14E7" w14:textId="77777777" w:rsidR="00921ADD" w:rsidRPr="006F14C5" w:rsidRDefault="007023C5">
      <w:pPr>
        <w:pStyle w:val="BookLegal"/>
        <w:rPr>
          <w:color w:val="auto"/>
        </w:rPr>
      </w:pPr>
      <w:r>
        <w:rPr>
          <w:color w:val="auto"/>
        </w:rPr>
        <w:t>Dados Internacionais de Catalogação na Publicação (CIP): [INSERIR FICHA CATALOGRÁFICA]</w:t>
      </w:r>
    </w:p>
    <w:p w14:paraId="3BD49D09" w14:textId="77777777" w:rsidR="00921ADD" w:rsidRPr="006F14C5" w:rsidRDefault="007023C5">
      <w:pPr>
        <w:pStyle w:val="BookLegal"/>
        <w:rPr>
          <w:color w:val="auto"/>
        </w:rPr>
      </w:pPr>
      <w:r>
        <w:rPr>
          <w:color w:val="auto"/>
        </w:rPr>
        <w:t>Edição preparada para publicação em 2026.</w:t>
      </w:r>
    </w:p>
    <w:p w14:paraId="6699482C" w14:textId="77777777" w:rsidR="00921ADD" w:rsidRPr="006F14C5" w:rsidRDefault="007023C5">
      <w:pPr>
        <w:pStyle w:val="BookLegal"/>
        <w:rPr>
          <w:color w:val="auto"/>
        </w:rPr>
      </w:pPr>
      <w:r>
        <w:rPr>
          <w:color w:val="auto"/>
        </w:rPr>
        <w:t>Nenhuma parte desta obra pode ser reproduzida, distribuída ou transmitida por qualquer forma ou meio sem autorização do titular dos direitos, ressalvadas as hipóteses previstas em lei.</w:t>
      </w:r>
    </w:p>
    <w:p w14:paraId="5E50E485" w14:textId="77777777" w:rsidR="00921ADD" w:rsidRPr="006F14C5" w:rsidRDefault="00921ADD"/>
    <w:p w14:paraId="605BADFD" w14:textId="77777777" w:rsidR="0009339A" w:rsidRPr="006F14C5" w:rsidRDefault="0009339A">
      <w:pPr>
        <w:sectPr w:rsidR="0009339A" w:rsidRPr="006F14C5">
          <w:footerReference w:type="even" r:id="rId8"/>
          <w:footerReference w:type="default" r:id="rId9"/>
          <w:footerReference w:type="first" r:id="rId10"/>
          <w:pgSz w:w="10772" w:h="12756"/>
          <w:pgMar w:top="1247" w:right="1077" w:bottom="1020" w:left="1361" w:header="454" w:footer="567" w:gutter="0"/>
          <w:cols w:space="720"/>
          <w:formProt w:val="0"/>
          <w:docGrid w:linePitch="360" w:charSpace="4096"/>
        </w:sectPr>
      </w:pPr>
    </w:p>
    <w:p w14:paraId="2C431C26" w14:textId="77777777" w:rsidR="0009339A" w:rsidRPr="006F14C5" w:rsidRDefault="0009339A" w:rsidP="0009339A">
      <w:pPr>
        <w:pStyle w:val="SemEspaamento"/>
        <w:jc w:val="center"/>
        <w:rPr>
          <w:sz w:val="20"/>
          <w:szCs w:val="24"/>
          <w:lang w:val="pt-BR"/>
        </w:rPr>
      </w:pPr>
    </w:p>
    <w:p w14:paraId="259B9E52" w14:textId="77777777" w:rsidR="0009339A" w:rsidRPr="006F14C5" w:rsidRDefault="0009339A" w:rsidP="0009339A">
      <w:pPr>
        <w:pStyle w:val="SemEspaamento"/>
        <w:jc w:val="center"/>
        <w:rPr>
          <w:sz w:val="20"/>
          <w:szCs w:val="24"/>
          <w:lang w:val="pt-BR"/>
        </w:rPr>
      </w:pPr>
    </w:p>
    <w:p w14:paraId="5E157253" w14:textId="77777777" w:rsidR="0009339A" w:rsidRPr="006F14C5" w:rsidRDefault="0009339A" w:rsidP="0009339A">
      <w:pPr>
        <w:pStyle w:val="SemEspaamento"/>
        <w:jc w:val="center"/>
        <w:rPr>
          <w:sz w:val="20"/>
          <w:szCs w:val="24"/>
          <w:lang w:val="pt-BR"/>
        </w:rPr>
      </w:pPr>
    </w:p>
    <w:p w14:paraId="77CFBF61" w14:textId="77777777" w:rsidR="0009339A" w:rsidRPr="006F14C5" w:rsidRDefault="0009339A" w:rsidP="0009339A">
      <w:pPr>
        <w:pStyle w:val="SemEspaamento"/>
        <w:jc w:val="center"/>
        <w:rPr>
          <w:sz w:val="20"/>
          <w:szCs w:val="24"/>
          <w:lang w:val="pt-BR"/>
        </w:rPr>
      </w:pPr>
    </w:p>
    <w:p w14:paraId="77EDD549" w14:textId="77777777" w:rsidR="0009339A" w:rsidRPr="006F14C5" w:rsidRDefault="0009339A" w:rsidP="0009339A">
      <w:pPr>
        <w:pStyle w:val="SemEspaamento"/>
        <w:jc w:val="center"/>
        <w:rPr>
          <w:sz w:val="20"/>
          <w:szCs w:val="24"/>
          <w:lang w:val="pt-BR"/>
        </w:rPr>
      </w:pPr>
      <w:r>
        <w:rPr>
          <w:sz w:val="20"/>
          <w:szCs w:val="24"/>
          <w:lang w:val="pt-BR"/>
        </w:rPr>
        <w:t>Esta página foi deixada em branco intencionalmente.</w:t>
      </w:r>
    </w:p>
    <w:p w14:paraId="382E9D6D" w14:textId="77777777" w:rsidR="0009339A" w:rsidRPr="006F14C5" w:rsidRDefault="0009339A">
      <w:pPr>
        <w:sectPr w:rsidR="0009339A" w:rsidRPr="006F14C5">
          <w:pgSz w:w="10772" w:h="12756"/>
          <w:pgMar w:top="1247" w:right="1077" w:bottom="1020" w:left="1361" w:header="454" w:footer="567" w:gutter="0"/>
          <w:cols w:space="720"/>
          <w:formProt w:val="0"/>
          <w:docGrid w:linePitch="360" w:charSpace="4096"/>
        </w:sectPr>
      </w:pPr>
    </w:p>
    <w:p w14:paraId="21729B06" w14:textId="77777777" w:rsidR="0009339A" w:rsidRPr="006F14C5" w:rsidRDefault="0009339A">
      <w:pPr>
        <w:sectPr w:rsidR="0009339A" w:rsidRPr="006F14C5">
          <w:pgSz w:w="10772" w:h="12756"/>
          <w:pgMar w:top="1247" w:right="1077" w:bottom="1020" w:left="1361" w:header="454" w:footer="567" w:gutter="0"/>
          <w:cols w:space="720"/>
          <w:formProt w:val="0"/>
          <w:docGrid w:linePitch="360" w:charSpace="4096"/>
        </w:sectPr>
      </w:pPr>
    </w:p>
    <w:p w14:paraId="44B20341" w14:textId="77777777" w:rsidR="00356FE7" w:rsidRPr="006F14C5" w:rsidRDefault="00356FE7" w:rsidP="00356FE7">
      <w:pPr>
        <w:spacing w:before="454" w:after="454" w:line="440" w:lineRule="exact"/>
        <w:jc w:val="center"/>
      </w:pPr>
      <w:r>
        <w:rPr>
          <w:rFonts w:ascii="DejaVu Sans" w:eastAsia="DejaVu Sans" w:hAnsi="DejaVu Sans" w:cs="DejaVu Sans"/>
          <w:b/>
          <w:sz w:val="36"/>
        </w:rPr>
        <w:lastRenderedPageBreak/>
        <w:t>SUMÁRIO</w:t>
      </w:r>
    </w:p>
    <w:p w14:paraId="7C33B8CA" w14:textId="6729DAF8" w:rsidR="00B93CCC" w:rsidRPr="006F14C5" w:rsidRDefault="00B93CCC" w:rsidP="00E00BDF">
      <w:pPr>
        <w:pStyle w:val="Sumrio2"/>
        <w:spacing w:line="360" w:lineRule="auto"/>
        <w:rPr>
          <w:kern w:val="2"/>
          <w:lang w:eastAsia="pt-BR"/>
          <w14:ligatures w14:val="standardContextual"/>
        </w:rPr>
      </w:pPr>
      <w:r>
        <w:rPr>
          <w:rFonts w:eastAsia="DejaVu Sans"/>
          <w:noProof w:val="0"/>
        </w:rPr>
        <w:fldChar w:fldCharType="begin"/>
        <w:instrText xml:space="preserve"> TOC \o "1-3" \h \z \u </w:instrText>
        <w:fldChar w:fldCharType="separate"/>
      </w:r>
      <w:hyperlink w:anchor="_Toc236516867" w:history="1">
        <w:r>
          <w:rPr>
            <w:rStyle w:val="Hyperlink"/>
          </w:rPr>
          <w:t>Disclaimer Legal e Avisos Importantes</w:t>
        </w:r>
        <w:r>
          <w:rPr>
            <w:webHidden/>
          </w:rPr>
          <w:tab/>
          <w:fldChar w:fldCharType="begin"/>
          <w:instrText xml:space="preserve"> PAGEREF _Toc236516867 \h </w:instrText>
          <w:fldChar w:fldCharType="separate"/>
          <w:t>7</w:t>
          <w:fldChar w:fldCharType="end"/>
        </w:r>
      </w:hyperlink>
    </w:p>
    <w:p w14:paraId="674517F7" w14:textId="489751B2"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68" w:history="1">
        <w:r>
          <w:rPr>
            <w:rStyle w:val="Hyperlink"/>
            <w:rFonts w:ascii="DejaVu Sans" w:hAnsi="DejaVu Sans" w:cs="DejaVu Sans"/>
            <w:i w:val="0"/>
            <w:iCs w:val="0"/>
            <w:noProof/>
          </w:rPr>
          <w:t>Natureza Hipotética dos Estudos de Caso</w:t>
        </w:r>
        <w:r>
          <w:rPr>
            <w:rFonts w:ascii="DejaVu Sans" w:hAnsi="DejaVu Sans" w:cs="DejaVu Sans"/>
            <w:i w:val="0"/>
            <w:iCs w:val="0"/>
            <w:noProof/>
            <w:webHidden/>
          </w:rPr>
          <w:tab/>
          <w:fldChar w:fldCharType="begin"/>
          <w:instrText xml:space="preserve"> PAGEREF _Toc236516868 \h </w:instrText>
          <w:fldChar w:fldCharType="separate"/>
          <w:t>7</w:t>
          <w:fldChar w:fldCharType="end"/>
        </w:r>
      </w:hyperlink>
    </w:p>
    <w:p w14:paraId="60B53EDD" w14:textId="3DB10A52"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69" w:history="1">
        <w:r>
          <w:rPr>
            <w:rStyle w:val="Hyperlink"/>
            <w:rFonts w:ascii="DejaVu Sans" w:hAnsi="DejaVu Sans" w:cs="DejaVu Sans"/>
            <w:i w:val="0"/>
            <w:iCs w:val="0"/>
            <w:noProof/>
          </w:rPr>
          <w:t>Propriedade Intelectual e Marcas Registradas</w:t>
        </w:r>
        <w:r>
          <w:rPr>
            <w:rFonts w:ascii="DejaVu Sans" w:hAnsi="DejaVu Sans" w:cs="DejaVu Sans"/>
            <w:i w:val="0"/>
            <w:iCs w:val="0"/>
            <w:noProof/>
            <w:webHidden/>
          </w:rPr>
          <w:tab/>
          <w:fldChar w:fldCharType="begin"/>
          <w:instrText xml:space="preserve"> PAGEREF _Toc236516869 \h </w:instrText>
          <w:fldChar w:fldCharType="separate"/>
          <w:t>7</w:t>
          <w:fldChar w:fldCharType="end"/>
        </w:r>
      </w:hyperlink>
    </w:p>
    <w:p w14:paraId="24397FD9" w14:textId="717A4356"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0" w:history="1">
        <w:r>
          <w:rPr>
            <w:rStyle w:val="Hyperlink"/>
            <w:rFonts w:ascii="DejaVu Sans" w:hAnsi="DejaVu Sans" w:cs="DejaVu Sans"/>
            <w:i w:val="0"/>
            <w:iCs w:val="0"/>
            <w:noProof/>
          </w:rPr>
          <w:t>Uso de Ferramentas de Inteligência Artificial</w:t>
        </w:r>
        <w:r>
          <w:rPr>
            <w:rFonts w:ascii="DejaVu Sans" w:hAnsi="DejaVu Sans" w:cs="DejaVu Sans"/>
            <w:i w:val="0"/>
            <w:iCs w:val="0"/>
            <w:noProof/>
            <w:webHidden/>
          </w:rPr>
          <w:tab/>
          <w:fldChar w:fldCharType="begin"/>
          <w:instrText xml:space="preserve"> PAGEREF _Toc236516870 \h </w:instrText>
          <w:fldChar w:fldCharType="separate"/>
          <w:t>7</w:t>
          <w:fldChar w:fldCharType="end"/>
        </w:r>
      </w:hyperlink>
    </w:p>
    <w:p w14:paraId="4CEA8052" w14:textId="5EE00453" w:rsidR="00B93CCC" w:rsidRPr="006F14C5" w:rsidRDefault="00B93CCC" w:rsidP="00E00BDF">
      <w:pPr>
        <w:pStyle w:val="Sumrio2"/>
        <w:spacing w:line="360" w:lineRule="auto"/>
        <w:rPr>
          <w:kern w:val="2"/>
          <w:lang w:eastAsia="pt-BR"/>
          <w14:ligatures w14:val="standardContextual"/>
        </w:rPr>
      </w:pPr>
      <w:hyperlink w:anchor="_Toc236516871" w:history="1">
        <w:r>
          <w:rPr>
            <w:rStyle w:val="Hyperlink"/>
          </w:rPr>
          <w:t>Introdução</w:t>
        </w:r>
        <w:r>
          <w:rPr>
            <w:webHidden/>
          </w:rPr>
          <w:tab/>
          <w:fldChar w:fldCharType="begin"/>
          <w:instrText xml:space="preserve"> PAGEREF _Toc236516871 \h </w:instrText>
          <w:fldChar w:fldCharType="separate"/>
          <w:t>9</w:t>
          <w:fldChar w:fldCharType="end"/>
        </w:r>
      </w:hyperlink>
    </w:p>
    <w:p w14:paraId="5B49B77C" w14:textId="1666D974" w:rsidR="00B93CCC" w:rsidRPr="006F14C5" w:rsidRDefault="00B93CCC" w:rsidP="00E00BDF">
      <w:pPr>
        <w:pStyle w:val="Sumrio2"/>
        <w:spacing w:line="360" w:lineRule="auto"/>
        <w:rPr>
          <w:kern w:val="2"/>
          <w:lang w:eastAsia="pt-BR"/>
          <w14:ligatures w14:val="standardContextual"/>
        </w:rPr>
      </w:pPr>
      <w:hyperlink w:anchor="_Toc236516872" w:history="1">
        <w:r>
          <w:rPr>
            <w:rStyle w:val="Hyperlink"/>
          </w:rPr>
          <w:t>Lista de Abreviaturas e Siglas</w:t>
        </w:r>
        <w:r>
          <w:rPr>
            <w:webHidden/>
          </w:rPr>
          <w:tab/>
          <w:fldChar w:fldCharType="begin"/>
          <w:instrText xml:space="preserve"> PAGEREF _Toc236516872 \h </w:instrText>
          <w:fldChar w:fldCharType="separate"/>
          <w:t>11</w:t>
          <w:fldChar w:fldCharType="end"/>
        </w:r>
      </w:hyperlink>
    </w:p>
    <w:p w14:paraId="3610E6E4" w14:textId="65A83752" w:rsidR="00B93CCC" w:rsidRPr="006F14C5" w:rsidRDefault="00B93CCC" w:rsidP="00E00BDF">
      <w:pPr>
        <w:pStyle w:val="Sumrio2"/>
        <w:spacing w:line="360" w:lineRule="auto"/>
        <w:rPr>
          <w:kern w:val="2"/>
          <w:lang w:eastAsia="pt-BR"/>
          <w14:ligatures w14:val="standardContextual"/>
        </w:rPr>
      </w:pPr>
      <w:hyperlink w:anchor="_Toc236516873" w:history="1">
        <w:r>
          <w:rPr>
            <w:rStyle w:val="Hyperlink"/>
          </w:rPr>
          <w:t>Capítulo 1: O Cenário Atual de Projetos de Capital: Complexidade, Escala e a Urgência da Transformação Digital</w:t>
        </w:r>
        <w:r>
          <w:rPr>
            <w:webHidden/>
          </w:rPr>
          <w:tab/>
          <w:fldChar w:fldCharType="begin"/>
          <w:instrText xml:space="preserve"> PAGEREF _Toc236516873 \h </w:instrText>
          <w:fldChar w:fldCharType="separate"/>
          <w:t>17</w:t>
          <w:fldChar w:fldCharType="end"/>
        </w:r>
      </w:hyperlink>
    </w:p>
    <w:p w14:paraId="4176804F" w14:textId="7849E01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4" w:history="1">
        <w:r>
          <w:rPr>
            <w:rStyle w:val="Hyperlink"/>
            <w:rFonts w:ascii="DejaVu Sans" w:hAnsi="DejaVu Sans" w:cs="DejaVu Sans"/>
            <w:i w:val="0"/>
            <w:iCs w:val="0"/>
            <w:noProof/>
          </w:rPr>
          <w:t>O Ciclo de Vida de Projetos de Capital: FEL e FID</w:t>
        </w:r>
        <w:r>
          <w:rPr>
            <w:rFonts w:ascii="DejaVu Sans" w:hAnsi="DejaVu Sans" w:cs="DejaVu Sans"/>
            <w:i w:val="0"/>
            <w:iCs w:val="0"/>
            <w:noProof/>
            <w:webHidden/>
          </w:rPr>
          <w:tab/>
          <w:fldChar w:fldCharType="begin"/>
          <w:instrText xml:space="preserve"> PAGEREF _Toc236516874 \h </w:instrText>
          <w:fldChar w:fldCharType="separate"/>
          <w:t>19</w:t>
          <w:fldChar w:fldCharType="end"/>
        </w:r>
      </w:hyperlink>
    </w:p>
    <w:p w14:paraId="7A253B79" w14:textId="3E7BD8F6"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5" w:history="1">
        <w:r>
          <w:rPr>
            <w:rStyle w:val="Hyperlink"/>
            <w:rFonts w:ascii="DejaVu Sans" w:hAnsi="DejaVu Sans" w:cs="DejaVu Sans"/>
            <w:i w:val="0"/>
            <w:iCs w:val="0"/>
            <w:noProof/>
          </w:rPr>
          <w:t>O Problema Crônico: Por Que Projetos Falham?</w:t>
        </w:r>
        <w:r>
          <w:rPr>
            <w:rFonts w:ascii="DejaVu Sans" w:hAnsi="DejaVu Sans" w:cs="DejaVu Sans"/>
            <w:i w:val="0"/>
            <w:iCs w:val="0"/>
            <w:noProof/>
            <w:webHidden/>
          </w:rPr>
          <w:tab/>
          <w:fldChar w:fldCharType="begin"/>
          <w:instrText xml:space="preserve"> PAGEREF _Toc236516875 \h </w:instrText>
          <w:fldChar w:fldCharType="separate"/>
          <w:t>28</w:t>
          <w:fldChar w:fldCharType="end"/>
        </w:r>
      </w:hyperlink>
    </w:p>
    <w:p w14:paraId="01679CED" w14:textId="71E35E37"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6" w:history="1">
        <w:r>
          <w:rPr>
            <w:rStyle w:val="Hyperlink"/>
            <w:rFonts w:ascii="DejaVu Sans" w:hAnsi="DejaVu Sans" w:cs="DejaVu Sans"/>
            <w:i w:val="0"/>
            <w:iCs w:val="0"/>
            <w:noProof/>
          </w:rPr>
          <w:t>Desempenho por Setor: Uma Análise Comparativa</w:t>
        </w:r>
        <w:r>
          <w:rPr>
            <w:rFonts w:ascii="DejaVu Sans" w:hAnsi="DejaVu Sans" w:cs="DejaVu Sans"/>
            <w:i w:val="0"/>
            <w:iCs w:val="0"/>
            <w:noProof/>
            <w:webHidden/>
          </w:rPr>
          <w:tab/>
          <w:fldChar w:fldCharType="begin"/>
          <w:instrText xml:space="preserve"> PAGEREF _Toc236516876 \h </w:instrText>
          <w:fldChar w:fldCharType="separate"/>
          <w:t>29</w:t>
          <w:fldChar w:fldCharType="end"/>
        </w:r>
      </w:hyperlink>
    </w:p>
    <w:p w14:paraId="7EFBEF42" w14:textId="3B8D456F"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7" w:history="1">
        <w:r>
          <w:rPr>
            <w:rStyle w:val="Hyperlink"/>
            <w:rFonts w:ascii="DejaVu Sans" w:hAnsi="DejaVu Sans" w:cs="DejaVu Sans"/>
            <w:i w:val="0"/>
            <w:iCs w:val="0"/>
            <w:noProof/>
          </w:rPr>
          <w:t>A Urgência da Transformação Digital</w:t>
        </w:r>
        <w:r>
          <w:rPr>
            <w:rFonts w:ascii="DejaVu Sans" w:hAnsi="DejaVu Sans" w:cs="DejaVu Sans"/>
            <w:i w:val="0"/>
            <w:iCs w:val="0"/>
            <w:noProof/>
            <w:webHidden/>
          </w:rPr>
          <w:tab/>
          <w:fldChar w:fldCharType="begin"/>
          <w:instrText xml:space="preserve"> PAGEREF _Toc236516877 \h </w:instrText>
          <w:fldChar w:fldCharType="separate"/>
          <w:t>30</w:t>
          <w:fldChar w:fldCharType="end"/>
        </w:r>
      </w:hyperlink>
    </w:p>
    <w:p w14:paraId="2216BBE7" w14:textId="105A9997" w:rsidR="00B93CCC" w:rsidRPr="006F14C5" w:rsidRDefault="00B93CCC" w:rsidP="00E00BDF">
      <w:pPr>
        <w:pStyle w:val="Sumrio2"/>
        <w:spacing w:line="360" w:lineRule="auto"/>
        <w:rPr>
          <w:kern w:val="2"/>
          <w:lang w:eastAsia="pt-BR"/>
          <w14:ligatures w14:val="standardContextual"/>
        </w:rPr>
      </w:pPr>
      <w:hyperlink w:anchor="_Toc236516878" w:history="1">
        <w:r>
          <w:rPr>
            <w:rStyle w:val="Hyperlink"/>
          </w:rPr>
          <w:t>Capítulo 2: O PMBOK® 8 e a Evolução da Gestão de Projetos de Capital</w:t>
        </w:r>
        <w:r>
          <w:rPr>
            <w:webHidden/>
          </w:rPr>
          <w:tab/>
          <w:fldChar w:fldCharType="begin"/>
          <w:instrText xml:space="preserve"> PAGEREF _Toc236516878 \h </w:instrText>
          <w:fldChar w:fldCharType="separate"/>
          <w:t>33</w:t>
          <w:fldChar w:fldCharType="end"/>
        </w:r>
      </w:hyperlink>
    </w:p>
    <w:p w14:paraId="5D3354C6" w14:textId="366EFEFB"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9" w:history="1">
        <w:r>
          <w:rPr>
            <w:rStyle w:val="Hyperlink"/>
            <w:rFonts w:ascii="DejaVu Sans" w:hAnsi="DejaVu Sans" w:cs="DejaVu Sans"/>
            <w:i w:val="0"/>
            <w:iCs w:val="0"/>
            <w:noProof/>
          </w:rPr>
          <w:t>Os 7 Domínios de Desempenho do PMBOK® 8</w:t>
        </w:r>
        <w:r>
          <w:rPr>
            <w:rFonts w:ascii="DejaVu Sans" w:hAnsi="DejaVu Sans" w:cs="DejaVu Sans"/>
            <w:i w:val="0"/>
            <w:iCs w:val="0"/>
            <w:noProof/>
            <w:webHidden/>
          </w:rPr>
          <w:tab/>
          <w:fldChar w:fldCharType="begin"/>
          <w:instrText xml:space="preserve"> PAGEREF _Toc236516879 \h </w:instrText>
          <w:fldChar w:fldCharType="separate"/>
          <w:t>34</w:t>
          <w:fldChar w:fldCharType="end"/>
        </w:r>
      </w:hyperlink>
    </w:p>
    <w:p w14:paraId="15481131" w14:textId="02264D46"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0" w:history="1">
        <w:r>
          <w:rPr>
            <w:rStyle w:val="Hyperlink"/>
            <w:rFonts w:ascii="DejaVu Sans" w:hAnsi="DejaVu Sans" w:cs="DejaVu Sans"/>
            <w:i w:val="0"/>
            <w:iCs w:val="0"/>
            <w:noProof/>
          </w:rPr>
          <w:t>O PMBOK® 8 e a Inteligência Artificial</w:t>
        </w:r>
        <w:r>
          <w:rPr>
            <w:rFonts w:ascii="DejaVu Sans" w:hAnsi="DejaVu Sans" w:cs="DejaVu Sans"/>
            <w:i w:val="0"/>
            <w:iCs w:val="0"/>
            <w:noProof/>
            <w:webHidden/>
          </w:rPr>
          <w:tab/>
          <w:fldChar w:fldCharType="begin"/>
          <w:instrText xml:space="preserve"> PAGEREF _Toc236516880 \h </w:instrText>
          <w:fldChar w:fldCharType="separate"/>
          <w:t>37</w:t>
          <w:fldChar w:fldCharType="end"/>
        </w:r>
      </w:hyperlink>
    </w:p>
    <w:p w14:paraId="08C82F70" w14:textId="380AF131" w:rsidR="00B93CCC" w:rsidRPr="006F14C5" w:rsidRDefault="00B93CCC" w:rsidP="00E00BDF">
      <w:pPr>
        <w:pStyle w:val="Sumrio2"/>
        <w:spacing w:line="360" w:lineRule="auto"/>
        <w:rPr>
          <w:kern w:val="2"/>
          <w:lang w:eastAsia="pt-BR"/>
          <w14:ligatures w14:val="standardContextual"/>
        </w:rPr>
      </w:pPr>
      <w:hyperlink w:anchor="_Toc236516881" w:history="1">
        <w:r>
          <w:rPr>
            <w:rStyle w:val="Hyperlink"/>
          </w:rPr>
          <w:t>Capítulo 3: A Inteligência Artificial Moderna na Prática</w:t>
        </w:r>
        <w:r>
          <w:rPr>
            <w:webHidden/>
          </w:rPr>
          <w:tab/>
          <w:fldChar w:fldCharType="begin"/>
          <w:instrText xml:space="preserve"> PAGEREF _Toc236516881 \h </w:instrText>
          <w:fldChar w:fldCharType="separate"/>
          <w:t>39</w:t>
          <w:fldChar w:fldCharType="end"/>
        </w:r>
      </w:hyperlink>
    </w:p>
    <w:p w14:paraId="02D09CBB" w14:textId="1B2C9F42"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2" w:history="1">
        <w:r>
          <w:rPr>
            <w:rStyle w:val="Hyperlink"/>
            <w:rFonts w:ascii="DejaVu Sans" w:hAnsi="DejaVu Sans" w:cs="DejaVu Sans"/>
            <w:i w:val="0"/>
            <w:iCs w:val="0"/>
            <w:noProof/>
          </w:rPr>
          <w:t>Potenciais Ganhos da IA em Projetos de Capital</w:t>
        </w:r>
        <w:r>
          <w:rPr>
            <w:rFonts w:ascii="DejaVu Sans" w:hAnsi="DejaVu Sans" w:cs="DejaVu Sans"/>
            <w:i w:val="0"/>
            <w:iCs w:val="0"/>
            <w:noProof/>
            <w:webHidden/>
          </w:rPr>
          <w:tab/>
          <w:fldChar w:fldCharType="begin"/>
          <w:instrText xml:space="preserve"> PAGEREF _Toc236516882 \h </w:instrText>
          <w:fldChar w:fldCharType="separate"/>
          <w:t>41</w:t>
          <w:fldChar w:fldCharType="end"/>
        </w:r>
      </w:hyperlink>
    </w:p>
    <w:p w14:paraId="18195886" w14:textId="1522BC3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3" w:history="1">
        <w:r>
          <w:rPr>
            <w:rStyle w:val="Hyperlink"/>
            <w:rFonts w:ascii="DejaVu Sans" w:hAnsi="DejaVu Sans" w:cs="DejaVu Sans"/>
            <w:i w:val="0"/>
            <w:iCs w:val="0"/>
            <w:noProof/>
          </w:rPr>
          <w:t>Além do Monte Carlo: Simulações Apoiadas por IA</w:t>
        </w:r>
        <w:r>
          <w:rPr>
            <w:rFonts w:ascii="DejaVu Sans" w:hAnsi="DejaVu Sans" w:cs="DejaVu Sans"/>
            <w:i w:val="0"/>
            <w:iCs w:val="0"/>
            <w:noProof/>
            <w:webHidden/>
          </w:rPr>
          <w:tab/>
          <w:fldChar w:fldCharType="begin"/>
          <w:instrText xml:space="preserve"> PAGEREF _Toc236516883 \h </w:instrText>
          <w:fldChar w:fldCharType="separate"/>
          <w:t>43</w:t>
          <w:fldChar w:fldCharType="end"/>
        </w:r>
      </w:hyperlink>
    </w:p>
    <w:p w14:paraId="1F65D511" w14:textId="407E791A"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4" w:history="1">
        <w:r>
          <w:rPr>
            <w:rStyle w:val="Hyperlink"/>
            <w:rFonts w:ascii="DejaVu Sans" w:hAnsi="DejaVu Sans" w:cs="DejaVu Sans"/>
            <w:i w:val="0"/>
            <w:iCs w:val="0"/>
            <w:noProof/>
          </w:rPr>
          <w:t xml:space="preserve">Triagem de Riscos Emergentes e Testes de Hipóteses</w:t>
        </w:r>
        <w:r>
          <w:rPr>
            <w:rFonts w:ascii="DejaVu Sans" w:hAnsi="DejaVu Sans" w:cs="DejaVu Sans"/>
            <w:i w:val="0"/>
            <w:iCs w:val="0"/>
            <w:noProof/>
            <w:webHidden/>
          </w:rPr>
          <w:tab/>
          <w:fldChar w:fldCharType="begin"/>
          <w:instrText xml:space="preserve"> PAGEREF _Toc236516884 \h </w:instrText>
          <w:fldChar w:fldCharType="separate"/>
          <w:t>43</w:t>
          <w:fldChar w:fldCharType="end"/>
        </w:r>
      </w:hyperlink>
    </w:p>
    <w:p w14:paraId="20ABA320" w14:textId="76AF2560"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5" w:history="1">
        <w:r>
          <w:rPr>
            <w:rStyle w:val="Hyperlink"/>
            <w:rFonts w:ascii="DejaVu Sans" w:hAnsi="DejaVu Sans" w:cs="DejaVu Sans"/>
            <w:i w:val="0"/>
            <w:iCs w:val="0"/>
            <w:noProof/>
          </w:rPr>
          <w:t>Os Três Pilares da Implementação de IA Moderna na Gestão de Projetos de Capital</w:t>
        </w:r>
        <w:r>
          <w:rPr>
            <w:rFonts w:ascii="DejaVu Sans" w:hAnsi="DejaVu Sans" w:cs="DejaVu Sans"/>
            <w:i w:val="0"/>
            <w:iCs w:val="0"/>
            <w:noProof/>
            <w:webHidden/>
          </w:rPr>
          <w:tab/>
          <w:fldChar w:fldCharType="begin"/>
          <w:instrText xml:space="preserve"> PAGEREF _Toc236516885 \h </w:instrText>
          <w:fldChar w:fldCharType="separate"/>
          <w:t>43</w:t>
          <w:fldChar w:fldCharType="end"/>
        </w:r>
      </w:hyperlink>
    </w:p>
    <w:p w14:paraId="739DD412" w14:textId="10A5BFAC"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6" w:history="1">
        <w:r>
          <w:rPr>
            <w:rStyle w:val="Hyperlink"/>
            <w:rFonts w:ascii="DejaVu Sans" w:hAnsi="DejaVu Sans" w:cs="DejaVu Sans"/>
            <w:i w:val="0"/>
            <w:iCs w:val="0"/>
            <w:noProof/>
          </w:rPr>
          <w:t>Integração de IA com Ferramentas Corporativas (PMO, ERP e Cronogramas)</w:t>
        </w:r>
        <w:r>
          <w:rPr>
            <w:rFonts w:ascii="DejaVu Sans" w:hAnsi="DejaVu Sans" w:cs="DejaVu Sans"/>
            <w:i w:val="0"/>
            <w:iCs w:val="0"/>
            <w:noProof/>
            <w:webHidden/>
          </w:rPr>
          <w:tab/>
          <w:fldChar w:fldCharType="begin"/>
          <w:instrText xml:space="preserve"> PAGEREF _Toc236516886 \h </w:instrText>
          <w:fldChar w:fldCharType="separate"/>
          <w:t>46</w:t>
          <w:fldChar w:fldCharType="end"/>
        </w:r>
      </w:hyperlink>
    </w:p>
    <w:p w14:paraId="08DDA164" w14:textId="37CC4559"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7" w:history="1">
        <w:r>
          <w:rPr>
            <w:rStyle w:val="Hyperlink"/>
            <w:rFonts w:ascii="DejaVu Sans" w:hAnsi="DejaVu Sans" w:cs="DejaVu Sans"/>
            <w:i w:val="0"/>
            <w:iCs w:val="0"/>
            <w:noProof/>
          </w:rPr>
          <w:t>Princípios do Uso Responsável de IA em Projetos de Capital</w:t>
        </w:r>
        <w:r>
          <w:rPr>
            <w:rFonts w:ascii="DejaVu Sans" w:hAnsi="DejaVu Sans" w:cs="DejaVu Sans"/>
            <w:i w:val="0"/>
            <w:iCs w:val="0"/>
            <w:noProof/>
            <w:webHidden/>
          </w:rPr>
          <w:tab/>
          <w:fldChar w:fldCharType="begin"/>
          <w:instrText xml:space="preserve"> PAGEREF _Toc236516887 \h </w:instrText>
          <w:fldChar w:fldCharType="separate"/>
          <w:t>47</w:t>
          <w:fldChar w:fldCharType="end"/>
        </w:r>
      </w:hyperlink>
    </w:p>
    <w:p w14:paraId="39852DB4" w14:textId="1DA84D21" w:rsidR="00B93CCC" w:rsidRPr="006F14C5" w:rsidRDefault="00B93CCC" w:rsidP="00E00BDF">
      <w:pPr>
        <w:pStyle w:val="Sumrio2"/>
        <w:spacing w:line="360" w:lineRule="auto"/>
        <w:rPr>
          <w:kern w:val="2"/>
          <w:lang w:eastAsia="pt-BR"/>
          <w14:ligatures w14:val="standardContextual"/>
        </w:rPr>
      </w:pPr>
      <w:hyperlink w:anchor="_Toc236516888" w:history="1">
        <w:r>
          <w:rPr>
            <w:rStyle w:val="Hyperlink"/>
          </w:rPr>
          <w:t xml:space="preserve">Capítulo 4: Fundamentos de </w:t>
        </w:r>
        <w:r>
          <w:rPr>
            <w:rStyle w:val="Hyperlink"/>
            <w:i/>
            <w:iCs/>
          </w:rPr>
          <w:t>Prompt Engineering</w:t>
        </w:r>
        <w:r>
          <w:rPr>
            <w:rStyle w:val="Hyperlink"/>
          </w:rPr>
          <w:t xml:space="preserve"> para Gestores de Projetos</w:t>
        </w:r>
        <w:r>
          <w:rPr>
            <w:webHidden/>
          </w:rPr>
          <w:tab/>
          <w:fldChar w:fldCharType="begin"/>
          <w:instrText xml:space="preserve"> PAGEREF _Toc236516888 \h </w:instrText>
          <w:fldChar w:fldCharType="separate"/>
          <w:t>49</w:t>
          <w:fldChar w:fldCharType="end"/>
        </w:r>
      </w:hyperlink>
    </w:p>
    <w:p w14:paraId="45372AF5" w14:textId="690076E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9" w:history="1">
        <w:r>
          <w:rPr>
            <w:rStyle w:val="Hyperlink"/>
            <w:rFonts w:ascii="DejaVu Sans" w:hAnsi="DejaVu Sans" w:cs="DejaVu Sans"/>
            <w:i w:val="0"/>
            <w:iCs w:val="0"/>
            <w:noProof/>
          </w:rPr>
          <w:t>Ferramentas de IA para Gestores de Projetos</w:t>
        </w:r>
        <w:r>
          <w:rPr>
            <w:rFonts w:ascii="DejaVu Sans" w:hAnsi="DejaVu Sans" w:cs="DejaVu Sans"/>
            <w:i w:val="0"/>
            <w:iCs w:val="0"/>
            <w:noProof/>
            <w:webHidden/>
          </w:rPr>
          <w:tab/>
          <w:fldChar w:fldCharType="begin"/>
          <w:instrText xml:space="preserve"> PAGEREF _Toc236516889 \h </w:instrText>
          <w:fldChar w:fldCharType="separate"/>
          <w:t>51</w:t>
          <w:fldChar w:fldCharType="end"/>
        </w:r>
      </w:hyperlink>
    </w:p>
    <w:p w14:paraId="7077C74D" w14:textId="0E9476CC"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0" w:history="1">
        <w:r>
          <w:rPr>
            <w:rStyle w:val="Hyperlink"/>
            <w:rFonts w:ascii="DejaVu Sans" w:hAnsi="DejaVu Sans" w:cs="DejaVu Sans"/>
            <w:i w:val="0"/>
            <w:iCs w:val="0"/>
            <w:noProof/>
          </w:rPr>
          <w:t>Como Escrever Prompts Relevantes: A Estrutura-Padrão (RCTIF)</w:t>
        </w:r>
        <w:r>
          <w:rPr>
            <w:rFonts w:ascii="DejaVu Sans" w:hAnsi="DejaVu Sans" w:cs="DejaVu Sans"/>
            <w:i w:val="0"/>
            <w:iCs w:val="0"/>
            <w:noProof/>
            <w:webHidden/>
          </w:rPr>
          <w:tab/>
          <w:fldChar w:fldCharType="begin"/>
          <w:instrText xml:space="preserve"> PAGEREF _Toc236516890 \h </w:instrText>
          <w:fldChar w:fldCharType="separate"/>
          <w:t>54</w:t>
          <w:fldChar w:fldCharType="end"/>
        </w:r>
      </w:hyperlink>
    </w:p>
    <w:p w14:paraId="3E25CE0F" w14:textId="6F37FDB6"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1" w:history="1">
        <w:r>
          <w:rPr>
            <w:rStyle w:val="Hyperlink"/>
            <w:rFonts w:ascii="DejaVu Sans" w:hAnsi="DejaVu Sans" w:cs="DejaVu Sans"/>
            <w:i w:val="0"/>
            <w:iCs w:val="0"/>
            <w:noProof/>
          </w:rPr>
          <w:t>Melhores Práticas de Prompt Engineering</w:t>
        </w:r>
        <w:r>
          <w:rPr>
            <w:rFonts w:ascii="DejaVu Sans" w:hAnsi="DejaVu Sans" w:cs="DejaVu Sans"/>
            <w:i w:val="0"/>
            <w:iCs w:val="0"/>
            <w:noProof/>
            <w:webHidden/>
          </w:rPr>
          <w:tab/>
          <w:fldChar w:fldCharType="begin"/>
          <w:instrText xml:space="preserve"> PAGEREF _Toc236516891 \h </w:instrText>
          <w:fldChar w:fldCharType="separate"/>
          <w:t>56</w:t>
          <w:fldChar w:fldCharType="end"/>
        </w:r>
      </w:hyperlink>
    </w:p>
    <w:p w14:paraId="4B5EDD4E" w14:textId="6B5133AB" w:rsidR="00B93CCC" w:rsidRPr="006F14C5" w:rsidRDefault="00B93CCC" w:rsidP="00E00BDF">
      <w:pPr>
        <w:pStyle w:val="Sumrio2"/>
        <w:spacing w:line="360" w:lineRule="auto"/>
        <w:rPr>
          <w:kern w:val="2"/>
          <w:lang w:eastAsia="pt-BR"/>
          <w14:ligatures w14:val="standardContextual"/>
        </w:rPr>
      </w:pPr>
      <w:hyperlink w:anchor="_Toc236516892" w:history="1">
        <w:r>
          <w:rPr>
            <w:rStyle w:val="Hyperlink"/>
          </w:rPr>
          <w:t xml:space="preserve">Capítulo 5: </w:t>
        </w:r>
        <w:r>
          <w:rPr>
            <w:rStyle w:val="Hyperlink"/>
            <w:i/>
            <w:iCs/>
          </w:rPr>
          <w:t>Prompt Engineering</w:t>
        </w:r>
        <w:r>
          <w:rPr>
            <w:rStyle w:val="Hyperlink"/>
          </w:rPr>
          <w:t xml:space="preserve"> no Ciclo de Vida de Projetos de Capital</w:t>
        </w:r>
        <w:r>
          <w:rPr>
            <w:webHidden/>
          </w:rPr>
          <w:tab/>
          <w:fldChar w:fldCharType="begin"/>
          <w:instrText xml:space="preserve"> PAGEREF _Toc236516892 \h </w:instrText>
          <w:fldChar w:fldCharType="separate"/>
          <w:t>65</w:t>
          <w:fldChar w:fldCharType="end"/>
        </w:r>
      </w:hyperlink>
    </w:p>
    <w:p w14:paraId="115CDA99" w14:textId="62462BBE"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3" w:history="1">
        <w:r>
          <w:rPr>
            <w:rStyle w:val="Hyperlink"/>
            <w:rFonts w:ascii="DejaVu Sans" w:hAnsi="DejaVu Sans" w:cs="DejaVu Sans"/>
            <w:i w:val="0"/>
            <w:iCs w:val="0"/>
            <w:noProof/>
          </w:rPr>
          <w:t xml:space="preserve">Prompt Engineering no FEL 1: Identificação e Triagem de Oportunidades</w:t>
        </w:r>
        <w:r>
          <w:rPr>
            <w:rFonts w:ascii="DejaVu Sans" w:hAnsi="DejaVu Sans" w:cs="DejaVu Sans"/>
            <w:i w:val="0"/>
            <w:iCs w:val="0"/>
            <w:noProof/>
            <w:webHidden/>
          </w:rPr>
          <w:tab/>
          <w:fldChar w:fldCharType="begin"/>
          <w:instrText xml:space="preserve"> PAGEREF _Toc236516893 \h </w:instrText>
          <w:fldChar w:fldCharType="separate"/>
          <w:t>67</w:t>
          <w:fldChar w:fldCharType="end"/>
        </w:r>
      </w:hyperlink>
    </w:p>
    <w:p w14:paraId="323ACA38" w14:textId="1220BAF3"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4" w:history="1">
        <w:r>
          <w:rPr>
            <w:rStyle w:val="Hyperlink"/>
            <w:rFonts w:ascii="DejaVu Sans" w:hAnsi="DejaVu Sans" w:cs="DejaVu Sans"/>
            <w:i w:val="0"/>
            <w:iCs w:val="0"/>
            <w:noProof/>
          </w:rPr>
          <w:t xml:space="preserve">Prompt Engineering nos FEL 2 e FEL 3: Seleção de Alternativas e Definição do Projeto</w:t>
        </w:r>
        <w:r>
          <w:rPr>
            <w:rFonts w:ascii="DejaVu Sans" w:hAnsi="DejaVu Sans" w:cs="DejaVu Sans"/>
            <w:i w:val="0"/>
            <w:iCs w:val="0"/>
            <w:noProof/>
            <w:webHidden/>
          </w:rPr>
          <w:tab/>
          <w:fldChar w:fldCharType="begin"/>
          <w:instrText xml:space="preserve"> PAGEREF _Toc236516894 \h </w:instrText>
          <w:fldChar w:fldCharType="separate"/>
          <w:t>71</w:t>
          <w:fldChar w:fldCharType="end"/>
        </w:r>
      </w:hyperlink>
    </w:p>
    <w:p w14:paraId="146C8762" w14:textId="2CB58D15"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5" w:history="1">
        <w:r>
          <w:rPr>
            <w:rStyle w:val="Hyperlink"/>
            <w:rFonts w:ascii="DejaVu Sans" w:hAnsi="DejaVu Sans" w:cs="DejaVu Sans"/>
            <w:i w:val="0"/>
            <w:iCs w:val="0"/>
            <w:noProof/>
          </w:rPr>
          <w:t xml:space="preserve">Prompt Engineering no FID: Decisão Final de Investimento</w:t>
        </w:r>
        <w:r>
          <w:rPr>
            <w:rFonts w:ascii="DejaVu Sans" w:hAnsi="DejaVu Sans" w:cs="DejaVu Sans"/>
            <w:i w:val="0"/>
            <w:iCs w:val="0"/>
            <w:noProof/>
            <w:webHidden/>
          </w:rPr>
          <w:tab/>
          <w:fldChar w:fldCharType="begin"/>
          <w:instrText xml:space="preserve"> PAGEREF _Toc236516895 \h </w:instrText>
          <w:fldChar w:fldCharType="separate"/>
          <w:t>73</w:t>
          <w:fldChar w:fldCharType="end"/>
        </w:r>
      </w:hyperlink>
    </w:p>
    <w:p w14:paraId="2292878E" w14:textId="6ABD3A4F"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6" w:history="1">
        <w:r>
          <w:rPr>
            <w:rStyle w:val="Hyperlink"/>
            <w:rFonts w:ascii="DejaVu Sans" w:hAnsi="DejaVu Sans" w:cs="DejaVu Sans"/>
            <w:i w:val="0"/>
            <w:iCs w:val="0"/>
            <w:noProof/>
          </w:rPr>
          <w:t xml:space="preserve">Prompt Engineering na Execução: Monitoramento e Controle Preditivo</w:t>
        </w:r>
        <w:r>
          <w:rPr>
            <w:rFonts w:ascii="DejaVu Sans" w:hAnsi="DejaVu Sans" w:cs="DejaVu Sans"/>
            <w:i w:val="0"/>
            <w:iCs w:val="0"/>
            <w:noProof/>
            <w:webHidden/>
          </w:rPr>
          <w:tab/>
          <w:fldChar w:fldCharType="begin"/>
          <w:instrText xml:space="preserve"> PAGEREF _Toc236516896 \h </w:instrText>
          <w:fldChar w:fldCharType="separate"/>
          <w:t>75</w:t>
          <w:fldChar w:fldCharType="end"/>
        </w:r>
      </w:hyperlink>
    </w:p>
    <w:p w14:paraId="6A671AF7" w14:textId="6A67C2C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7" w:history="1">
        <w:r>
          <w:rPr>
            <w:rStyle w:val="Hyperlink"/>
            <w:rFonts w:ascii="DejaVu Sans" w:hAnsi="DejaVu Sans" w:cs="DejaVu Sans"/>
            <w:i w:val="0"/>
            <w:iCs w:val="0"/>
            <w:noProof/>
          </w:rPr>
          <w:t xml:space="preserve">Prompt Engineering no Encerramento: Gestão do Conhecimento e Handover</w:t>
        </w:r>
        <w:r>
          <w:rPr>
            <w:rFonts w:ascii="DejaVu Sans" w:hAnsi="DejaVu Sans" w:cs="DejaVu Sans"/>
            <w:i w:val="0"/>
            <w:iCs w:val="0"/>
            <w:noProof/>
            <w:webHidden/>
          </w:rPr>
          <w:tab/>
          <w:fldChar w:fldCharType="begin"/>
          <w:instrText xml:space="preserve"> PAGEREF _Toc236516897 \h </w:instrText>
          <w:fldChar w:fldCharType="separate"/>
          <w:t>80</w:t>
          <w:fldChar w:fldCharType="end"/>
        </w:r>
      </w:hyperlink>
    </w:p>
    <w:p w14:paraId="10826168" w14:textId="5D27EC42" w:rsidR="00B93CCC" w:rsidRPr="006F14C5" w:rsidRDefault="00B93CCC" w:rsidP="00E00BDF">
      <w:pPr>
        <w:pStyle w:val="Sumrio2"/>
        <w:spacing w:line="360" w:lineRule="auto"/>
        <w:rPr>
          <w:kern w:val="2"/>
          <w:lang w:eastAsia="pt-BR"/>
          <w14:ligatures w14:val="standardContextual"/>
        </w:rPr>
      </w:pPr>
      <w:hyperlink w:anchor="_Toc236516898" w:history="1">
        <w:r>
          <w:rPr>
            <w:rStyle w:val="Hyperlink"/>
          </w:rPr>
          <w:t>Capítulo 6: Prompts por Fase e Setor no Ciclo de Vida de Projetos de Capital</w:t>
        </w:r>
        <w:r>
          <w:rPr>
            <w:webHidden/>
          </w:rPr>
          <w:tab/>
          <w:fldChar w:fldCharType="begin"/>
          <w:instrText xml:space="preserve"> PAGEREF _Toc236516898 \h </w:instrText>
          <w:fldChar w:fldCharType="separate"/>
          <w:t>85</w:t>
          <w:fldChar w:fldCharType="end"/>
        </w:r>
      </w:hyperlink>
    </w:p>
    <w:p w14:paraId="74DF86EE" w14:textId="4B091897"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9" w:history="1">
        <w:r>
          <w:rPr>
            <w:rStyle w:val="Hyperlink"/>
            <w:rFonts w:ascii="DejaVu Sans" w:hAnsi="DejaVu Sans" w:cs="DejaVu Sans"/>
            <w:i w:val="0"/>
            <w:iCs w:val="0"/>
            <w:noProof/>
          </w:rPr>
          <w:t xml:space="preserve">Prompt 6.1: O&amp;G E&amp;P / FEL 2 (Avaliação de Alternativas de Escoamento de Gás)</w:t>
        </w:r>
        <w:r>
          <w:rPr>
            <w:rFonts w:ascii="DejaVu Sans" w:hAnsi="DejaVu Sans" w:cs="DejaVu Sans"/>
            <w:i w:val="0"/>
            <w:iCs w:val="0"/>
            <w:noProof/>
            <w:webHidden/>
          </w:rPr>
          <w:tab/>
          <w:fldChar w:fldCharType="begin"/>
          <w:instrText xml:space="preserve"> PAGEREF _Toc236516899 \h </w:instrText>
          <w:fldChar w:fldCharType="separate"/>
          <w:t>89</w:t>
          <w:fldChar w:fldCharType="end"/>
        </w:r>
      </w:hyperlink>
    </w:p>
    <w:p w14:paraId="3E48427C" w14:textId="59C996D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0" w:history="1">
        <w:r>
          <w:rPr>
            <w:rStyle w:val="Hyperlink"/>
            <w:rFonts w:ascii="DejaVu Sans" w:hAnsi="DejaVu Sans" w:cs="DejaVu Sans"/>
            <w:i w:val="0"/>
            <w:iCs w:val="0"/>
            <w:noProof/>
          </w:rPr>
          <w:t xml:space="preserve">Prompt 6.2: O&amp;G E&amp;P / Execução (Flash Report de NPT por Stuck Pipe)</w:t>
        </w:r>
        <w:r>
          <w:rPr>
            <w:rFonts w:ascii="DejaVu Sans" w:hAnsi="DejaVu Sans" w:cs="DejaVu Sans"/>
            <w:i w:val="0"/>
            <w:iCs w:val="0"/>
            <w:noProof/>
            <w:webHidden/>
          </w:rPr>
          <w:tab/>
          <w:fldChar w:fldCharType="begin"/>
          <w:instrText xml:space="preserve"> PAGEREF _Toc236516900 \h </w:instrText>
          <w:fldChar w:fldCharType="separate"/>
          <w:t>93</w:t>
          <w:fldChar w:fldCharType="end"/>
        </w:r>
      </w:hyperlink>
    </w:p>
    <w:p w14:paraId="752B69C8" w14:textId="06D832C8"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1" w:history="1">
        <w:r>
          <w:rPr>
            <w:rStyle w:val="Hyperlink"/>
            <w:rFonts w:ascii="DejaVu Sans" w:hAnsi="DejaVu Sans" w:cs="DejaVu Sans"/>
            <w:i w:val="0"/>
            <w:iCs w:val="0"/>
            <w:noProof/>
          </w:rPr>
          <w:t xml:space="preserve">Prompt 6.3: Mineração / FEL 3 (Justificativa de Aumento de CAPEX para Comitê FID)</w:t>
        </w:r>
        <w:r>
          <w:rPr>
            <w:rFonts w:ascii="DejaVu Sans" w:hAnsi="DejaVu Sans" w:cs="DejaVu Sans"/>
            <w:i w:val="0"/>
            <w:iCs w:val="0"/>
            <w:noProof/>
            <w:webHidden/>
          </w:rPr>
          <w:tab/>
          <w:fldChar w:fldCharType="begin"/>
          <w:instrText xml:space="preserve"> PAGEREF _Toc236516901 \h </w:instrText>
          <w:fldChar w:fldCharType="separate"/>
          <w:t>100</w:t>
          <w:fldChar w:fldCharType="end"/>
        </w:r>
      </w:hyperlink>
    </w:p>
    <w:p w14:paraId="1D861C96" w14:textId="4CDDD6A7"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2" w:history="1">
        <w:r>
          <w:rPr>
            <w:rStyle w:val="Hyperlink"/>
            <w:rFonts w:ascii="DejaVu Sans" w:hAnsi="DejaVu Sans" w:cs="DejaVu Sans"/>
            <w:i w:val="0"/>
            <w:iCs w:val="0"/>
            <w:noProof/>
          </w:rPr>
          <w:t xml:space="preserve">Prompt 6.4: Infraestrutura Civil / FEL 1 (Screening de Riscos de PPP Rodoviária)</w:t>
        </w:r>
        <w:r>
          <w:rPr>
            <w:rFonts w:ascii="DejaVu Sans" w:hAnsi="DejaVu Sans" w:cs="DejaVu Sans"/>
            <w:i w:val="0"/>
            <w:iCs w:val="0"/>
            <w:noProof/>
            <w:webHidden/>
          </w:rPr>
          <w:tab/>
          <w:fldChar w:fldCharType="begin"/>
          <w:instrText xml:space="preserve"> PAGEREF _Toc236516902 \h </w:instrText>
          <w:fldChar w:fldCharType="separate"/>
          <w:t>104</w:t>
          <w:fldChar w:fldCharType="end"/>
        </w:r>
      </w:hyperlink>
    </w:p>
    <w:p w14:paraId="3D0374F1" w14:textId="694E8D2B"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3" w:history="1">
        <w:r>
          <w:rPr>
            <w:rStyle w:val="Hyperlink"/>
            <w:rFonts w:ascii="DejaVu Sans" w:hAnsi="DejaVu Sans" w:cs="DejaVu Sans"/>
            <w:i w:val="0"/>
            <w:iCs w:val="0"/>
            <w:noProof/>
          </w:rPr>
          <w:t xml:space="preserve">Prompt 6.5: Energia Renovável / Encerramento (Análise de Underperformance Eólica)</w:t>
        </w:r>
        <w:r>
          <w:rPr>
            <w:rFonts w:ascii="DejaVu Sans" w:hAnsi="DejaVu Sans" w:cs="DejaVu Sans"/>
            <w:i w:val="0"/>
            <w:iCs w:val="0"/>
            <w:noProof/>
            <w:webHidden/>
          </w:rPr>
          <w:tab/>
          <w:fldChar w:fldCharType="begin"/>
          <w:instrText xml:space="preserve"> PAGEREF _Toc236516903 \h </w:instrText>
          <w:fldChar w:fldCharType="separate"/>
          <w:t>111</w:t>
          <w:fldChar w:fldCharType="end"/>
        </w:r>
      </w:hyperlink>
    </w:p>
    <w:p w14:paraId="48AA2235" w14:textId="7B582A7E"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4" w:history="1">
        <w:r>
          <w:rPr>
            <w:rStyle w:val="Hyperlink"/>
            <w:rFonts w:ascii="DejaVu Sans" w:hAnsi="DejaVu Sans" w:cs="DejaVu Sans"/>
            <w:i w:val="0"/>
            <w:iCs w:val="0"/>
            <w:noProof/>
          </w:rPr>
          <w:t xml:space="preserve">Prompt 6.6: Naval/Offshore / Execução (Estruturação de Claim por Change Order em FPSO)</w:t>
        </w:r>
        <w:r>
          <w:rPr>
            <w:rFonts w:ascii="DejaVu Sans" w:hAnsi="DejaVu Sans" w:cs="DejaVu Sans"/>
            <w:i w:val="0"/>
            <w:iCs w:val="0"/>
            <w:noProof/>
            <w:webHidden/>
          </w:rPr>
          <w:tab/>
          <w:fldChar w:fldCharType="begin"/>
          <w:instrText xml:space="preserve"> PAGEREF _Toc236516904 \h </w:instrText>
          <w:fldChar w:fldCharType="separate"/>
          <w:t>118</w:t>
          <w:fldChar w:fldCharType="end"/>
        </w:r>
      </w:hyperlink>
    </w:p>
    <w:p w14:paraId="41EF313B" w14:textId="145FBFD6" w:rsidR="00B93CCC" w:rsidRPr="006F14C5" w:rsidRDefault="00B93CCC" w:rsidP="00E00BDF">
      <w:pPr>
        <w:pStyle w:val="Sumrio2"/>
        <w:spacing w:line="360" w:lineRule="auto"/>
        <w:rPr>
          <w:kern w:val="2"/>
          <w:lang w:eastAsia="pt-BR"/>
          <w14:ligatures w14:val="standardContextual"/>
        </w:rPr>
      </w:pPr>
      <w:hyperlink w:anchor="_Toc236516905" w:history="1">
        <w:r>
          <w:rPr>
            <w:rStyle w:val="Hyperlink"/>
          </w:rPr>
          <w:t>Capítulo 7: O Futuro do Gestor de Projetos de Capital</w:t>
        </w:r>
        <w:r>
          <w:rPr>
            <w:webHidden/>
          </w:rPr>
          <w:tab/>
          <w:fldChar w:fldCharType="begin"/>
          <w:instrText xml:space="preserve"> PAGEREF _Toc236516905 \h </w:instrText>
          <w:fldChar w:fldCharType="separate"/>
          <w:t>129</w:t>
          <w:fldChar w:fldCharType="end"/>
        </w:r>
      </w:hyperlink>
    </w:p>
    <w:p w14:paraId="10408671" w14:textId="5BA8D8F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6" w:history="1">
        <w:r>
          <w:rPr>
            <w:rStyle w:val="Hyperlink"/>
            <w:rFonts w:ascii="DejaVu Sans" w:hAnsi="DejaVu Sans" w:cs="DejaVu Sans"/>
            <w:i w:val="0"/>
            <w:iCs w:val="0"/>
            <w:noProof/>
          </w:rPr>
          <w:t>O Gestor de Projetos de Capital como Piloto de IA</w:t>
        </w:r>
        <w:r>
          <w:rPr>
            <w:rFonts w:ascii="DejaVu Sans" w:hAnsi="DejaVu Sans" w:cs="DejaVu Sans"/>
            <w:i w:val="0"/>
            <w:iCs w:val="0"/>
            <w:noProof/>
            <w:webHidden/>
          </w:rPr>
          <w:tab/>
          <w:fldChar w:fldCharType="begin"/>
          <w:instrText xml:space="preserve"> PAGEREF _Toc236516906 \h </w:instrText>
          <w:fldChar w:fldCharType="separate"/>
          <w:t>129</w:t>
          <w:fldChar w:fldCharType="end"/>
        </w:r>
      </w:hyperlink>
    </w:p>
    <w:p w14:paraId="16726702" w14:textId="75D08B1A"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7" w:history="1">
        <w:r>
          <w:rPr>
            <w:rStyle w:val="Hyperlink"/>
            <w:rFonts w:ascii="DejaVu Sans" w:hAnsi="DejaVu Sans" w:cs="DejaVu Sans"/>
            <w:i w:val="0"/>
            <w:iCs w:val="0"/>
            <w:noProof/>
          </w:rPr>
          <w:t>O Perfil de Competências do Gestor de Projetos 5.0</w:t>
        </w:r>
        <w:r>
          <w:rPr>
            <w:rFonts w:ascii="DejaVu Sans" w:hAnsi="DejaVu Sans" w:cs="DejaVu Sans"/>
            <w:i w:val="0"/>
            <w:iCs w:val="0"/>
            <w:noProof/>
            <w:webHidden/>
          </w:rPr>
          <w:tab/>
          <w:fldChar w:fldCharType="begin"/>
          <w:instrText xml:space="preserve"> PAGEREF _Toc236516907 \h </w:instrText>
          <w:fldChar w:fldCharType="separate"/>
          <w:t>129</w:t>
          <w:fldChar w:fldCharType="end"/>
        </w:r>
      </w:hyperlink>
    </w:p>
    <w:p w14:paraId="3DE675EB" w14:textId="7CED9407"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8" w:history="1">
        <w:r>
          <w:rPr>
            <w:rStyle w:val="Hyperlink"/>
            <w:rFonts w:ascii="DejaVu Sans" w:hAnsi="DejaVu Sans" w:cs="DejaVu Sans"/>
            <w:i w:val="0"/>
            <w:iCs w:val="0"/>
            <w:noProof/>
          </w:rPr>
          <w:t>Ética, Privacidade, Governança e Rastreabilidade no Uso de IA em Projetos de Capital</w:t>
        </w:r>
        <w:r>
          <w:rPr>
            <w:rFonts w:ascii="DejaVu Sans" w:hAnsi="DejaVu Sans" w:cs="DejaVu Sans"/>
            <w:i w:val="0"/>
            <w:iCs w:val="0"/>
            <w:noProof/>
            <w:webHidden/>
          </w:rPr>
          <w:tab/>
          <w:fldChar w:fldCharType="begin"/>
          <w:instrText xml:space="preserve"> PAGEREF _Toc236516908 \h </w:instrText>
          <w:fldChar w:fldCharType="separate"/>
          <w:t>133</w:t>
          <w:fldChar w:fldCharType="end"/>
        </w:r>
      </w:hyperlink>
    </w:p>
    <w:p w14:paraId="4D468912" w14:textId="0D7C7482"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9" w:history="1">
        <w:r>
          <w:rPr>
            <w:rStyle w:val="Hyperlink"/>
            <w:rFonts w:ascii="DejaVu Sans" w:hAnsi="DejaVu Sans" w:cs="DejaVu Sans"/>
            <w:i w:val="0"/>
            <w:iCs w:val="0"/>
            <w:noProof/>
          </w:rPr>
          <w:t>Agentes de IA e Automação de Fluxos: A Próxima Fronteira para Gestores de Projetos de Capital</w:t>
        </w:r>
        <w:r>
          <w:rPr>
            <w:rFonts w:ascii="DejaVu Sans" w:hAnsi="DejaVu Sans" w:cs="DejaVu Sans"/>
            <w:i w:val="0"/>
            <w:iCs w:val="0"/>
            <w:noProof/>
            <w:webHidden/>
          </w:rPr>
          <w:tab/>
          <w:fldChar w:fldCharType="begin"/>
          <w:instrText xml:space="preserve"> PAGEREF _Toc236516909 \h </w:instrText>
          <w:fldChar w:fldCharType="separate"/>
          <w:t>140</w:t>
          <w:fldChar w:fldCharType="end"/>
        </w:r>
      </w:hyperlink>
    </w:p>
    <w:p w14:paraId="26054312" w14:textId="588F66B8"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10" w:history="1">
        <w:r>
          <w:rPr>
            <w:rStyle w:val="Hyperlink"/>
            <w:rFonts w:ascii="DejaVu Sans" w:hAnsi="DejaVu Sans" w:cs="DejaVu Sans"/>
            <w:i w:val="0"/>
            <w:iCs w:val="0"/>
            <w:noProof/>
          </w:rPr>
          <w:t>Próximos Passos</w:t>
        </w:r>
        <w:r>
          <w:rPr>
            <w:rFonts w:ascii="DejaVu Sans" w:hAnsi="DejaVu Sans" w:cs="DejaVu Sans"/>
            <w:i w:val="0"/>
            <w:iCs w:val="0"/>
            <w:noProof/>
            <w:webHidden/>
          </w:rPr>
          <w:tab/>
          <w:fldChar w:fldCharType="begin"/>
          <w:instrText xml:space="preserve"> PAGEREF _Toc236516910 \h </w:instrText>
          <w:fldChar w:fldCharType="separate"/>
          <w:t>144</w:t>
          <w:fldChar w:fldCharType="end"/>
        </w:r>
      </w:hyperlink>
    </w:p>
    <w:p w14:paraId="1C2E01E1" w14:textId="3C2F9D26" w:rsidR="009E6289" w:rsidRPr="006F14C5" w:rsidRDefault="00B93CCC" w:rsidP="00E55F8B">
      <w:pPr>
        <w:pStyle w:val="Sumrio1"/>
        <w:tabs>
          <w:tab w:val="right" w:leader="dot" w:pos="8324"/>
        </w:tabs>
        <w:spacing w:line="360" w:lineRule="auto"/>
        <w:ind w:firstLine="0"/>
        <w:rPr>
          <w:noProof/>
          <w:szCs w:val="24"/>
        </w:rPr>
      </w:pPr>
      <w:hyperlink w:anchor="_Toc236516911" w:history="1">
        <w:r>
          <w:rPr>
            <w:rStyle w:val="Hyperlink"/>
            <w:rFonts w:ascii="DejaVu Sans" w:hAnsi="DejaVu Sans" w:cs="DejaVu Sans"/>
            <w:noProof/>
          </w:rPr>
          <w:t>REFERÊNCIAS</w:t>
        </w:r>
        <w:r>
          <w:rPr>
            <w:rFonts w:ascii="DejaVu Sans" w:hAnsi="DejaVu Sans" w:cs="DejaVu Sans"/>
            <w:noProof/>
            <w:webHidden/>
          </w:rPr>
          <w:tab/>
          <w:fldChar w:fldCharType="begin"/>
          <w:instrText xml:space="preserve"> PAGEREF _Toc236516911 \h </w:instrText>
          <w:fldChar w:fldCharType="separate"/>
          <w:t>148</w:t>
          <w:fldChar w:fldCharType="end"/>
        </w:r>
      </w:hyperlink>
    </w:p>
    <w:p w14:paraId="5109167C" w14:textId="77777777" w:rsidR="00D86496" w:rsidRPr="006F14C5" w:rsidRDefault="00B93CCC" w:rsidP="00356FE7">
      <w:pPr>
        <w:spacing w:before="454" w:after="454" w:line="440" w:lineRule="exact"/>
        <w:ind w:firstLine="84"/>
        <w:jc w:val="center"/>
        <w:rPr>
          <w:rFonts w:ascii="DejaVu Sans" w:eastAsia="DejaVu Sans" w:hAnsi="DejaVu Sans" w:cs="DejaVu Sans"/>
          <w:b/>
          <w:sz w:val="36"/>
        </w:rPr>
        <w:sectPr w:rsidR="00D86496" w:rsidRPr="006F14C5" w:rsidSect="00C23819">
          <w:headerReference w:type="even" r:id="rId11"/>
          <w:headerReference w:type="default" r:id="rId12"/>
          <w:footerReference w:type="even" r:id="rId13"/>
          <w:footerReference w:type="default" r:id="rId14"/>
          <w:headerReference w:type="first" r:id="rId15"/>
          <w:footerReference w:type="first" r:id="rId16"/>
          <w:pgSz w:w="10772" w:h="12756"/>
          <w:pgMar w:top="1247" w:right="1077" w:bottom="1020" w:left="1361" w:header="454" w:footer="567" w:gutter="0"/>
          <w:cols w:space="720"/>
          <w:formProt w:val="0"/>
          <w:docGrid w:linePitch="360" w:charSpace="4096"/>
        </w:sectPr>
      </w:pPr>
      <w:r>
        <w:rPr>
          <w:rFonts w:ascii="DejaVu Sans" w:eastAsia="DejaVu Sans" w:hAnsi="DejaVu Sans" w:cs="DejaVu Sans"/>
          <w:b/>
          <w:szCs w:val="20"/>
        </w:rPr>
        <w:fldChar w:fldCharType="end"/>
      </w:r>
    </w:p>
    <w:p w14:paraId="64B07C8B" w14:textId="77777777" w:rsidR="00921ADD" w:rsidRPr="006F14C5" w:rsidRDefault="007023C5" w:rsidP="00E55F8B">
      <w:pPr>
        <w:pStyle w:val="Ttulo2"/>
      </w:pPr>
      <w:bookmarkStart w:id="4" w:name="__RefHeading___Toc10546_3485589216"/>
      <w:bookmarkStart w:id="5" w:name="_Toc236075992"/>
      <w:bookmarkStart w:id="6" w:name="_Toc233748459"/>
      <w:bookmarkStart w:id="7" w:name="_Toc233040005"/>
      <w:bookmarkStart w:id="8" w:name="_Toc232715498"/>
      <w:bookmarkStart w:id="9" w:name="_Toc232715161"/>
      <w:bookmarkStart w:id="10" w:name="_Toc236516867"/>
      <w:bookmarkEnd w:id="4"/>
      <w:r>
        <w:lastRenderedPageBreak/>
        <w:t xml:space="preserve">Disclaimer Legal e Avisos Importantes</w:t>
      </w:r>
      <w:bookmarkEnd w:id="5"/>
      <w:bookmarkEnd w:id="6"/>
      <w:bookmarkEnd w:id="7"/>
      <w:bookmarkEnd w:id="8"/>
      <w:bookmarkEnd w:id="9"/>
      <w:bookmarkEnd w:id="10"/>
    </w:p>
    <w:p w14:paraId="61A6D71B" w14:textId="77777777" w:rsidR="00921ADD" w:rsidRPr="006F14C5" w:rsidRDefault="007023C5" w:rsidP="00E55F8B">
      <w:pPr>
        <w:pStyle w:val="Ttulo3"/>
      </w:pPr>
      <w:bookmarkStart w:id="11" w:name="__RefHeading___Toc10548_3485589216"/>
      <w:bookmarkStart w:id="12" w:name="_Toc236075993"/>
      <w:bookmarkStart w:id="13" w:name="_Toc233748460"/>
      <w:bookmarkStart w:id="14" w:name="_Toc233040006"/>
      <w:bookmarkStart w:id="15" w:name="_Toc232715499"/>
      <w:bookmarkStart w:id="16" w:name="_Toc232715162"/>
      <w:bookmarkStart w:id="17" w:name="_Toc236516868"/>
      <w:bookmarkEnd w:id="11"/>
      <w:r>
        <w:t>Natureza Hipotética dos Estudos de Caso</w:t>
      </w:r>
      <w:bookmarkEnd w:id="12"/>
      <w:bookmarkEnd w:id="13"/>
      <w:bookmarkEnd w:id="14"/>
      <w:bookmarkEnd w:id="15"/>
      <w:bookmarkEnd w:id="16"/>
      <w:bookmarkEnd w:id="17"/>
    </w:p>
    <w:p w14:paraId="58971540" w14:textId="77777777" w:rsidR="00921ADD" w:rsidRPr="006F14C5" w:rsidRDefault="007023C5" w:rsidP="00E55F8B">
      <w:pPr>
        <w:spacing w:after="40" w:line="224" w:lineRule="exact"/>
        <w:ind w:firstLine="0"/>
        <w:rPr>
          <w:sz w:val="22"/>
          <w:szCs w:val="24"/>
        </w:rPr>
      </w:pPr>
      <w:r>
        <w:rPr>
          <w:rFonts w:eastAsia="DejaVu Serif"/>
          <w:szCs w:val="24"/>
        </w:rPr>
        <w:t>Os estudos de caso, cenários, valores orçamentários, prazos, alegações de pleitos (</w:t>
      </w:r>
      <w:r>
        <w:rPr>
          <w:rFonts w:eastAsia="DejaVu Serif"/>
          <w:i/>
          <w:iCs/>
          <w:szCs w:val="24"/>
        </w:rPr>
        <w:t>claims</w:t>
      </w:r>
      <w:r>
        <w:rPr>
          <w:rFonts w:eastAsia="DejaVu Serif"/>
          <w:szCs w:val="24"/>
        </w:rPr>
        <w:t xml:space="preserve">) e dados operacionais apresentados ao longo desta obra são estritamente hipotéticos e foram criados exclusivamente para fins didáticos e ilustrativos. </w:t>
      </w:r>
    </w:p>
    <w:p w14:paraId="37172E6A" w14:textId="77777777" w:rsidR="00921ADD" w:rsidRPr="006F14C5" w:rsidRDefault="007023C5" w:rsidP="00E55F8B">
      <w:pPr>
        <w:spacing w:after="40" w:line="224" w:lineRule="exact"/>
        <w:rPr>
          <w:sz w:val="22"/>
          <w:szCs w:val="24"/>
        </w:rPr>
      </w:pPr>
      <w:r>
        <w:rPr>
          <w:rFonts w:eastAsia="DejaVu Serif"/>
          <w:szCs w:val="24"/>
        </w:rPr>
        <w:t xml:space="preserve">Qualquer semelhança com projetos reais, incidentes operacionais, disputas contratuais, decisões de comitês de investimento (FID) ou dados de projetos passados ou em andamento é mera coincidência. As menções a empresas reais em capítulos conceituais têm caráter referencial e bibliográfico.</w:t>
      </w:r>
      <w:ins w:id="9001" w:author="Revisão editorial" w:date="2026-10-25T12:00:00Z">
        <w:r>
          <w:rPr>
            <w:rFonts w:eastAsia="DejaVu Serif"/>
            <w:szCs w:val="24"/>
          </w:rPr>
          <w:t xml:space="preserve"> Os exemplos são independentes entre si: projetos de natureza semelhante podem aparecer com valores diferentes ao longo dos capítulos (por exemplo, o parque eólico dos Prompts 5.4 e 6.5), sem relação de continuidade.</w:t>
        </w:r>
      </w:ins>
    </w:p>
    <w:p w14:paraId="0F5C5D25" w14:textId="77777777" w:rsidR="00921ADD" w:rsidRPr="006F14C5" w:rsidRDefault="007023C5" w:rsidP="00E55F8B">
      <w:pPr>
        <w:spacing w:after="40" w:line="224" w:lineRule="exact"/>
        <w:rPr>
          <w:sz w:val="22"/>
          <w:szCs w:val="24"/>
        </w:rPr>
      </w:pPr>
      <w:r>
        <w:rPr>
          <w:rFonts w:eastAsia="DejaVu Serif"/>
          <w:szCs w:val="24"/>
        </w:rPr>
        <w:t xml:space="preserve">Os cenários foram desenvolvidos para demonstrar a aplicação metodológica de técnicas de </w:t>
      </w:r>
      <w:r>
        <w:rPr>
          <w:rFonts w:eastAsia="DejaVu Serif"/>
          <w:b/>
          <w:bCs/>
          <w:i/>
          <w:iCs/>
          <w:szCs w:val="24"/>
        </w:rPr>
        <w:t xml:space="preserve">Prompt Engineering</w:t>
      </w:r>
      <w:r>
        <w:rPr>
          <w:rFonts w:eastAsia="DejaVu Serif"/>
          <w:szCs w:val="24"/>
        </w:rPr>
        <w:t xml:space="preserve"> e </w:t>
      </w:r>
      <w:r>
        <w:rPr>
          <w:rFonts w:eastAsia="DejaVu Serif"/>
          <w:b/>
          <w:bCs/>
          <w:szCs w:val="24"/>
        </w:rPr>
        <w:t>Inteligência Artificial</w:t>
      </w:r>
      <w:r>
        <w:rPr>
          <w:rFonts w:eastAsia="DejaVu Serif"/>
          <w:szCs w:val="24"/>
        </w:rPr>
        <w:t xml:space="preserve"> na gestão de projetos de capital, não devendo ser interpretados como análises de projetos reais, consultoria financeira, jurídica ou de engenharia. </w:t>
      </w:r>
    </w:p>
    <w:p w14:paraId="656E169A" w14:textId="77777777" w:rsidR="00921ADD" w:rsidRPr="006F14C5" w:rsidRDefault="007023C5" w:rsidP="00E55F8B">
      <w:pPr>
        <w:spacing w:after="40" w:line="224" w:lineRule="exact"/>
        <w:rPr>
          <w:sz w:val="22"/>
          <w:szCs w:val="24"/>
        </w:rPr>
      </w:pPr>
      <w:r>
        <w:rPr>
          <w:rFonts w:eastAsia="DejaVu Serif"/>
          <w:szCs w:val="24"/>
        </w:rPr>
        <w:t>O leitor é inteiramente responsável por validar, auditar e adaptar os conteúdos gerados antes de sua aplicação em ambientes profissionais.</w:t>
      </w:r>
    </w:p>
    <w:p w14:paraId="4B65FAB2" w14:textId="77777777" w:rsidR="00921ADD" w:rsidRPr="006F14C5" w:rsidRDefault="007023C5" w:rsidP="00E55F8B">
      <w:pPr>
        <w:pStyle w:val="Ttulo3"/>
      </w:pPr>
      <w:bookmarkStart w:id="18" w:name="__RefHeading___Toc10550_3485589216"/>
      <w:bookmarkStart w:id="19" w:name="_Toc236075994"/>
      <w:bookmarkStart w:id="20" w:name="_Toc233748461"/>
      <w:bookmarkStart w:id="21" w:name="_Toc233040007"/>
      <w:bookmarkStart w:id="22" w:name="_Toc232715500"/>
      <w:bookmarkStart w:id="23" w:name="_Toc232715163"/>
      <w:bookmarkStart w:id="24" w:name="_Toc236516869"/>
      <w:bookmarkEnd w:id="18"/>
      <w:r>
        <w:t>Propriedade Intelectual e Marcas Registradas</w:t>
      </w:r>
      <w:bookmarkEnd w:id="19"/>
      <w:bookmarkEnd w:id="20"/>
      <w:bookmarkEnd w:id="21"/>
      <w:bookmarkEnd w:id="22"/>
      <w:bookmarkEnd w:id="23"/>
      <w:bookmarkEnd w:id="24"/>
    </w:p>
    <w:p w14:paraId="224F55F5" w14:textId="77777777" w:rsidR="00921ADD" w:rsidRPr="006F14C5" w:rsidRDefault="007023C5" w:rsidP="00E55F8B">
      <w:pPr>
        <w:spacing w:after="40" w:line="224" w:lineRule="exact"/>
        <w:ind w:firstLine="0"/>
        <w:rPr>
          <w:sz w:val="22"/>
          <w:szCs w:val="24"/>
        </w:rPr>
      </w:pPr>
      <w:r>
        <w:rPr>
          <w:rFonts w:eastAsia="DejaVu Serif"/>
          <w:szCs w:val="24"/>
        </w:rPr>
        <w:t xml:space="preserve">As marcas registradas, nomes de produtos, serviços e logotipos citados nesta obra são de propriedade exclusiva de seus respectivos titulares. A citação destas marcas tem caráter estritamente informativo e referencial, não implicando qualquer tipo de endosso, patrocínio, afiliação ou parceria entre o autor desta obra e as empresas detentoras das marcas. </w:t>
      </w:r>
    </w:p>
    <w:p w14:paraId="58A162EE" w14:textId="77777777" w:rsidR="00921ADD" w:rsidRPr="006F14C5" w:rsidRDefault="007023C5" w:rsidP="00E55F8B">
      <w:pPr>
        <w:pStyle w:val="Ttulo3"/>
      </w:pPr>
      <w:bookmarkStart w:id="25" w:name="__RefHeading___Toc10552_3485589216"/>
      <w:bookmarkStart w:id="26" w:name="_Toc236075995"/>
      <w:bookmarkStart w:id="27" w:name="_Toc233748462"/>
      <w:bookmarkStart w:id="28" w:name="_Toc233040008"/>
      <w:bookmarkStart w:id="29" w:name="_Toc232715501"/>
      <w:bookmarkStart w:id="30" w:name="_Toc232715164"/>
      <w:bookmarkStart w:id="31" w:name="_Toc236516870"/>
      <w:bookmarkEnd w:id="25"/>
      <w:r>
        <w:t>Uso de Ferramentas de Inteligência Artificial</w:t>
      </w:r>
      <w:bookmarkEnd w:id="26"/>
      <w:bookmarkEnd w:id="27"/>
      <w:bookmarkEnd w:id="28"/>
      <w:bookmarkEnd w:id="29"/>
      <w:bookmarkEnd w:id="30"/>
      <w:bookmarkEnd w:id="31"/>
    </w:p>
    <w:p w14:paraId="425D36E0" w14:textId="77777777" w:rsidR="00921ADD" w:rsidRPr="006F14C5" w:rsidRDefault="007023C5" w:rsidP="00E55F8B">
      <w:pPr>
        <w:spacing w:after="40" w:line="224" w:lineRule="exact"/>
        <w:ind w:firstLine="0"/>
        <w:rPr>
          <w:sz w:val="22"/>
          <w:szCs w:val="24"/>
        </w:rPr>
      </w:pPr>
      <w:r>
        <w:rPr>
          <w:rFonts w:eastAsia="DejaVu Serif"/>
          <w:szCs w:val="24"/>
        </w:rPr>
        <w:t xml:space="preserve">As respostas e resultados gerados pelas ferramentas de IA apresentados neste livro são representações baseadas no comportamento típico de </w:t>
      </w:r>
      <w:r>
        <w:rPr>
          <w:rFonts w:eastAsia="DejaVu Serif"/>
          <w:b/>
          <w:bCs/>
          <w:szCs w:val="24"/>
        </w:rPr>
        <w:t>Modelos de Linguagem de Grande Escala</w:t>
      </w:r>
      <w:r>
        <w:rPr>
          <w:rFonts w:eastAsia="DejaVu Serif"/>
          <w:szCs w:val="24"/>
        </w:rPr>
        <w:t xml:space="preserve"> (LLMs) no momento da elaboração da obra. </w:t>
      </w:r>
    </w:p>
    <w:p w14:paraId="0D0F173B" w14:textId="77777777" w:rsidR="00921ADD" w:rsidRPr="006F14C5" w:rsidRDefault="007023C5" w:rsidP="00E55F8B">
      <w:pPr>
        <w:spacing w:after="40" w:line="224" w:lineRule="exact"/>
        <w:rPr>
          <w:sz w:val="22"/>
          <w:szCs w:val="24"/>
        </w:rPr>
      </w:pPr>
      <w:r>
        <w:rPr>
          <w:rFonts w:eastAsia="DejaVu Serif"/>
          <w:szCs w:val="24"/>
        </w:rPr>
        <w:t xml:space="preserve">Devido à natureza probabilística e à constante evolução dessas tecnologias, os resultados obtidos pelo leitor ao utilizar os prompts fornecidos podem variar. </w:t>
      </w:r>
    </w:p>
    <w:p w14:paraId="16FADC79" w14:textId="77777777" w:rsidR="00921ADD" w:rsidRPr="006F14C5" w:rsidRDefault="007023C5" w:rsidP="00E55F8B">
      <w:pPr>
        <w:spacing w:after="40" w:line="224" w:lineRule="exact"/>
        <w:rPr>
          <w:sz w:val="22"/>
          <w:szCs w:val="24"/>
        </w:rPr>
      </w:pPr>
      <w:r>
        <w:rPr>
          <w:rFonts w:eastAsia="DejaVu Serif"/>
          <w:szCs w:val="24"/>
        </w:rPr>
        <w:t>O leitor é inteiramente responsável por validar, auditar e adaptar os resultados gerados por IA antes de sua aplicação em ambientes profissionais, em especial em projetos com impacto em segurança, meio ambiente e saúde.</w:t>
      </w:r>
    </w:p>
    <w:p w14:paraId="30E8BD9D" w14:textId="77777777" w:rsidR="00921ADD" w:rsidRPr="006F14C5" w:rsidRDefault="007023C5" w:rsidP="00E55F8B">
      <w:pPr>
        <w:spacing w:after="40" w:line="224" w:lineRule="exact"/>
        <w:rPr>
          <w:sz w:val="22"/>
          <w:szCs w:val="24"/>
        </w:rPr>
      </w:pPr>
      <w:r>
        <w:rPr>
          <w:rFonts w:eastAsia="DejaVu Serif"/>
          <w:szCs w:val="24"/>
        </w:rPr>
        <w:t>Os aspectos de ética, privacidade, rastreabilidade e governança de IA são aprofundados no Capítulo 7.</w:t>
      </w:r>
    </w:p>
    <w:p w14:paraId="6BBEF797" w14:textId="77777777" w:rsidR="00921ADD" w:rsidRPr="006F14C5" w:rsidRDefault="00921ADD">
      <w:pPr>
        <w:ind w:firstLine="709"/>
      </w:pPr>
    </w:p>
    <w:p w14:paraId="182D479B" w14:textId="77777777" w:rsidR="00921ADD" w:rsidRPr="006F14C5" w:rsidRDefault="007023C5">
      <w:pPr>
        <w:sectPr w:rsidR="00921ADD" w:rsidRPr="006F14C5" w:rsidSect="00895799">
          <w:headerReference w:type="even" r:id="rId17"/>
          <w:headerReference w:type="default" r:id="rId18"/>
          <w:footerReference w:type="even" r:id="rId19"/>
          <w:pgSz w:w="10772" w:h="12756"/>
          <w:pgMar w:top="1247" w:right="1077" w:bottom="1020" w:left="1361" w:header="454" w:footer="567" w:gutter="0"/>
          <w:cols w:space="720"/>
          <w:formProt w:val="0"/>
          <w:titlePg/>
          <w:docGrid w:linePitch="360" w:charSpace="4096"/>
        </w:sectPr>
      </w:pPr>
      <w:r>
        <w:br w:type="page"/>
      </w:r>
    </w:p>
    <w:p w14:paraId="1C20C094" w14:textId="77777777" w:rsidR="001E1DD6" w:rsidRPr="006F14C5" w:rsidRDefault="007023C5">
      <w:pPr>
        <w:sectPr w:rsidR="001E1DD6" w:rsidRPr="006F14C5">
          <w:headerReference w:type="even" r:id="rId20"/>
          <w:headerReference w:type="default" r:id="rId21"/>
          <w:footerReference w:type="even" r:id="rId22"/>
          <w:footerReference w:type="default" r:id="rId23"/>
          <w:headerReference w:type="first" r:id="rId24"/>
          <w:footerReference w:type="first" r:id="rId25"/>
          <w:pgSz w:w="10772" w:h="12756"/>
          <w:pgMar w:top="1247" w:right="1077" w:bottom="1020" w:left="1361" w:header="454" w:footer="567" w:gutter="0"/>
          <w:cols w:space="720"/>
          <w:formProt w:val="0"/>
          <w:docGrid w:linePitch="360" w:charSpace="4096"/>
        </w:sectPr>
      </w:pPr>
      <w:r>
        <w:lastRenderedPageBreak/>
        <w:br w:type="page"/>
      </w:r>
    </w:p>
    <w:p w14:paraId="2F88BB3E" w14:textId="77777777" w:rsidR="00921ADD" w:rsidRPr="006F14C5" w:rsidRDefault="007023C5" w:rsidP="00E55F8B">
      <w:pPr>
        <w:pStyle w:val="Ttulo2"/>
      </w:pPr>
      <w:bookmarkStart w:id="32" w:name="__RefHeading___Toc10554_3485589216"/>
      <w:bookmarkStart w:id="33" w:name="_Toc233748458"/>
      <w:bookmarkStart w:id="34" w:name="_Toc236075996"/>
      <w:bookmarkStart w:id="35" w:name="_Toc236516871"/>
      <w:bookmarkEnd w:id="32"/>
      <w:r>
        <w:lastRenderedPageBreak/>
        <w:t>Introdução</w:t>
      </w:r>
      <w:bookmarkEnd w:id="33"/>
      <w:bookmarkEnd w:id="34"/>
      <w:bookmarkEnd w:id="35"/>
    </w:p>
    <w:p w14:paraId="2B840C52" w14:textId="77777777" w:rsidR="00921ADD" w:rsidRPr="006F14C5" w:rsidRDefault="00921ADD"/>
    <w:p w14:paraId="03D9749E" w14:textId="77777777" w:rsidR="00921ADD" w:rsidRPr="006F14C5" w:rsidRDefault="007023C5">
      <w:pPr>
        <w:ind w:firstLine="0"/>
      </w:pPr>
      <w:r>
        <w:rPr>
          <w:rFonts w:eastAsia="DejaVu Serif"/>
        </w:rPr>
        <w:t xml:space="preserve">A gestão de projetos de capital sempre foi um campo </w:t>
      </w:r>
      <w:del w:id="9002" w:author="Revisão editorial" w:date="2026-10-25T12:00:00Z">
        <w:r>
          <w:rPr>
            <w:rFonts w:eastAsia="DejaVu Serif"/>
          </w:rPr>
          <w:delText xml:space="preserve">onde</w:delText>
        </w:r>
      </w:del>
      <w:ins w:id="9003" w:author="Revisão editorial" w:date="2026-10-25T12:00:00Z">
        <w:r>
          <w:rPr>
            <w:rFonts w:eastAsia="DejaVu Serif"/>
          </w:rPr>
          <w:t xml:space="preserve">em que</w:t>
        </w:r>
      </w:ins>
      <w:r>
        <w:rPr>
          <w:rFonts w:eastAsia="DejaVu Serif"/>
        </w:rPr>
        <w:t xml:space="preserve"> a engenharia encontra a incerteza em sua forma mais extrema. Seja perfurando um poço exploratório no pré-sal a 300 quilômetros da costa, erguendo uma barragem de mineração na floresta amazônica ou orquestrando a concessão de milhares de quilômetros de rodovias, o gestor de projetos atua na fronteira do risco.</w:t>
      </w:r>
    </w:p>
    <w:p w14:paraId="485B882C" w14:textId="77777777" w:rsidR="00921ADD" w:rsidRPr="006F14C5" w:rsidRDefault="007023C5">
      <w:r>
        <w:rPr>
          <w:rFonts w:eastAsia="DejaVu Serif"/>
        </w:rPr>
        <w:t xml:space="preserve">Historicamente, a disciplina respondeu a essa incerteza com processos cada vez mais robustos: o rigoroso ciclo de </w:t>
      </w:r>
      <w:r>
        <w:rPr>
          <w:rFonts w:eastAsia="DejaVu Serif"/>
          <w:i/>
          <w:iCs/>
        </w:rPr>
        <w:t xml:space="preserve">Front-End Loading</w:t>
      </w:r>
      <w:r>
        <w:rPr>
          <w:rFonts w:eastAsia="DejaVu Serif"/>
        </w:rPr>
        <w:t xml:space="preserve"> (FEL), as metodologias de </w:t>
      </w:r>
      <w:r>
        <w:rPr>
          <w:rFonts w:eastAsia="DejaVu Serif"/>
          <w:i/>
          <w:iCs/>
        </w:rPr>
        <w:t xml:space="preserve">Earned Value Management</w:t>
      </w:r>
      <w:r>
        <w:rPr>
          <w:rFonts w:eastAsia="DejaVu Serif"/>
        </w:rPr>
        <w:t xml:space="preserve"> (EVM) e os portões de decisão (FID). </w:t>
      </w:r>
    </w:p>
    <w:p w14:paraId="7A83D15A" w14:textId="77777777" w:rsidR="00921ADD" w:rsidRPr="006F14C5" w:rsidRDefault="007023C5">
      <w:r>
        <w:rPr>
          <w:rFonts w:eastAsia="DejaVu Serif"/>
        </w:rPr>
        <w:t xml:space="preserve">No entanto, como atestam os dados globais de organizações como o IPA e a McKinsey, mesmo os processos mais maduros frequentemente sucumbem à complexidade moderna. </w:t>
      </w:r>
    </w:p>
    <w:p w14:paraId="2E0373F0" w14:textId="77777777" w:rsidR="00921ADD" w:rsidRPr="006F14C5" w:rsidRDefault="007023C5">
      <w:pPr>
        <w:pStyle w:val="BookLead"/>
        <w:rPr>
          <w:color w:val="auto"/>
        </w:rPr>
      </w:pPr>
      <w:r>
        <w:rPr>
          <w:color w:val="auto"/>
        </w:rPr>
        <w:t>Projetos atrasam. Orçamentos estouram. Escopo se dilui.</w:t>
      </w:r>
    </w:p>
    <w:p w14:paraId="55839CF9" w14:textId="77777777" w:rsidR="00921ADD" w:rsidRPr="006F14C5" w:rsidRDefault="007023C5">
      <w:r>
        <w:rPr>
          <w:rFonts w:eastAsia="DejaVu Serif"/>
        </w:rPr>
        <w:t xml:space="preserve">Diante desses limites, o </w:t>
      </w:r>
      <w:r>
        <w:rPr>
          <w:rFonts w:eastAsia="DejaVu Serif"/>
          <w:i/>
        </w:rPr>
        <w:t>Project Management Institute</w:t>
      </w:r>
      <w:r>
        <w:rPr>
          <w:rFonts w:eastAsia="DejaVu Serif"/>
        </w:rPr>
        <w:t xml:space="preserve"> (PMI) aprofundou, no PMBOK® 8, a transição de uma gestão centrada na aplicação de processos para uma abordagem orientada à entrega de valor. Essa mudança cria o elo conceitual para o tema deste livro: utilizar dados e inteligência artificial não como substitutos da disciplina de gestão, mas como recursos para ampliar a qualidade da análise e da decisão.</w:t>
      </w:r>
    </w:p>
    <w:p w14:paraId="3529CDAE" w14:textId="77777777" w:rsidR="00921ADD" w:rsidRPr="006F14C5" w:rsidRDefault="007023C5">
      <w:r>
        <w:rPr>
          <w:rFonts w:eastAsia="DejaVu Serif"/>
        </w:rPr>
        <w:t>"Inteligência Artificial na Gestão de Projetos de Capital" não é um livro sobre programação, desenvolvimento de algoritmos ou ciência de dados abstrata. É um guia aplicado ao uso da IA na gestão de projetos de capital e um primeiro passo para o gestor que atua na linha de frente. A tese central desta obra é direta: a IA não substituirá o gestor de projetos; entretanto, gestores que utilizam IA com responsabilidade e fluência tendem a ampliar sua capacidade de análise, comunicação e decisão.</w:t>
      </w:r>
    </w:p>
    <w:p w14:paraId="1FC46228" w14:textId="77777777" w:rsidR="00921ADD" w:rsidRPr="006F14C5" w:rsidRDefault="007023C5">
      <w:r>
        <w:rPr>
          <w:rFonts w:eastAsia="DejaVu Serif"/>
        </w:rPr>
        <w:t xml:space="preserve">Ao longo destas páginas, estrutura-se uma jornada que vai dos fundamentos da gestão de projetos de capital, com base na metodologia FEL, até a aplicação granular de </w:t>
      </w:r>
      <w:r>
        <w:rPr>
          <w:rFonts w:eastAsia="DejaVu Serif"/>
          <w:b/>
          <w:bCs/>
          <w:i/>
          <w:iCs/>
        </w:rPr>
        <w:t xml:space="preserve">Prompt Engineering</w:t>
      </w:r>
      <w:r>
        <w:rPr>
          <w:rFonts w:eastAsia="DejaVu Serif"/>
        </w:rPr>
        <w:t xml:space="preserve">. Aplicaremos o </w:t>
      </w:r>
      <w:r>
        <w:rPr>
          <w:rFonts w:eastAsia="DejaVu Serif"/>
          <w:i/>
          <w:iCs/>
        </w:rPr>
        <w:t xml:space="preserve">framework</w:t>
      </w:r>
      <w:r>
        <w:rPr>
          <w:rFonts w:eastAsia="DejaVu Serif"/>
        </w:rPr>
        <w:t xml:space="preserve"> RCTIF (Papel, Contexto, Tarefa, Instruções de Análise e Verificação e Formato de Saída), </w:t>
      </w:r>
      <w:del w:id="9004" w:author="Revisão editorial" w:date="2026-10-25T12:00:00Z">
        <w:r>
          <w:rPr>
            <w:rFonts w:eastAsia="DejaVu Serif"/>
          </w:rPr>
          <w:delText xml:space="preserve">especificamente para as</w:delText>
        </w:r>
      </w:del>
      <w:ins w:id="9005" w:author="Revisão editorial" w:date="2026-10-25T12:00:00Z">
        <w:r>
          <w:rPr>
            <w:rFonts w:eastAsia="DejaVu Serif"/>
          </w:rPr>
          <w:t xml:space="preserve">às</w:t>
        </w:r>
      </w:ins>
      <w:r>
        <w:rPr>
          <w:rFonts w:eastAsia="DejaVu Serif"/>
        </w:rPr>
        <w:t xml:space="preserve"> nuances técnicas da engenharia de capital. Dedicamos dois capítulos inteiros à integração do </w:t>
      </w:r>
      <w:r>
        <w:rPr>
          <w:rFonts w:eastAsia="DejaVu Serif"/>
          <w:b/>
          <w:bCs/>
          <w:i/>
          <w:iCs/>
        </w:rPr>
        <w:t xml:space="preserve">Prompt Engineering</w:t>
      </w:r>
      <w:r>
        <w:rPr>
          <w:rFonts w:eastAsia="DejaVu Serif"/>
        </w:rPr>
        <w:t xml:space="preserve"> ao ciclo de vida de projetos de capital</w:t>
      </w:r>
      <w:del w:id="9006" w:author="Revisão editorial" w:date="2026-10-25T12:00:00Z">
        <w:r>
          <w:rPr>
            <w:rFonts w:eastAsia="DejaVu Serif"/>
          </w:rPr>
          <w:delText xml:space="preserve"> -</w:delText>
        </w:r>
      </w:del>
      <w:ins w:id="9007" w:author="Revisão editorial" w:date="2026-10-25T12:00:00Z">
        <w:r>
          <w:rPr>
            <w:rFonts w:eastAsia="DejaVu Serif"/>
          </w:rPr>
          <w:t xml:space="preserve">:</w:t>
        </w:r>
      </w:ins>
      <w:r>
        <w:rPr>
          <w:rFonts w:eastAsia="DejaVu Serif"/>
        </w:rPr>
        <w:t xml:space="preserve"> da triagem de portfólio no FEL 1 ao relatório de lições aprendidas no encerramento.</w:t>
      </w:r>
    </w:p>
    <w:p w14:paraId="4BF6591E" w14:textId="77777777" w:rsidR="00921ADD" w:rsidRPr="006F14C5" w:rsidRDefault="007023C5">
      <w:r>
        <w:rPr>
          <w:rFonts w:eastAsia="DejaVu Serif"/>
        </w:rPr>
        <w:lastRenderedPageBreak/>
        <w:t>Cada aplicação apresenta prompts práticos, exemplos de uso e orientações para adaptação ao contexto real do projeto.</w:t>
      </w:r>
    </w:p>
    <w:p w14:paraId="44C5C3C4" w14:textId="77777777" w:rsidR="00921ADD" w:rsidRPr="006F14C5" w:rsidRDefault="007023C5">
      <w:r>
        <w:rPr>
          <w:rFonts w:eastAsia="DejaVu Serif"/>
        </w:rPr>
        <w:t xml:space="preserve">Os exemplos foram moldados para refletir a realidade dura dos canteiros de obras e das salas de comitê de investimento: licenças ambientais, </w:t>
      </w:r>
      <w:r>
        <w:rPr>
          <w:rFonts w:eastAsia="DejaVu Serif"/>
          <w:i/>
          <w:iCs/>
        </w:rPr>
        <w:t xml:space="preserve">scope creep</w:t>
      </w:r>
      <w:r>
        <w:rPr>
          <w:rFonts w:eastAsia="DejaVu Serif"/>
        </w:rPr>
        <w:t xml:space="preserve">, </w:t>
      </w:r>
      <w:r>
        <w:rPr>
          <w:rFonts w:eastAsia="DejaVu Serif"/>
          <w:i/>
          <w:iCs/>
        </w:rPr>
        <w:t xml:space="preserve">stuck pipe</w:t>
      </w:r>
      <w:r>
        <w:rPr>
          <w:rFonts w:eastAsia="DejaVu Serif"/>
        </w:rPr>
        <w:t xml:space="preserve">, desapropriações, </w:t>
      </w:r>
      <w:r>
        <w:rPr>
          <w:rFonts w:eastAsia="DejaVu Serif"/>
          <w:i/>
          <w:iCs/>
        </w:rPr>
        <w:t>claims</w:t>
      </w:r>
      <w:r>
        <w:rPr>
          <w:rFonts w:eastAsia="DejaVu Serif"/>
        </w:rPr>
        <w:t xml:space="preserve"> contratuais e riscos de segurança (SMS).</w:t>
      </w:r>
    </w:p>
    <w:p w14:paraId="71F4174F" w14:textId="77777777" w:rsidR="00921ADD" w:rsidRPr="006F14C5" w:rsidRDefault="007023C5">
      <w:r>
        <w:rPr>
          <w:rFonts w:eastAsia="DejaVu Serif"/>
        </w:rPr>
        <w:t xml:space="preserve">Convidamos você a não apenas ler este livro, mas a utilizá-lo como uma ferramenta de trabalho diária. Teste os prompts, adapte-os ao seu contexto, desafie as respostas da IA. </w:t>
      </w:r>
    </w:p>
    <w:p w14:paraId="3C2F1B20" w14:textId="77777777" w:rsidR="00921ADD" w:rsidRPr="006F14C5" w:rsidRDefault="007023C5">
      <w:r>
        <w:rPr>
          <w:rFonts w:eastAsia="DejaVu Serif"/>
        </w:rPr>
        <w:t>O futuro da gestão de projetos de capital não pertence àqueles que delegam o pensamento às máquinas, mas àqueles que sabem fazer as perguntas certas.</w:t>
      </w:r>
    </w:p>
    <w:p w14:paraId="763063FA" w14:textId="77777777" w:rsidR="00921ADD" w:rsidRPr="006F14C5" w:rsidRDefault="007023C5">
      <w:r>
        <w:rPr>
          <w:rFonts w:eastAsia="DejaVu Serif"/>
        </w:rPr>
        <w:t>Boa leitura e excelentes projetos.</w:t>
      </w:r>
    </w:p>
    <w:p w14:paraId="3978675B" w14:textId="77777777" w:rsidR="00921ADD" w:rsidRPr="006F14C5" w:rsidRDefault="00921ADD"/>
    <w:p w14:paraId="5B21D983" w14:textId="77777777" w:rsidR="00921ADD" w:rsidRPr="006F14C5" w:rsidRDefault="007023C5">
      <w:r>
        <w:rPr>
          <w:rFonts w:eastAsia="DejaVu Serif"/>
          <w:b/>
        </w:rPr>
        <w:t xml:space="preserve">Thomaz Prado, MSc, PMP®, PMI-PMOCP®.</w:t>
      </w:r>
    </w:p>
    <w:p w14:paraId="3CA24D0F" w14:textId="77777777" w:rsidR="00921ADD" w:rsidRPr="006F14C5" w:rsidRDefault="00921ADD">
      <w:pPr>
        <w:jc w:val="right"/>
        <w:sectPr w:rsidR="00921ADD" w:rsidRPr="006F14C5" w:rsidSect="00895799">
          <w:headerReference w:type="even" r:id="rId26"/>
          <w:headerReference w:type="default" r:id="rId27"/>
          <w:pgSz w:w="10772" w:h="12756"/>
          <w:pgMar w:top="1247" w:right="1077" w:bottom="1020" w:left="1361" w:header="454" w:footer="567" w:gutter="0"/>
          <w:cols w:space="720"/>
          <w:formProt w:val="0"/>
          <w:titlePg/>
          <w:docGrid w:linePitch="360" w:charSpace="4096"/>
        </w:sectPr>
      </w:pPr>
    </w:p>
    <w:p w14:paraId="39730374" w14:textId="77777777" w:rsidR="00921ADD" w:rsidRPr="006F14C5" w:rsidRDefault="007023C5" w:rsidP="00E55F8B">
      <w:pPr>
        <w:pStyle w:val="Ttulo2"/>
      </w:pPr>
      <w:bookmarkStart w:id="36" w:name="__RefHeading___Toc10556_3485589216"/>
      <w:bookmarkStart w:id="37" w:name="_Toc236075997"/>
      <w:bookmarkStart w:id="38" w:name="_Toc233748463"/>
      <w:bookmarkStart w:id="39" w:name="_Toc233040009"/>
      <w:bookmarkStart w:id="40" w:name="_Toc232715502"/>
      <w:bookmarkStart w:id="41" w:name="_Toc232715165"/>
      <w:bookmarkStart w:id="42" w:name="_Toc236516872"/>
      <w:bookmarkEnd w:id="36"/>
      <w:r>
        <w:lastRenderedPageBreak/>
        <w:t>Lista de Abreviaturas e Siglas</w:t>
      </w:r>
      <w:bookmarkEnd w:id="37"/>
      <w:bookmarkEnd w:id="38"/>
      <w:bookmarkEnd w:id="39"/>
      <w:bookmarkEnd w:id="40"/>
      <w:bookmarkEnd w:id="41"/>
      <w:bookmarkEnd w:id="42"/>
    </w:p>
    <w:p w14:paraId="0C584C2A" w14:textId="77777777" w:rsidR="00921ADD" w:rsidRPr="006F14C5" w:rsidRDefault="00921ADD"/>
    <w:p w14:paraId="117B700E" w14:textId="77777777" w:rsidR="00921ADD" w:rsidRPr="006F14C5" w:rsidRDefault="007023C5">
      <w:pPr>
        <w:pStyle w:val="BookGlossary"/>
        <w:spacing w:after="110" w:line="220" w:lineRule="exact"/>
        <w:jc w:val="left"/>
        <w:rPr>
          <w:color w:val="auto"/>
        </w:rPr>
      </w:pPr>
      <w:r>
        <w:rPr>
          <w:b/>
          <w:color w:val="auto"/>
          <w:sz w:val="18"/>
        </w:rPr>
        <w:t xml:space="preserve">AACE</w:t>
      </w:r>
      <w:del w:id="9012" w:author="Revisão editorial" w:date="2026-10-25T12:00:00Z">
        <w:r>
          <w:rPr>
            <w:color w:val="auto"/>
            <w:sz w:val="18"/>
          </w:rPr>
          <w:delText xml:space="preserve"> —</w:delText>
        </w:r>
      </w:del>
      <w:ins w:id="9013" w:author="Revisão editorial" w:date="2026-10-25T12:00:00Z">
        <w:r>
          <w:rPr>
            <w:color w:val="auto"/>
            <w:sz w:val="18"/>
          </w:rPr>
          <w:t xml:space="preserve">:</w:t>
        </w:r>
      </w:ins>
      <w:r>
        <w:rPr>
          <w:color w:val="auto"/>
          <w:sz w:val="18"/>
        </w:rPr>
        <w:t xml:space="preserve"> AACE International (Association for the Advancement of Cost Engineering)</w:t>
      </w:r>
    </w:p>
    <w:p w:rsidR="00921ADD" w:rsidRPr="006F14C5" w:rsidRDefault="007023C5">
      <w:pPr>
        <w:pStyle w:val="BookGlossary"/>
        <w:spacing w:after="110" w:line="220" w:lineRule="exact"/>
        <w:jc w:val="left"/>
        <w:rPr>
          <w:ins w:id="7000" w:author="Revisão editorial" w:date="2026-10-25T12:00:00Z"/>
          <w:color w:val="auto"/>
        </w:rPr>
      </w:pPr>
      <w:ins w:id="7001" w:author="Revisão editorial" w:date="2026-10-25T12:00:00Z">
        <w:r>
          <w:rPr>
            <w:b/>
            <w:color w:val="auto"/>
            <w:sz w:val="18"/>
          </w:rPr>
          <w:t xml:space="preserve">AC:</w:t>
        </w:r>
      </w:ins>
      <w:ins w:id="7001" w:author="Revisão editorial" w:date="2026-10-25T12:00:00Z">
        <w:r>
          <w:rPr>
            <w:color w:val="auto"/>
            <w:sz w:val="18"/>
          </w:rPr>
          <w:t xml:space="preserve"> Actual Cost (Custo Real)</w:t>
        </w:r>
      </w:ins>
    </w:p>
    <w:p w14:paraId="47867C09" w14:textId="77777777" w:rsidR="00921ADD" w:rsidRPr="006F14C5" w:rsidRDefault="007023C5">
      <w:pPr>
        <w:pStyle w:val="BookGlossary"/>
        <w:spacing w:after="110" w:line="220" w:lineRule="exact"/>
        <w:jc w:val="left"/>
        <w:rPr>
          <w:color w:val="auto"/>
        </w:rPr>
      </w:pPr>
      <w:r>
        <w:rPr>
          <w:b/>
          <w:color w:val="auto"/>
          <w:sz w:val="18"/>
        </w:rPr>
        <w:t xml:space="preserve">AHP</w:t>
      </w:r>
      <w:del w:id="9014" w:author="Revisão editorial" w:date="2026-10-25T12:00:00Z">
        <w:r>
          <w:rPr>
            <w:color w:val="auto"/>
            <w:sz w:val="18"/>
          </w:rPr>
          <w:delText xml:space="preserve"> —</w:delText>
        </w:r>
      </w:del>
      <w:ins w:id="9015" w:author="Revisão editorial" w:date="2026-10-25T12:00:00Z">
        <w:r>
          <w:rPr>
            <w:color w:val="auto"/>
            <w:sz w:val="18"/>
          </w:rPr>
          <w:t xml:space="preserve">:</w:t>
        </w:r>
      </w:ins>
      <w:r>
        <w:rPr>
          <w:color w:val="auto"/>
          <w:sz w:val="18"/>
        </w:rPr>
        <w:t xml:space="preserve"> Analytic Hierarchy Process (Processo de Análise Hierárquica)</w:t>
      </w:r>
    </w:p>
    <w:p w14:paraId="0D5152E5" w14:textId="77777777" w:rsidR="00921ADD" w:rsidRPr="006F14C5" w:rsidRDefault="007023C5">
      <w:pPr>
        <w:pStyle w:val="BookGlossary"/>
        <w:spacing w:after="110" w:line="220" w:lineRule="exact"/>
        <w:jc w:val="left"/>
        <w:rPr>
          <w:color w:val="auto"/>
        </w:rPr>
      </w:pPr>
      <w:r>
        <w:rPr>
          <w:b/>
          <w:color w:val="auto"/>
          <w:sz w:val="18"/>
        </w:rPr>
        <w:t xml:space="preserve">AI</w:t>
      </w:r>
      <w:del w:id="9016" w:author="Revisão editorial" w:date="2026-10-25T12:00:00Z">
        <w:r>
          <w:rPr>
            <w:color w:val="auto"/>
            <w:sz w:val="18"/>
          </w:rPr>
          <w:delText xml:space="preserve"> —</w:delText>
        </w:r>
      </w:del>
      <w:ins w:id="9017" w:author="Revisão editorial" w:date="2026-10-25T12:00:00Z">
        <w:r>
          <w:rPr>
            <w:color w:val="auto"/>
            <w:sz w:val="18"/>
          </w:rPr>
          <w:t xml:space="preserve">:</w:t>
        </w:r>
      </w:ins>
      <w:r>
        <w:rPr>
          <w:color w:val="auto"/>
          <w:sz w:val="18"/>
        </w:rPr>
        <w:t xml:space="preserve"> Artificial Intelligence (Inteligência Artificial)</w:t>
      </w:r>
    </w:p>
    <w:p w14:paraId="03E5C4B5" w14:textId="77777777" w:rsidR="00921ADD" w:rsidRPr="006F14C5" w:rsidRDefault="007023C5">
      <w:pPr>
        <w:pStyle w:val="BookGlossary"/>
        <w:spacing w:after="110" w:line="220" w:lineRule="exact"/>
        <w:jc w:val="left"/>
        <w:rPr>
          <w:color w:val="auto"/>
        </w:rPr>
      </w:pPr>
      <w:r>
        <w:rPr>
          <w:b/>
          <w:bCs/>
          <w:color w:val="auto"/>
          <w:sz w:val="18"/>
        </w:rPr>
        <w:t xml:space="preserve">ANEEL</w:t>
      </w:r>
      <w:del w:id="9018" w:author="Revisão editorial" w:date="2026-10-25T12:00:00Z">
        <w:r>
          <w:rPr>
            <w:color w:val="auto"/>
            <w:sz w:val="18"/>
          </w:rPr>
          <w:delText xml:space="preserve"> —</w:delText>
        </w:r>
      </w:del>
      <w:ins w:id="9019" w:author="Revisão editorial" w:date="2026-10-25T12:00:00Z">
        <w:r>
          <w:rPr>
            <w:color w:val="auto"/>
            <w:sz w:val="18"/>
          </w:rPr>
          <w:t xml:space="preserve">:</w:t>
        </w:r>
      </w:ins>
      <w:r>
        <w:rPr>
          <w:color w:val="auto"/>
          <w:sz w:val="18"/>
        </w:rPr>
        <w:t xml:space="preserve"> Agência Nacional de Energia Elétrica</w:t>
      </w:r>
    </w:p>
    <w:p w14:paraId="20B7F8FF" w14:textId="77777777" w:rsidR="00921ADD" w:rsidRPr="006F14C5" w:rsidRDefault="007023C5">
      <w:pPr>
        <w:pStyle w:val="BookGlossary"/>
        <w:spacing w:after="110" w:line="220" w:lineRule="exact"/>
        <w:jc w:val="left"/>
        <w:rPr>
          <w:color w:val="auto"/>
        </w:rPr>
      </w:pPr>
      <w:r>
        <w:rPr>
          <w:b/>
          <w:color w:val="auto"/>
          <w:sz w:val="18"/>
        </w:rPr>
        <w:t xml:space="preserve">ANM</w:t>
      </w:r>
      <w:del w:id="9020" w:author="Revisão editorial" w:date="2026-10-25T12:00:00Z">
        <w:r>
          <w:rPr>
            <w:color w:val="auto"/>
            <w:sz w:val="18"/>
          </w:rPr>
          <w:delText xml:space="preserve"> —</w:delText>
        </w:r>
      </w:del>
      <w:ins w:id="9021" w:author="Revisão editorial" w:date="2026-10-25T12:00:00Z">
        <w:r>
          <w:rPr>
            <w:color w:val="auto"/>
            <w:sz w:val="18"/>
          </w:rPr>
          <w:t xml:space="preserve">:</w:t>
        </w:r>
      </w:ins>
      <w:r>
        <w:rPr>
          <w:color w:val="auto"/>
          <w:sz w:val="18"/>
        </w:rPr>
        <w:t xml:space="preserve"> Agência Nacional de Mineração</w:t>
      </w:r>
    </w:p>
    <w:p w14:paraId="4CD80CAD" w14:textId="77777777" w:rsidR="00921ADD" w:rsidRPr="006F14C5" w:rsidRDefault="007023C5">
      <w:pPr>
        <w:pStyle w:val="BookGlossary"/>
        <w:spacing w:after="110" w:line="220" w:lineRule="exact"/>
        <w:jc w:val="left"/>
        <w:rPr>
          <w:color w:val="auto"/>
        </w:rPr>
      </w:pPr>
      <w:r>
        <w:rPr>
          <w:b/>
          <w:color w:val="auto"/>
          <w:sz w:val="18"/>
        </w:rPr>
        <w:t xml:space="preserve">ANP</w:t>
      </w:r>
      <w:del w:id="9022" w:author="Revisão editorial" w:date="2026-10-25T12:00:00Z">
        <w:r>
          <w:rPr>
            <w:color w:val="auto"/>
            <w:sz w:val="18"/>
          </w:rPr>
          <w:delText xml:space="preserve"> —</w:delText>
        </w:r>
      </w:del>
      <w:ins w:id="9023" w:author="Revisão editorial" w:date="2026-10-25T12:00:00Z">
        <w:r>
          <w:rPr>
            <w:color w:val="auto"/>
            <w:sz w:val="18"/>
          </w:rPr>
          <w:t xml:space="preserve">:</w:t>
        </w:r>
      </w:ins>
      <w:r>
        <w:rPr>
          <w:color w:val="auto"/>
          <w:sz w:val="18"/>
        </w:rPr>
        <w:t xml:space="preserve"> Agência Nacional do Petróleo, Gás Natural e Biocombustíveis</w:t>
      </w:r>
    </w:p>
    <w:p w:rsidR="00921ADD" w:rsidRPr="006F14C5" w:rsidRDefault="007023C5">
      <w:pPr>
        <w:pStyle w:val="BookGlossary"/>
        <w:spacing w:after="110" w:line="220" w:lineRule="exact"/>
        <w:jc w:val="left"/>
        <w:rPr>
          <w:ins w:id="7002" w:author="Revisão editorial" w:date="2026-10-25T12:00:00Z"/>
          <w:color w:val="auto"/>
        </w:rPr>
      </w:pPr>
      <w:ins w:id="7003" w:author="Revisão editorial" w:date="2026-10-25T12:00:00Z">
        <w:r>
          <w:rPr>
            <w:b/>
            <w:color w:val="auto"/>
            <w:sz w:val="18"/>
          </w:rPr>
          <w:t xml:space="preserve">ANTT:</w:t>
        </w:r>
      </w:ins>
      <w:ins w:id="7003" w:author="Revisão editorial" w:date="2026-10-25T12:00:00Z">
        <w:r>
          <w:rPr>
            <w:color w:val="auto"/>
            <w:sz w:val="18"/>
          </w:rPr>
          <w:t xml:space="preserve"> Agência Nacional de Transportes Terrestres</w:t>
        </w:r>
      </w:ins>
    </w:p>
    <w:p w14:paraId="176B31FA" w14:textId="77777777" w:rsidR="00921ADD" w:rsidRPr="006F14C5" w:rsidRDefault="007023C5">
      <w:pPr>
        <w:pStyle w:val="BookGlossary"/>
        <w:spacing w:after="110" w:line="220" w:lineRule="exact"/>
        <w:jc w:val="left"/>
        <w:rPr>
          <w:color w:val="auto"/>
        </w:rPr>
      </w:pPr>
      <w:r>
        <w:rPr>
          <w:b/>
          <w:color w:val="auto"/>
          <w:sz w:val="18"/>
        </w:rPr>
        <w:t xml:space="preserve">API</w:t>
      </w:r>
      <w:del w:id="9024" w:author="Revisão editorial" w:date="2026-10-25T12:00:00Z">
        <w:r>
          <w:rPr>
            <w:color w:val="auto"/>
            <w:sz w:val="18"/>
          </w:rPr>
          <w:delText xml:space="preserve"> —</w:delText>
        </w:r>
      </w:del>
      <w:ins w:id="9025" w:author="Revisão editorial" w:date="2026-10-25T12:00:00Z">
        <w:r>
          <w:rPr>
            <w:color w:val="auto"/>
            <w:sz w:val="18"/>
          </w:rPr>
          <w:t xml:space="preserve">:</w:t>
        </w:r>
      </w:ins>
      <w:r>
        <w:rPr>
          <w:color w:val="auto"/>
          <w:sz w:val="18"/>
        </w:rPr>
        <w:t xml:space="preserve"> Application Programming Interface (Interface de Programação de Aplicações) / American Petroleum Institute</w:t>
      </w:r>
    </w:p>
    <w:p w14:paraId="0668F13B" w14:textId="77777777" w:rsidR="00921ADD" w:rsidRPr="006F14C5" w:rsidRDefault="007023C5">
      <w:pPr>
        <w:pStyle w:val="BookGlossary"/>
        <w:spacing w:after="110" w:line="220" w:lineRule="exact"/>
        <w:jc w:val="left"/>
        <w:rPr>
          <w:color w:val="auto"/>
        </w:rPr>
      </w:pPr>
      <w:r>
        <w:rPr>
          <w:b/>
          <w:color w:val="auto"/>
          <w:sz w:val="18"/>
        </w:rPr>
        <w:t xml:space="preserve">ARIMA</w:t>
      </w:r>
      <w:del w:id="9026" w:author="Revisão editorial" w:date="2026-10-25T12:00:00Z">
        <w:r>
          <w:rPr>
            <w:color w:val="auto"/>
            <w:sz w:val="18"/>
          </w:rPr>
          <w:delText xml:space="preserve"> —</w:delText>
        </w:r>
      </w:del>
      <w:ins w:id="9027" w:author="Revisão editorial" w:date="2026-10-25T12:00:00Z">
        <w:r>
          <w:rPr>
            <w:color w:val="auto"/>
            <w:sz w:val="18"/>
          </w:rPr>
          <w:t xml:space="preserve">:</w:t>
        </w:r>
      </w:ins>
      <w:r>
        <w:rPr>
          <w:color w:val="auto"/>
          <w:sz w:val="18"/>
        </w:rPr>
        <w:t xml:space="preserve"> AutoRegressive Integrated Moving Average (Média Móvel Integrada Autorregressiva)</w:t>
      </w:r>
    </w:p>
    <w:p w14:paraId="02FB1AC3" w14:textId="77777777" w:rsidR="00921ADD" w:rsidRPr="006F14C5" w:rsidRDefault="007023C5">
      <w:pPr>
        <w:pStyle w:val="BookGlossary"/>
        <w:spacing w:after="110" w:line="220" w:lineRule="exact"/>
        <w:jc w:val="left"/>
        <w:rPr>
          <w:color w:val="auto"/>
        </w:rPr>
      </w:pPr>
      <w:r>
        <w:rPr>
          <w:b/>
          <w:color w:val="auto"/>
          <w:sz w:val="18"/>
        </w:rPr>
        <w:t xml:space="preserve">ATEX</w:t>
      </w:r>
      <w:del w:id="9028" w:author="Revisão editorial" w:date="2026-10-25T12:00:00Z">
        <w:r>
          <w:rPr>
            <w:color w:val="auto"/>
            <w:sz w:val="18"/>
          </w:rPr>
          <w:delText xml:space="preserve"> —</w:delText>
        </w:r>
      </w:del>
      <w:ins w:id="9029" w:author="Revisão editorial" w:date="2026-10-25T12:00:00Z">
        <w:r>
          <w:rPr>
            <w:color w:val="auto"/>
            <w:sz w:val="18"/>
          </w:rPr>
          <w:t xml:space="preserve">:</w:t>
        </w:r>
      </w:ins>
      <w:r>
        <w:rPr>
          <w:color w:val="auto"/>
          <w:sz w:val="18"/>
        </w:rPr>
        <w:t xml:space="preserve"> Atmosphères Explosibles (Atmosferas Explosivas)</w:t>
      </w:r>
    </w:p>
    <w:p w14:paraId="763E5266" w14:textId="77777777" w:rsidR="00921ADD" w:rsidRPr="006F14C5" w:rsidRDefault="007023C5">
      <w:pPr>
        <w:pStyle w:val="BookGlossary"/>
        <w:spacing w:after="110" w:line="220" w:lineRule="exact"/>
        <w:jc w:val="left"/>
        <w:rPr>
          <w:color w:val="auto"/>
        </w:rPr>
      </w:pPr>
      <w:r>
        <w:rPr>
          <w:b/>
          <w:bCs/>
          <w:color w:val="auto"/>
          <w:sz w:val="18"/>
        </w:rPr>
        <w:t xml:space="preserve">BAC</w:t>
      </w:r>
      <w:del w:id="9030" w:author="Revisão editorial" w:date="2026-10-25T12:00:00Z">
        <w:r>
          <w:rPr>
            <w:color w:val="auto"/>
            <w:sz w:val="18"/>
          </w:rPr>
          <w:delText xml:space="preserve"> —</w:delText>
        </w:r>
      </w:del>
      <w:ins w:id="9031" w:author="Revisão editorial" w:date="2026-10-25T12:00:00Z">
        <w:r>
          <w:rPr>
            <w:color w:val="auto"/>
            <w:sz w:val="18"/>
          </w:rPr>
          <w:t xml:space="preserve">:</w:t>
        </w:r>
      </w:ins>
      <w:r>
        <w:rPr>
          <w:color w:val="auto"/>
          <w:sz w:val="18"/>
        </w:rPr>
        <w:t xml:space="preserve"> Budget at Completion (Orçamento na Conclusão)</w:t>
      </w:r>
    </w:p>
    <w:p w14:paraId="4FEC0FAA" w14:textId="77777777" w:rsidR="00921ADD" w:rsidRPr="006F14C5" w:rsidRDefault="007023C5">
      <w:pPr>
        <w:pStyle w:val="BookGlossary"/>
        <w:spacing w:after="110" w:line="220" w:lineRule="exact"/>
        <w:jc w:val="left"/>
        <w:rPr>
          <w:color w:val="auto"/>
        </w:rPr>
      </w:pPr>
      <w:r>
        <w:rPr>
          <w:b/>
          <w:bCs/>
          <w:color w:val="auto"/>
          <w:sz w:val="18"/>
        </w:rPr>
        <w:t xml:space="preserve">BHA</w:t>
      </w:r>
      <w:del w:id="9032" w:author="Revisão editorial" w:date="2026-10-25T12:00:00Z">
        <w:r>
          <w:rPr>
            <w:color w:val="auto"/>
            <w:sz w:val="18"/>
          </w:rPr>
          <w:delText xml:space="preserve"> —</w:delText>
        </w:r>
      </w:del>
      <w:ins w:id="9033" w:author="Revisão editorial" w:date="2026-10-25T12:00:00Z">
        <w:r>
          <w:rPr>
            <w:color w:val="auto"/>
            <w:sz w:val="18"/>
          </w:rPr>
          <w:t xml:space="preserve">:</w:t>
        </w:r>
      </w:ins>
      <w:r>
        <w:rPr>
          <w:color w:val="auto"/>
          <w:sz w:val="18"/>
        </w:rPr>
        <w:t xml:space="preserve"> Bottom Hole Assembly (Conjunto de Fundo de Poço)</w:t>
      </w:r>
    </w:p>
    <w:p w14:paraId="2E21B9DC" w14:textId="77777777" w:rsidR="00921ADD" w:rsidRPr="006F14C5" w:rsidRDefault="007023C5">
      <w:pPr>
        <w:pStyle w:val="BookGlossary"/>
        <w:spacing w:after="110" w:line="220" w:lineRule="exact"/>
        <w:jc w:val="left"/>
        <w:rPr>
          <w:color w:val="auto"/>
        </w:rPr>
      </w:pPr>
      <w:r>
        <w:rPr>
          <w:b/>
          <w:color w:val="auto"/>
          <w:sz w:val="18"/>
        </w:rPr>
        <w:t xml:space="preserve">BI</w:t>
      </w:r>
      <w:del w:id="9034" w:author="Revisão editorial" w:date="2026-10-25T12:00:00Z">
        <w:r>
          <w:rPr>
            <w:color w:val="auto"/>
            <w:sz w:val="18"/>
          </w:rPr>
          <w:delText xml:space="preserve"> —</w:delText>
        </w:r>
      </w:del>
      <w:ins w:id="9035" w:author="Revisão editorial" w:date="2026-10-25T12:00:00Z">
        <w:r>
          <w:rPr>
            <w:color w:val="auto"/>
            <w:sz w:val="18"/>
          </w:rPr>
          <w:t xml:space="preserve">:</w:t>
        </w:r>
      </w:ins>
      <w:r>
        <w:rPr>
          <w:color w:val="auto"/>
          <w:sz w:val="18"/>
        </w:rPr>
        <w:t xml:space="preserve"> Business Intelligence</w:t>
      </w:r>
    </w:p>
    <w:p w14:paraId="5EE4033D" w14:textId="77777777" w:rsidR="00921ADD" w:rsidRPr="006F14C5" w:rsidRDefault="007023C5">
      <w:pPr>
        <w:pStyle w:val="BookGlossary"/>
        <w:spacing w:after="110" w:line="220" w:lineRule="exact"/>
        <w:jc w:val="left"/>
        <w:rPr>
          <w:color w:val="auto"/>
        </w:rPr>
      </w:pPr>
      <w:r>
        <w:rPr>
          <w:b/>
          <w:bCs/>
          <w:color w:val="auto"/>
          <w:sz w:val="18"/>
        </w:rPr>
        <w:t xml:space="preserve">BNDES</w:t>
      </w:r>
      <w:del w:id="9036" w:author="Revisão editorial" w:date="2026-10-25T12:00:00Z">
        <w:r>
          <w:rPr>
            <w:color w:val="auto"/>
            <w:sz w:val="18"/>
          </w:rPr>
          <w:delText xml:space="preserve"> —</w:delText>
        </w:r>
      </w:del>
      <w:ins w:id="9037" w:author="Revisão editorial" w:date="2026-10-25T12:00:00Z">
        <w:r>
          <w:rPr>
            <w:color w:val="auto"/>
            <w:sz w:val="18"/>
          </w:rPr>
          <w:t xml:space="preserve">:</w:t>
        </w:r>
      </w:ins>
      <w:r>
        <w:rPr>
          <w:color w:val="auto"/>
          <w:sz w:val="18"/>
        </w:rPr>
        <w:t xml:space="preserve"> Banco Nacional de Desenvolvimento Econômico e Social</w:t>
      </w:r>
    </w:p>
    <w:p w14:paraId="6C5D1E96" w14:textId="77777777" w:rsidR="00921ADD" w:rsidRPr="006F14C5" w:rsidRDefault="007023C5">
      <w:pPr>
        <w:pStyle w:val="BookGlossary"/>
        <w:spacing w:after="110" w:line="220" w:lineRule="exact"/>
        <w:jc w:val="left"/>
        <w:rPr>
          <w:color w:val="auto"/>
        </w:rPr>
      </w:pPr>
      <w:r>
        <w:rPr>
          <w:b/>
          <w:color w:val="auto"/>
          <w:sz w:val="18"/>
        </w:rPr>
        <w:t xml:space="preserve">CAD</w:t>
      </w:r>
      <w:del w:id="9038" w:author="Revisão editorial" w:date="2026-10-25T12:00:00Z">
        <w:r>
          <w:rPr>
            <w:color w:val="auto"/>
            <w:sz w:val="18"/>
          </w:rPr>
          <w:delText xml:space="preserve"> —</w:delText>
        </w:r>
      </w:del>
      <w:ins w:id="9039" w:author="Revisão editorial" w:date="2026-10-25T12:00:00Z">
        <w:r>
          <w:rPr>
            <w:color w:val="auto"/>
            <w:sz w:val="18"/>
          </w:rPr>
          <w:t xml:space="preserve">:</w:t>
        </w:r>
      </w:ins>
      <w:r>
        <w:rPr>
          <w:color w:val="auto"/>
          <w:sz w:val="18"/>
        </w:rPr>
        <w:t xml:space="preserve"> Computer-Aided Design (Desenho Assistido por Computador)</w:t>
      </w:r>
    </w:p>
    <w:p w14:paraId="4B6B621E" w14:textId="77777777" w:rsidR="00921ADD" w:rsidRPr="006F14C5" w:rsidRDefault="007023C5">
      <w:pPr>
        <w:pStyle w:val="BookGlossary"/>
        <w:spacing w:after="110" w:line="220" w:lineRule="exact"/>
        <w:jc w:val="left"/>
        <w:rPr>
          <w:color w:val="auto"/>
        </w:rPr>
      </w:pPr>
      <w:r>
        <w:rPr>
          <w:b/>
          <w:color w:val="auto"/>
          <w:sz w:val="18"/>
        </w:rPr>
        <w:t xml:space="preserve">CAPEX</w:t>
      </w:r>
      <w:del w:id="9040" w:author="Revisão editorial" w:date="2026-10-25T12:00:00Z">
        <w:r>
          <w:rPr>
            <w:color w:val="auto"/>
            <w:sz w:val="18"/>
          </w:rPr>
          <w:delText xml:space="preserve"> —</w:delText>
        </w:r>
      </w:del>
      <w:ins w:id="9041" w:author="Revisão editorial" w:date="2026-10-25T12:00:00Z">
        <w:r>
          <w:rPr>
            <w:color w:val="auto"/>
            <w:sz w:val="18"/>
          </w:rPr>
          <w:t xml:space="preserve">:</w:t>
        </w:r>
      </w:ins>
      <w:r>
        <w:rPr>
          <w:color w:val="auto"/>
          <w:sz w:val="18"/>
        </w:rPr>
        <w:t xml:space="preserve"> Capital Expenditure (Despesas de Capital)</w:t>
      </w:r>
    </w:p>
    <w:p w14:paraId="719FFC07" w14:textId="77777777" w:rsidR="00921ADD" w:rsidRPr="006F14C5" w:rsidRDefault="007023C5">
      <w:pPr>
        <w:pStyle w:val="BookGlossary"/>
        <w:spacing w:after="110" w:line="220" w:lineRule="exact"/>
        <w:jc w:val="left"/>
        <w:rPr>
          <w:color w:val="auto"/>
        </w:rPr>
      </w:pPr>
      <w:r>
        <w:rPr>
          <w:b/>
          <w:bCs/>
          <w:color w:val="auto"/>
          <w:sz w:val="18"/>
        </w:rPr>
        <w:t xml:space="preserve">CII</w:t>
      </w:r>
      <w:del w:id="9042" w:author="Revisão editorial" w:date="2026-10-25T12:00:00Z">
        <w:r>
          <w:rPr>
            <w:color w:val="auto"/>
            <w:sz w:val="18"/>
          </w:rPr>
          <w:delText xml:space="preserve"> —</w:delText>
        </w:r>
      </w:del>
      <w:ins w:id="9043" w:author="Revisão editorial" w:date="2026-10-25T12:00:00Z">
        <w:r>
          <w:rPr>
            <w:color w:val="auto"/>
            <w:sz w:val="18"/>
          </w:rPr>
          <w:t xml:space="preserve">:</w:t>
        </w:r>
      </w:ins>
      <w:r>
        <w:rPr>
          <w:color w:val="auto"/>
          <w:sz w:val="18"/>
        </w:rPr>
        <w:t xml:space="preserve"> Construction Industry Institute</w:t>
      </w:r>
    </w:p>
    <w:p w14:paraId="21947E4C" w14:textId="77777777" w:rsidR="00921ADD" w:rsidRPr="006F14C5" w:rsidRDefault="007023C5">
      <w:pPr>
        <w:pStyle w:val="BookGlossary"/>
        <w:spacing w:after="110" w:line="220" w:lineRule="exact"/>
        <w:jc w:val="left"/>
        <w:rPr>
          <w:color w:val="auto"/>
        </w:rPr>
      </w:pPr>
      <w:r>
        <w:rPr>
          <w:b/>
          <w:color w:val="auto"/>
          <w:sz w:val="18"/>
        </w:rPr>
        <w:t xml:space="preserve">CO2</w:t>
      </w:r>
      <w:del w:id="9044" w:author="Revisão editorial" w:date="2026-10-25T12:00:00Z">
        <w:r>
          <w:rPr>
            <w:color w:val="auto"/>
            <w:sz w:val="18"/>
          </w:rPr>
          <w:delText xml:space="preserve"> —</w:delText>
        </w:r>
      </w:del>
      <w:ins w:id="9045" w:author="Revisão editorial" w:date="2026-10-25T12:00:00Z">
        <w:r>
          <w:rPr>
            <w:color w:val="auto"/>
            <w:sz w:val="18"/>
          </w:rPr>
          <w:t xml:space="preserve">:</w:t>
        </w:r>
      </w:ins>
      <w:r>
        <w:rPr>
          <w:color w:val="auto"/>
          <w:sz w:val="18"/>
        </w:rPr>
        <w:t xml:space="preserve"> Dióxido de Carbono</w:t>
      </w:r>
    </w:p>
    <w:p w14:paraId="58BDF6DC" w14:textId="77777777" w:rsidR="00921ADD" w:rsidRPr="006F14C5" w:rsidRDefault="007023C5">
      <w:pPr>
        <w:pStyle w:val="BookGlossary"/>
        <w:spacing w:after="110" w:line="220" w:lineRule="exact"/>
        <w:jc w:val="left"/>
        <w:rPr>
          <w:color w:val="auto"/>
        </w:rPr>
      </w:pPr>
      <w:r>
        <w:rPr>
          <w:b/>
          <w:bCs/>
          <w:color w:val="auto"/>
          <w:sz w:val="18"/>
        </w:rPr>
        <w:t xml:space="preserve">COD</w:t>
      </w:r>
      <w:del w:id="9046" w:author="Revisão editorial" w:date="2026-10-25T12:00:00Z">
        <w:r>
          <w:rPr>
            <w:color w:val="auto"/>
            <w:sz w:val="18"/>
          </w:rPr>
          <w:delText xml:space="preserve"> —</w:delText>
        </w:r>
      </w:del>
      <w:ins w:id="9047" w:author="Revisão editorial" w:date="2026-10-25T12:00:00Z">
        <w:r>
          <w:rPr>
            <w:color w:val="auto"/>
            <w:sz w:val="18"/>
          </w:rPr>
          <w:t xml:space="preserve">:</w:t>
        </w:r>
      </w:ins>
      <w:r>
        <w:rPr>
          <w:color w:val="auto"/>
          <w:sz w:val="18"/>
        </w:rPr>
        <w:t xml:space="preserve"> Commercial Operation Date (Data de Início da Operação Comercial)</w:t>
      </w:r>
    </w:p>
    <w:p w14:paraId="0AB43A2E" w14:textId="77777777" w:rsidR="00921ADD" w:rsidRPr="006F14C5" w:rsidRDefault="007023C5">
      <w:pPr>
        <w:pStyle w:val="BookGlossary"/>
        <w:spacing w:after="110" w:line="220" w:lineRule="exact"/>
        <w:jc w:val="left"/>
        <w:rPr>
          <w:color w:val="auto"/>
        </w:rPr>
      </w:pPr>
      <w:r>
        <w:rPr>
          <w:b/>
          <w:color w:val="auto"/>
          <w:sz w:val="18"/>
        </w:rPr>
        <w:t xml:space="preserve">CONAMA</w:t>
      </w:r>
      <w:del w:id="9048" w:author="Revisão editorial" w:date="2026-10-25T12:00:00Z">
        <w:r>
          <w:rPr>
            <w:color w:val="auto"/>
            <w:sz w:val="18"/>
          </w:rPr>
          <w:delText xml:space="preserve"> —</w:delText>
        </w:r>
      </w:del>
      <w:ins w:id="9049" w:author="Revisão editorial" w:date="2026-10-25T12:00:00Z">
        <w:r>
          <w:rPr>
            <w:color w:val="auto"/>
            <w:sz w:val="18"/>
          </w:rPr>
          <w:t xml:space="preserve">:</w:t>
        </w:r>
      </w:ins>
      <w:r>
        <w:rPr>
          <w:color w:val="auto"/>
          <w:sz w:val="18"/>
        </w:rPr>
        <w:t xml:space="preserve"> Conselho Nacional do Meio Ambiente</w:t>
      </w:r>
    </w:p>
    <w:p w14:paraId="3F28AB89" w14:textId="77777777" w:rsidR="00921ADD" w:rsidRPr="006F14C5" w:rsidRDefault="007023C5">
      <w:pPr>
        <w:pStyle w:val="BookGlossary"/>
        <w:spacing w:after="110" w:line="220" w:lineRule="exact"/>
        <w:jc w:val="left"/>
        <w:rPr>
          <w:color w:val="auto"/>
        </w:rPr>
      </w:pPr>
      <w:r>
        <w:rPr>
          <w:b/>
          <w:bCs/>
          <w:color w:val="auto"/>
          <w:sz w:val="18"/>
        </w:rPr>
        <w:t xml:space="preserve">CoT</w:t>
      </w:r>
      <w:del w:id="9050" w:author="Revisão editorial" w:date="2026-10-25T12:00:00Z">
        <w:r>
          <w:rPr>
            <w:color w:val="auto"/>
            <w:sz w:val="18"/>
          </w:rPr>
          <w:delText xml:space="preserve"> —</w:delText>
        </w:r>
      </w:del>
      <w:ins w:id="9051" w:author="Revisão editorial" w:date="2026-10-25T12:00:00Z">
        <w:r>
          <w:rPr>
            <w:color w:val="auto"/>
            <w:sz w:val="18"/>
          </w:rPr>
          <w:t xml:space="preserve">:</w:t>
        </w:r>
      </w:ins>
      <w:r>
        <w:rPr>
          <w:color w:val="auto"/>
          <w:sz w:val="18"/>
        </w:rPr>
        <w:t xml:space="preserve"> Chain-of-Thought (Cadeia de Pensamento)</w:t>
      </w:r>
      <w:del w:id="9052" w:author="Revisão editorial" w:date="2026-10-25T12:00:00Z">
        <w:r>
          <w:rPr>
            <w:color w:val="auto"/>
            <w:sz w:val="18"/>
          </w:rPr>
          <w:delText xml:space="preserve"> —</w:delText>
        </w:r>
      </w:del>
      <w:ins w:id="9053" w:author="Revisão editorial" w:date="2026-10-25T12:00:00Z">
        <w:r>
          <w:rPr>
            <w:color w:val="auto"/>
            <w:sz w:val="18"/>
          </w:rPr>
          <w:t xml:space="preserve">,</w:t>
        </w:r>
      </w:ins>
      <w:r>
        <w:rPr>
          <w:color w:val="auto"/>
          <w:sz w:val="18"/>
        </w:rPr>
        <w:t xml:space="preserve"> técnica de Prompt Engineering</w:t>
      </w:r>
    </w:p>
    <w:p w14:paraId="164982C9" w14:textId="77777777" w:rsidR="00921ADD" w:rsidRPr="006F14C5" w:rsidRDefault="007023C5">
      <w:pPr>
        <w:pStyle w:val="BookGlossary"/>
        <w:spacing w:after="110" w:line="220" w:lineRule="exact"/>
        <w:jc w:val="left"/>
        <w:rPr>
          <w:color w:val="auto"/>
        </w:rPr>
      </w:pPr>
      <w:r>
        <w:rPr>
          <w:b/>
          <w:color w:val="auto"/>
          <w:sz w:val="18"/>
        </w:rPr>
        <w:t xml:space="preserve">CPI</w:t>
      </w:r>
      <w:del w:id="9054" w:author="Revisão editorial" w:date="2026-10-25T12:00:00Z">
        <w:r>
          <w:rPr>
            <w:color w:val="auto"/>
            <w:sz w:val="18"/>
          </w:rPr>
          <w:delText xml:space="preserve"> —</w:delText>
        </w:r>
      </w:del>
      <w:ins w:id="9055" w:author="Revisão editorial" w:date="2026-10-25T12:00:00Z">
        <w:r>
          <w:rPr>
            <w:color w:val="auto"/>
            <w:sz w:val="18"/>
          </w:rPr>
          <w:t xml:space="preserve">:</w:t>
        </w:r>
      </w:ins>
      <w:r>
        <w:rPr>
          <w:color w:val="auto"/>
          <w:sz w:val="18"/>
        </w:rPr>
        <w:t xml:space="preserve"> Cost Performance Index (Índice de Desempenho de Custos)</w:t>
      </w:r>
    </w:p>
    <w:p w14:paraId="1D2B0E99" w14:textId="77777777" w:rsidR="00921ADD" w:rsidRPr="006F14C5" w:rsidRDefault="007023C5">
      <w:pPr>
        <w:pStyle w:val="BookGlossary"/>
        <w:spacing w:after="110" w:line="220" w:lineRule="exact"/>
        <w:jc w:val="left"/>
        <w:rPr>
          <w:color w:val="auto"/>
        </w:rPr>
      </w:pPr>
      <w:r>
        <w:rPr>
          <w:b/>
          <w:color w:val="auto"/>
          <w:sz w:val="18"/>
        </w:rPr>
        <w:t xml:space="preserve">CPM</w:t>
      </w:r>
      <w:del w:id="9056" w:author="Revisão editorial" w:date="2026-10-25T12:00:00Z">
        <w:r>
          <w:rPr>
            <w:color w:val="auto"/>
            <w:sz w:val="18"/>
          </w:rPr>
          <w:delText xml:space="preserve"> —</w:delText>
        </w:r>
      </w:del>
      <w:ins w:id="9057" w:author="Revisão editorial" w:date="2026-10-25T12:00:00Z">
        <w:r>
          <w:rPr>
            <w:color w:val="auto"/>
            <w:sz w:val="18"/>
          </w:rPr>
          <w:t xml:space="preserve">:</w:t>
        </w:r>
      </w:ins>
      <w:r>
        <w:rPr>
          <w:color w:val="auto"/>
          <w:sz w:val="18"/>
        </w:rPr>
        <w:t xml:space="preserve"> Critical Path Method (Método do Caminho Crítico)</w:t>
      </w:r>
    </w:p>
    <w:p w14:paraId="17DBB231" w14:textId="77777777" w:rsidR="00921ADD" w:rsidRPr="006F14C5" w:rsidRDefault="007023C5">
      <w:pPr>
        <w:pStyle w:val="BookGlossary"/>
        <w:spacing w:after="110" w:line="220" w:lineRule="exact"/>
        <w:jc w:val="left"/>
        <w:rPr>
          <w:color w:val="auto"/>
        </w:rPr>
      </w:pPr>
      <w:r>
        <w:rPr>
          <w:b/>
          <w:color w:val="auto"/>
          <w:sz w:val="18"/>
        </w:rPr>
        <w:t xml:space="preserve">CV</w:t>
      </w:r>
      <w:del w:id="9058" w:author="Revisão editorial" w:date="2026-10-25T12:00:00Z">
        <w:r>
          <w:rPr>
            <w:color w:val="auto"/>
            <w:sz w:val="18"/>
          </w:rPr>
          <w:delText xml:space="preserve"> —</w:delText>
        </w:r>
      </w:del>
      <w:ins w:id="9059" w:author="Revisão editorial" w:date="2026-10-25T12:00:00Z">
        <w:r>
          <w:rPr>
            <w:color w:val="auto"/>
            <w:sz w:val="18"/>
          </w:rPr>
          <w:t xml:space="preserve">:</w:t>
        </w:r>
      </w:ins>
      <w:r>
        <w:rPr>
          <w:color w:val="auto"/>
          <w:sz w:val="18"/>
        </w:rPr>
        <w:t xml:space="preserve"> Cost Variance (Variação de Custos)</w:t>
      </w:r>
    </w:p>
    <w:p w14:paraId="624FB487" w14:textId="77777777" w:rsidR="00921ADD" w:rsidRPr="006F14C5" w:rsidRDefault="007023C5">
      <w:pPr>
        <w:pStyle w:val="BookGlossary"/>
        <w:spacing w:after="110" w:line="220" w:lineRule="exact"/>
        <w:jc w:val="left"/>
        <w:rPr>
          <w:color w:val="auto"/>
        </w:rPr>
      </w:pPr>
      <w:r>
        <w:rPr>
          <w:b/>
          <w:bCs/>
          <w:color w:val="auto"/>
          <w:sz w:val="18"/>
        </w:rPr>
        <w:t xml:space="preserve">DNIT</w:t>
      </w:r>
      <w:del w:id="9060" w:author="Revisão editorial" w:date="2026-10-25T12:00:00Z">
        <w:r>
          <w:rPr>
            <w:color w:val="auto"/>
            <w:sz w:val="18"/>
          </w:rPr>
          <w:delText xml:space="preserve"> —</w:delText>
        </w:r>
      </w:del>
      <w:ins w:id="9061" w:author="Revisão editorial" w:date="2026-10-25T12:00:00Z">
        <w:r>
          <w:rPr>
            <w:color w:val="auto"/>
            <w:sz w:val="18"/>
          </w:rPr>
          <w:t xml:space="preserve">:</w:t>
        </w:r>
      </w:ins>
      <w:r>
        <w:rPr>
          <w:color w:val="auto"/>
          <w:sz w:val="18"/>
        </w:rPr>
        <w:t xml:space="preserve"> Departamento Nacional de Infraestrutura de Transportes</w:t>
      </w:r>
    </w:p>
    <w:p w14:paraId="26CD77C3" w14:textId="77777777" w:rsidR="00921ADD" w:rsidRPr="006F14C5" w:rsidRDefault="007023C5">
      <w:pPr>
        <w:pStyle w:val="BookGlossary"/>
        <w:spacing w:after="110" w:line="220" w:lineRule="exact"/>
        <w:jc w:val="left"/>
        <w:rPr>
          <w:color w:val="auto"/>
        </w:rPr>
      </w:pPr>
      <w:r>
        <w:rPr>
          <w:b/>
          <w:bCs/>
          <w:color w:val="auto"/>
          <w:sz w:val="18"/>
        </w:rPr>
        <w:t xml:space="preserve">DNV</w:t>
      </w:r>
      <w:del w:id="9062" w:author="Revisão editorial" w:date="2026-10-25T12:00:00Z">
        <w:r>
          <w:rPr>
            <w:color w:val="auto"/>
            <w:sz w:val="18"/>
          </w:rPr>
          <w:delText xml:space="preserve"> —</w:delText>
        </w:r>
      </w:del>
      <w:ins w:id="9063" w:author="Revisão editorial" w:date="2026-10-25T12:00:00Z">
        <w:r>
          <w:rPr>
            <w:color w:val="auto"/>
            <w:sz w:val="18"/>
          </w:rPr>
          <w:t xml:space="preserve">:</w:t>
        </w:r>
      </w:ins>
      <w:r>
        <w:rPr>
          <w:color w:val="auto"/>
          <w:sz w:val="18"/>
        </w:rPr>
        <w:t xml:space="preserve"> Det Norske Veritas (Sociedade Classificadora)</w:t>
      </w:r>
    </w:p>
    <w:p w14:paraId="337829B7" w14:textId="77777777" w:rsidR="00921ADD" w:rsidRPr="006F14C5" w:rsidRDefault="007023C5">
      <w:pPr>
        <w:pStyle w:val="BookGlossary"/>
        <w:spacing w:after="110" w:line="220" w:lineRule="exact"/>
        <w:jc w:val="left"/>
        <w:rPr>
          <w:color w:val="auto"/>
        </w:rPr>
      </w:pPr>
      <w:r>
        <w:rPr>
          <w:b/>
          <w:bCs/>
          <w:color w:val="auto"/>
          <w:sz w:val="18"/>
        </w:rPr>
        <w:t xml:space="preserve">DSCR</w:t>
      </w:r>
      <w:del w:id="9064" w:author="Revisão editorial" w:date="2026-10-25T12:00:00Z">
        <w:r>
          <w:rPr>
            <w:color w:val="auto"/>
            <w:sz w:val="18"/>
          </w:rPr>
          <w:delText xml:space="preserve"> —</w:delText>
        </w:r>
      </w:del>
      <w:ins w:id="9065" w:author="Revisão editorial" w:date="2026-10-25T12:00:00Z">
        <w:r>
          <w:rPr>
            <w:color w:val="auto"/>
            <w:sz w:val="18"/>
          </w:rPr>
          <w:t xml:space="preserve">:</w:t>
        </w:r>
      </w:ins>
      <w:r>
        <w:rPr>
          <w:color w:val="auto"/>
          <w:sz w:val="18"/>
        </w:rPr>
        <w:t xml:space="preserve"> Debt Service Coverage Ratio (Índice de Cobertura do Serviço da Dívida)</w:t>
      </w:r>
    </w:p>
    <w:p w:rsidR="00921ADD" w:rsidRPr="006F14C5" w:rsidRDefault="007023C5">
      <w:pPr>
        <w:pStyle w:val="BookGlossary"/>
        <w:spacing w:after="110" w:line="220" w:lineRule="exact"/>
        <w:jc w:val="left"/>
        <w:rPr>
          <w:ins w:id="7004" w:author="Revisão editorial" w:date="2026-10-25T12:00:00Z"/>
          <w:color w:val="auto"/>
        </w:rPr>
      </w:pPr>
      <w:ins w:id="7005" w:author="Revisão editorial" w:date="2026-10-25T12:00:00Z">
        <w:r>
          <w:rPr>
            <w:b/>
            <w:color w:val="auto"/>
            <w:sz w:val="18"/>
          </w:rPr>
          <w:t xml:space="preserve">E&amp;P:</w:t>
        </w:r>
      </w:ins>
      <w:ins w:id="7005" w:author="Revisão editorial" w:date="2026-10-25T12:00:00Z">
        <w:r>
          <w:rPr>
            <w:color w:val="auto"/>
            <w:sz w:val="18"/>
          </w:rPr>
          <w:t xml:space="preserve"> Exploração e Produção</w:t>
        </w:r>
      </w:ins>
    </w:p>
    <w:p w14:paraId="23E51BF6" w14:textId="77777777" w:rsidR="00921ADD" w:rsidRPr="006F14C5" w:rsidRDefault="007023C5">
      <w:pPr>
        <w:pStyle w:val="BookGlossary"/>
        <w:spacing w:after="110" w:line="220" w:lineRule="exact"/>
        <w:jc w:val="left"/>
        <w:rPr>
          <w:color w:val="auto"/>
        </w:rPr>
      </w:pPr>
      <w:r>
        <w:rPr>
          <w:b/>
          <w:color w:val="auto"/>
          <w:sz w:val="18"/>
        </w:rPr>
        <w:t xml:space="preserve">EAC</w:t>
      </w:r>
      <w:del w:id="9066" w:author="Revisão editorial" w:date="2026-10-25T12:00:00Z">
        <w:r>
          <w:rPr>
            <w:color w:val="auto"/>
            <w:sz w:val="18"/>
          </w:rPr>
          <w:delText xml:space="preserve"> —</w:delText>
        </w:r>
      </w:del>
      <w:ins w:id="9067" w:author="Revisão editorial" w:date="2026-10-25T12:00:00Z">
        <w:r>
          <w:rPr>
            <w:color w:val="auto"/>
            <w:sz w:val="18"/>
          </w:rPr>
          <w:t xml:space="preserve">:</w:t>
        </w:r>
      </w:ins>
      <w:r>
        <w:rPr>
          <w:color w:val="auto"/>
          <w:sz w:val="18"/>
        </w:rPr>
        <w:t xml:space="preserve"> Estimate at Completion (Estimativa no Término)</w:t>
      </w:r>
    </w:p>
    <w:p w14:paraId="276E74F9" w14:textId="77777777" w:rsidR="00921ADD" w:rsidRPr="006F14C5" w:rsidRDefault="007023C5">
      <w:pPr>
        <w:pStyle w:val="BookGlossary"/>
        <w:spacing w:after="110" w:line="220" w:lineRule="exact"/>
        <w:jc w:val="left"/>
        <w:rPr>
          <w:color w:val="auto"/>
        </w:rPr>
      </w:pPr>
      <w:r>
        <w:rPr>
          <w:b/>
          <w:color w:val="auto"/>
          <w:sz w:val="18"/>
        </w:rPr>
        <w:t xml:space="preserve">EAP</w:t>
      </w:r>
      <w:del w:id="9068" w:author="Revisão editorial" w:date="2026-10-25T12:00:00Z">
        <w:r>
          <w:rPr>
            <w:color w:val="auto"/>
            <w:sz w:val="18"/>
          </w:rPr>
          <w:delText xml:space="preserve"> —</w:delText>
        </w:r>
      </w:del>
      <w:ins w:id="9069" w:author="Revisão editorial" w:date="2026-10-25T12:00:00Z">
        <w:r>
          <w:rPr>
            <w:color w:val="auto"/>
            <w:sz w:val="18"/>
          </w:rPr>
          <w:t xml:space="preserve">:</w:t>
        </w:r>
      </w:ins>
      <w:r>
        <w:rPr>
          <w:color w:val="auto"/>
          <w:sz w:val="18"/>
        </w:rPr>
        <w:t xml:space="preserve"> Estrutura Analítica do Projeto</w:t>
      </w:r>
    </w:p>
    <w:p w14:paraId="538A4EAB" w14:textId="77777777" w:rsidR="00921ADD" w:rsidRPr="006F14C5" w:rsidRDefault="007023C5">
      <w:pPr>
        <w:pStyle w:val="BookGlossary"/>
        <w:spacing w:after="110" w:line="220" w:lineRule="exact"/>
        <w:jc w:val="left"/>
        <w:rPr>
          <w:color w:val="auto"/>
        </w:rPr>
      </w:pPr>
      <w:r>
        <w:rPr>
          <w:b/>
          <w:bCs/>
          <w:color w:val="auto"/>
          <w:sz w:val="18"/>
        </w:rPr>
        <w:t xml:space="preserve">EIA</w:t>
      </w:r>
      <w:del w:id="9070" w:author="Revisão editorial" w:date="2026-10-25T12:00:00Z">
        <w:r>
          <w:rPr>
            <w:color w:val="auto"/>
            <w:sz w:val="18"/>
          </w:rPr>
          <w:delText xml:space="preserve"> —</w:delText>
        </w:r>
      </w:del>
      <w:ins w:id="9071" w:author="Revisão editorial" w:date="2026-10-25T12:00:00Z">
        <w:r>
          <w:rPr>
            <w:color w:val="auto"/>
            <w:sz w:val="18"/>
          </w:rPr>
          <w:t xml:space="preserve">:</w:t>
        </w:r>
      </w:ins>
      <w:r>
        <w:rPr>
          <w:color w:val="auto"/>
          <w:sz w:val="18"/>
        </w:rPr>
        <w:t xml:space="preserve"> Estudo de Impacto Ambiental</w:t>
      </w:r>
    </w:p>
    <w:p w14:paraId="7BF8EAA2" w14:textId="77777777" w:rsidR="00921ADD" w:rsidRPr="006F14C5" w:rsidRDefault="007023C5">
      <w:pPr>
        <w:pStyle w:val="BookGlossary"/>
        <w:spacing w:after="110" w:line="220" w:lineRule="exact"/>
        <w:jc w:val="left"/>
        <w:rPr>
          <w:color w:val="auto"/>
        </w:rPr>
      </w:pPr>
      <w:r>
        <w:rPr>
          <w:b/>
          <w:color w:val="auto"/>
          <w:sz w:val="18"/>
        </w:rPr>
        <w:t xml:space="preserve">EMV</w:t>
      </w:r>
      <w:del w:id="9072" w:author="Revisão editorial" w:date="2026-10-25T12:00:00Z">
        <w:r>
          <w:rPr>
            <w:color w:val="auto"/>
            <w:sz w:val="18"/>
          </w:rPr>
          <w:delText xml:space="preserve"> —</w:delText>
        </w:r>
      </w:del>
      <w:ins w:id="9073" w:author="Revisão editorial" w:date="2026-10-25T12:00:00Z">
        <w:r>
          <w:rPr>
            <w:color w:val="auto"/>
            <w:sz w:val="18"/>
          </w:rPr>
          <w:t xml:space="preserve">:</w:t>
        </w:r>
      </w:ins>
      <w:r>
        <w:rPr>
          <w:color w:val="auto"/>
          <w:sz w:val="18"/>
        </w:rPr>
        <w:t xml:space="preserve"> Expected Monetary Value (Valor Monetário Esperado)</w:t>
      </w:r>
    </w:p>
    <w:p w14:paraId="174E3400" w14:textId="77777777" w:rsidR="00921ADD" w:rsidRPr="006F14C5" w:rsidRDefault="007023C5">
      <w:pPr>
        <w:pStyle w:val="BookGlossary"/>
        <w:spacing w:after="110" w:line="220" w:lineRule="exact"/>
        <w:jc w:val="left"/>
        <w:rPr>
          <w:color w:val="auto"/>
        </w:rPr>
      </w:pPr>
      <w:r>
        <w:rPr>
          <w:b/>
          <w:bCs/>
          <w:color w:val="auto"/>
          <w:sz w:val="18"/>
        </w:rPr>
        <w:t xml:space="preserve">EOT</w:t>
      </w:r>
      <w:del w:id="9074" w:author="Revisão editorial" w:date="2026-10-25T12:00:00Z">
        <w:r>
          <w:rPr>
            <w:color w:val="auto"/>
            <w:sz w:val="18"/>
          </w:rPr>
          <w:delText xml:space="preserve"> —</w:delText>
        </w:r>
      </w:del>
      <w:ins w:id="9075" w:author="Revisão editorial" w:date="2026-10-25T12:00:00Z">
        <w:r>
          <w:rPr>
            <w:color w:val="auto"/>
            <w:sz w:val="18"/>
          </w:rPr>
          <w:t xml:space="preserve">:</w:t>
        </w:r>
      </w:ins>
      <w:r>
        <w:rPr>
          <w:color w:val="auto"/>
          <w:sz w:val="18"/>
        </w:rPr>
        <w:t xml:space="preserve"> Extension of Time (Extensão de Prazo Contratual)</w:t>
      </w:r>
    </w:p>
    <w:p w14:paraId="2E2DB440" w14:textId="77777777" w:rsidR="00921ADD" w:rsidRPr="006F14C5" w:rsidRDefault="007023C5">
      <w:pPr>
        <w:pStyle w:val="BookGlossary"/>
        <w:spacing w:after="110" w:line="220" w:lineRule="exact"/>
        <w:jc w:val="left"/>
        <w:rPr>
          <w:color w:val="auto"/>
        </w:rPr>
      </w:pPr>
      <w:r>
        <w:rPr>
          <w:b/>
          <w:color w:val="auto"/>
          <w:sz w:val="18"/>
        </w:rPr>
        <w:t xml:space="preserve">EPC</w:t>
      </w:r>
      <w:del w:id="9076" w:author="Revisão editorial" w:date="2026-10-25T12:00:00Z">
        <w:r>
          <w:rPr>
            <w:color w:val="auto"/>
            <w:sz w:val="18"/>
          </w:rPr>
          <w:delText xml:space="preserve"> —</w:delText>
        </w:r>
      </w:del>
      <w:ins w:id="9077" w:author="Revisão editorial" w:date="2026-10-25T12:00:00Z">
        <w:r>
          <w:rPr>
            <w:color w:val="auto"/>
            <w:sz w:val="18"/>
          </w:rPr>
          <w:t xml:space="preserve">:</w:t>
        </w:r>
      </w:ins>
      <w:r>
        <w:rPr>
          <w:color w:val="auto"/>
          <w:sz w:val="18"/>
        </w:rPr>
        <w:t xml:space="preserve"> Engineering, Procurement, and Construction (Engenharia, Suprimentos e Construção)</w:t>
      </w:r>
    </w:p>
    <w:p w14:paraId="2A68C355" w14:textId="77777777" w:rsidR="00921ADD" w:rsidRPr="006F14C5" w:rsidRDefault="007023C5">
      <w:pPr>
        <w:pStyle w:val="BookGlossary"/>
        <w:spacing w:after="110" w:line="220" w:lineRule="exact"/>
        <w:jc w:val="left"/>
        <w:rPr>
          <w:color w:val="auto"/>
        </w:rPr>
      </w:pPr>
      <w:r>
        <w:rPr>
          <w:b/>
          <w:color w:val="auto"/>
          <w:sz w:val="18"/>
        </w:rPr>
        <w:t xml:space="preserve">EPCI</w:t>
      </w:r>
      <w:del w:id="9078" w:author="Revisão editorial" w:date="2026-10-25T12:00:00Z">
        <w:r>
          <w:rPr>
            <w:color w:val="auto"/>
            <w:sz w:val="18"/>
          </w:rPr>
          <w:delText xml:space="preserve"> —</w:delText>
        </w:r>
      </w:del>
      <w:ins w:id="9079" w:author="Revisão editorial" w:date="2026-10-25T12:00:00Z">
        <w:r>
          <w:rPr>
            <w:color w:val="auto"/>
            <w:sz w:val="18"/>
          </w:rPr>
          <w:t xml:space="preserve">:</w:t>
        </w:r>
      </w:ins>
      <w:r>
        <w:rPr>
          <w:color w:val="auto"/>
          <w:sz w:val="18"/>
        </w:rPr>
        <w:t xml:space="preserve"> Engineering, Procurement, Construction, and Installation (Engenharia, Suprimentos, Construção e Instalação)</w:t>
      </w:r>
    </w:p>
    <w:p w:rsidR="00921ADD" w:rsidRPr="006F14C5" w:rsidRDefault="007023C5">
      <w:pPr>
        <w:pStyle w:val="BookGlossary"/>
        <w:spacing w:after="110" w:line="220" w:lineRule="exact"/>
        <w:jc w:val="left"/>
        <w:rPr>
          <w:ins w:id="7006" w:author="Revisão editorial" w:date="2026-10-25T12:00:00Z"/>
          <w:color w:val="auto"/>
        </w:rPr>
      </w:pPr>
      <w:ins w:id="7007" w:author="Revisão editorial" w:date="2026-10-25T12:00:00Z">
        <w:r>
          <w:rPr>
            <w:b/>
            <w:color w:val="auto"/>
            <w:sz w:val="18"/>
          </w:rPr>
          <w:t xml:space="preserve">EPCM:</w:t>
        </w:r>
      </w:ins>
      <w:ins w:id="7007" w:author="Revisão editorial" w:date="2026-10-25T12:00:00Z">
        <w:r>
          <w:rPr>
            <w:color w:val="auto"/>
            <w:sz w:val="18"/>
          </w:rPr>
          <w:t xml:space="preserve"> Engineering, Procurement and Construction Management (Engenharia, Suprimentos e Gestão da Construção)</w:t>
        </w:r>
      </w:ins>
    </w:p>
    <w:p w14:paraId="101A63AE" w14:textId="77777777" w:rsidR="00921ADD" w:rsidRPr="006F14C5" w:rsidRDefault="007023C5">
      <w:pPr>
        <w:pStyle w:val="BookGlossary"/>
        <w:spacing w:after="110" w:line="220" w:lineRule="exact"/>
        <w:jc w:val="left"/>
        <w:rPr>
          <w:color w:val="auto"/>
        </w:rPr>
      </w:pPr>
      <w:r>
        <w:rPr>
          <w:b/>
          <w:color w:val="auto"/>
          <w:sz w:val="18"/>
        </w:rPr>
        <w:t xml:space="preserve">EPM</w:t>
      </w:r>
      <w:del w:id="9080" w:author="Revisão editorial" w:date="2026-10-25T12:00:00Z">
        <w:r>
          <w:rPr>
            <w:color w:val="auto"/>
            <w:sz w:val="18"/>
          </w:rPr>
          <w:delText xml:space="preserve"> —</w:delText>
        </w:r>
      </w:del>
      <w:ins w:id="9081" w:author="Revisão editorial" w:date="2026-10-25T12:00:00Z">
        <w:r>
          <w:rPr>
            <w:color w:val="auto"/>
            <w:sz w:val="18"/>
          </w:rPr>
          <w:t xml:space="preserve">:</w:t>
        </w:r>
      </w:ins>
      <w:r>
        <w:rPr>
          <w:color w:val="auto"/>
          <w:sz w:val="18"/>
        </w:rPr>
        <w:t xml:space="preserve"> Enterprise Project Management (Gestão de Projetos Corporativos)</w:t>
      </w:r>
    </w:p>
    <w:p w14:paraId="5F6ECED8" w14:textId="77777777" w:rsidR="00921ADD" w:rsidRPr="006F14C5" w:rsidRDefault="007023C5">
      <w:pPr>
        <w:pStyle w:val="BookGlossary"/>
        <w:spacing w:after="110" w:line="220" w:lineRule="exact"/>
        <w:jc w:val="left"/>
        <w:rPr>
          <w:color w:val="auto"/>
        </w:rPr>
      </w:pPr>
      <w:r>
        <w:rPr>
          <w:b/>
          <w:color w:val="auto"/>
          <w:sz w:val="18"/>
        </w:rPr>
        <w:t xml:space="preserve">ERP</w:t>
      </w:r>
      <w:del w:id="9082" w:author="Revisão editorial" w:date="2026-10-25T12:00:00Z">
        <w:r>
          <w:rPr>
            <w:color w:val="auto"/>
            <w:sz w:val="18"/>
          </w:rPr>
          <w:delText xml:space="preserve"> —</w:delText>
        </w:r>
      </w:del>
      <w:ins w:id="9083" w:author="Revisão editorial" w:date="2026-10-25T12:00:00Z">
        <w:r>
          <w:rPr>
            <w:color w:val="auto"/>
            <w:sz w:val="18"/>
          </w:rPr>
          <w:t xml:space="preserve">:</w:t>
        </w:r>
      </w:ins>
      <w:r>
        <w:rPr>
          <w:color w:val="auto"/>
          <w:sz w:val="18"/>
        </w:rPr>
        <w:t xml:space="preserve"> Enterprise Resource Planning (Planejamento de Recursos Empresariais)</w:t>
      </w:r>
    </w:p>
    <w:p w14:paraId="39021CFF" w14:textId="77777777" w:rsidR="00921ADD" w:rsidRPr="006F14C5" w:rsidRDefault="007023C5">
      <w:pPr>
        <w:pStyle w:val="BookGlossary"/>
        <w:spacing w:after="110" w:line="220" w:lineRule="exact"/>
        <w:jc w:val="left"/>
        <w:rPr>
          <w:color w:val="auto"/>
        </w:rPr>
      </w:pPr>
      <w:r>
        <w:rPr>
          <w:b/>
          <w:color w:val="auto"/>
          <w:sz w:val="18"/>
        </w:rPr>
        <w:t xml:space="preserve">ESG</w:t>
      </w:r>
      <w:del w:id="9084" w:author="Revisão editorial" w:date="2026-10-25T12:00:00Z">
        <w:r>
          <w:rPr>
            <w:color w:val="auto"/>
            <w:sz w:val="18"/>
          </w:rPr>
          <w:delText xml:space="preserve"> —</w:delText>
        </w:r>
      </w:del>
      <w:ins w:id="9085" w:author="Revisão editorial" w:date="2026-10-25T12:00:00Z">
        <w:r>
          <w:rPr>
            <w:color w:val="auto"/>
            <w:sz w:val="18"/>
          </w:rPr>
          <w:t xml:space="preserve">:</w:t>
        </w:r>
      </w:ins>
      <w:r>
        <w:rPr>
          <w:color w:val="auto"/>
          <w:sz w:val="18"/>
        </w:rPr>
        <w:t xml:space="preserve"> Environmental, Social, and Governance (Ambiental, Social e Governança)</w:t>
      </w:r>
    </w:p>
    <w:p w14:paraId="211F2507" w14:textId="77777777" w:rsidR="00921ADD" w:rsidRPr="006F14C5" w:rsidRDefault="007023C5">
      <w:pPr>
        <w:pStyle w:val="BookGlossary"/>
        <w:spacing w:after="110" w:line="220" w:lineRule="exact"/>
        <w:jc w:val="left"/>
        <w:rPr>
          <w:color w:val="auto"/>
        </w:rPr>
      </w:pPr>
      <w:r>
        <w:rPr>
          <w:b/>
          <w:bCs/>
          <w:color w:val="auto"/>
          <w:sz w:val="18"/>
        </w:rPr>
        <w:t xml:space="preserve">ETC</w:t>
      </w:r>
      <w:del w:id="9086" w:author="Revisão editorial" w:date="2026-10-25T12:00:00Z">
        <w:r>
          <w:rPr>
            <w:color w:val="auto"/>
            <w:sz w:val="18"/>
          </w:rPr>
          <w:delText xml:space="preserve"> —</w:delText>
        </w:r>
      </w:del>
      <w:ins w:id="9087" w:author="Revisão editorial" w:date="2026-10-25T12:00:00Z">
        <w:r>
          <w:rPr>
            <w:color w:val="auto"/>
            <w:sz w:val="18"/>
          </w:rPr>
          <w:t xml:space="preserve">:</w:t>
        </w:r>
      </w:ins>
      <w:r>
        <w:rPr>
          <w:color w:val="auto"/>
          <w:sz w:val="18"/>
        </w:rPr>
        <w:t xml:space="preserve"> Estimate to Complete (Estimativa para Terminar)</w:t>
      </w:r>
    </w:p>
    <w:p w:rsidR="00921ADD" w:rsidRPr="006F14C5" w:rsidRDefault="007023C5">
      <w:pPr>
        <w:pStyle w:val="BookGlossary"/>
        <w:spacing w:after="110" w:line="220" w:lineRule="exact"/>
        <w:jc w:val="left"/>
        <w:rPr>
          <w:ins w:id="7008" w:author="Revisão editorial" w:date="2026-10-25T12:00:00Z"/>
          <w:color w:val="auto"/>
        </w:rPr>
      </w:pPr>
      <w:ins w:id="7009" w:author="Revisão editorial" w:date="2026-10-25T12:00:00Z">
        <w:r>
          <w:rPr>
            <w:b/>
            <w:color w:val="auto"/>
            <w:sz w:val="18"/>
          </w:rPr>
          <w:t xml:space="preserve">EV:</w:t>
        </w:r>
      </w:ins>
      <w:ins w:id="7009" w:author="Revisão editorial" w:date="2026-10-25T12:00:00Z">
        <w:r>
          <w:rPr>
            <w:color w:val="auto"/>
            <w:sz w:val="18"/>
          </w:rPr>
          <w:t xml:space="preserve"> Earned Value (Valor Agregado)</w:t>
        </w:r>
      </w:ins>
    </w:p>
    <w:p w14:paraId="42DC2E79" w14:textId="77777777" w:rsidR="00921ADD" w:rsidRPr="006F14C5" w:rsidRDefault="007023C5">
      <w:pPr>
        <w:pStyle w:val="BookGlossary"/>
        <w:spacing w:after="110" w:line="220" w:lineRule="exact"/>
        <w:jc w:val="left"/>
        <w:rPr>
          <w:color w:val="auto"/>
        </w:rPr>
      </w:pPr>
      <w:r>
        <w:rPr>
          <w:b/>
          <w:color w:val="auto"/>
          <w:sz w:val="18"/>
        </w:rPr>
        <w:t xml:space="preserve">EVM</w:t>
      </w:r>
      <w:del w:id="9088" w:author="Revisão editorial" w:date="2026-10-25T12:00:00Z">
        <w:r>
          <w:rPr>
            <w:color w:val="auto"/>
            <w:sz w:val="18"/>
          </w:rPr>
          <w:delText xml:space="preserve"> —</w:delText>
        </w:r>
      </w:del>
      <w:ins w:id="9089" w:author="Revisão editorial" w:date="2026-10-25T12:00:00Z">
        <w:r>
          <w:rPr>
            <w:color w:val="auto"/>
            <w:sz w:val="18"/>
          </w:rPr>
          <w:t xml:space="preserve">:</w:t>
        </w:r>
      </w:ins>
      <w:r>
        <w:rPr>
          <w:color w:val="auto"/>
          <w:sz w:val="18"/>
        </w:rPr>
        <w:t xml:space="preserve"> Earned Value Management (Gerenciamento do Valor Agregado)</w:t>
      </w:r>
    </w:p>
    <w:p w14:paraId="13EFA2E3" w14:textId="77777777" w:rsidR="00921ADD" w:rsidRPr="006F14C5" w:rsidRDefault="007023C5">
      <w:pPr>
        <w:pStyle w:val="BookGlossary"/>
        <w:spacing w:after="110" w:line="220" w:lineRule="exact"/>
        <w:jc w:val="left"/>
        <w:rPr>
          <w:color w:val="auto"/>
        </w:rPr>
      </w:pPr>
      <w:r>
        <w:rPr>
          <w:b/>
          <w:bCs/>
          <w:color w:val="auto"/>
          <w:sz w:val="18"/>
        </w:rPr>
        <w:t xml:space="preserve">EVTEA</w:t>
      </w:r>
      <w:del w:id="9090" w:author="Revisão editorial" w:date="2026-10-25T12:00:00Z">
        <w:r>
          <w:rPr>
            <w:color w:val="auto"/>
            <w:sz w:val="18"/>
          </w:rPr>
          <w:delText xml:space="preserve"> —</w:delText>
        </w:r>
      </w:del>
      <w:ins w:id="9091" w:author="Revisão editorial" w:date="2026-10-25T12:00:00Z">
        <w:r>
          <w:rPr>
            <w:color w:val="auto"/>
            <w:sz w:val="18"/>
          </w:rPr>
          <w:t xml:space="preserve">:</w:t>
        </w:r>
      </w:ins>
      <w:r>
        <w:rPr>
          <w:color w:val="auto"/>
          <w:sz w:val="18"/>
        </w:rPr>
        <w:t xml:space="preserve"> Estudo de Viabilidade Técnica, Econômica e Ambiental</w:t>
      </w:r>
    </w:p>
    <w:p w14:paraId="6B48AA84" w14:textId="77777777" w:rsidR="00921ADD" w:rsidRPr="006F14C5" w:rsidRDefault="007023C5">
      <w:pPr>
        <w:pStyle w:val="BookGlossary"/>
        <w:spacing w:after="110" w:line="220" w:lineRule="exact"/>
        <w:jc w:val="left"/>
        <w:rPr>
          <w:color w:val="auto"/>
        </w:rPr>
      </w:pPr>
      <w:r>
        <w:rPr>
          <w:b/>
          <w:bCs/>
          <w:color w:val="auto"/>
          <w:sz w:val="18"/>
        </w:rPr>
        <w:t xml:space="preserve">EWI</w:t>
      </w:r>
      <w:del w:id="9092" w:author="Revisão editorial" w:date="2026-10-25T12:00:00Z">
        <w:r>
          <w:rPr>
            <w:color w:val="auto"/>
            <w:sz w:val="18"/>
          </w:rPr>
          <w:delText xml:space="preserve"> —</w:delText>
        </w:r>
      </w:del>
      <w:ins w:id="9093" w:author="Revisão editorial" w:date="2026-10-25T12:00:00Z">
        <w:r>
          <w:rPr>
            <w:color w:val="auto"/>
            <w:sz w:val="18"/>
          </w:rPr>
          <w:t xml:space="preserve">:</w:t>
        </w:r>
      </w:ins>
      <w:r>
        <w:rPr>
          <w:color w:val="auto"/>
          <w:sz w:val="18"/>
        </w:rPr>
        <w:t xml:space="preserve"> Early Warning Indicator (Indicador de Alerta Antecipado)</w:t>
      </w:r>
    </w:p>
    <w:p w14:paraId="326EA4A0" w14:textId="77777777" w:rsidR="00921ADD" w:rsidRPr="006F14C5" w:rsidRDefault="007023C5">
      <w:pPr>
        <w:pStyle w:val="BookGlossary"/>
        <w:spacing w:after="110" w:line="220" w:lineRule="exact"/>
        <w:jc w:val="left"/>
        <w:rPr>
          <w:color w:val="auto"/>
        </w:rPr>
      </w:pPr>
      <w:r>
        <w:rPr>
          <w:b/>
          <w:bCs/>
          <w:color w:val="auto"/>
          <w:sz w:val="18"/>
        </w:rPr>
        <w:t xml:space="preserve">FEED</w:t>
      </w:r>
      <w:del w:id="9008" w:author="Revisão editorial" w:date="2026-10-25T12:00:00Z">
        <w:r>
          <w:rPr>
            <w:b/>
            <w:bCs/>
            <w:color w:val="auto"/>
            <w:sz w:val="18"/>
          </w:rPr>
          <w:delText xml:space="preserve"> —</w:delText>
        </w:r>
      </w:del>
      <w:ins w:id="9009" w:author="Revisão editorial" w:date="2026-10-25T12:00:00Z">
        <w:r>
          <w:rPr>
            <w:b/>
            <w:bCs/>
            <w:color w:val="auto"/>
            <w:sz w:val="18"/>
          </w:rPr>
          <w:t xml:space="preserve">:</w:t>
        </w:r>
      </w:ins>
      <w:r>
        <w:rPr>
          <w:b/>
          <w:bCs/>
          <w:color w:val="auto"/>
          <w:sz w:val="18"/>
        </w:rPr>
        <w:t xml:space="preserve"> </w:t>
      </w:r>
      <w:r>
        <w:rPr>
          <w:color w:val="auto"/>
          <w:sz w:val="18"/>
        </w:rPr>
        <w:t xml:space="preserve">Front End Engineering Design (Projeto de Engenharia Front-End)</w:t>
      </w:r>
    </w:p>
    <w:p w14:paraId="5DC271CD" w14:textId="77777777" w:rsidR="00921ADD" w:rsidRPr="006F14C5" w:rsidRDefault="007023C5">
      <w:pPr>
        <w:pStyle w:val="BookGlossary"/>
        <w:spacing w:after="110" w:line="220" w:lineRule="exact"/>
        <w:jc w:val="left"/>
        <w:rPr>
          <w:color w:val="auto"/>
        </w:rPr>
      </w:pPr>
      <w:r>
        <w:rPr>
          <w:b/>
          <w:color w:val="auto"/>
          <w:sz w:val="18"/>
        </w:rPr>
        <w:t xml:space="preserve">FEL</w:t>
      </w:r>
      <w:del w:id="9094" w:author="Revisão editorial" w:date="2026-10-25T12:00:00Z">
        <w:r>
          <w:rPr>
            <w:color w:val="auto"/>
            <w:sz w:val="18"/>
          </w:rPr>
          <w:delText xml:space="preserve"> —</w:delText>
        </w:r>
      </w:del>
      <w:ins w:id="9095" w:author="Revisão editorial" w:date="2026-10-25T12:00:00Z">
        <w:r>
          <w:rPr>
            <w:color w:val="auto"/>
            <w:sz w:val="18"/>
          </w:rPr>
          <w:t xml:space="preserve">:</w:t>
        </w:r>
      </w:ins>
      <w:r>
        <w:rPr>
          <w:color w:val="auto"/>
          <w:sz w:val="18"/>
        </w:rPr>
        <w:t xml:space="preserve"> Front-End Loading (Planejamento Antecipado)</w:t>
      </w:r>
    </w:p>
    <w:p w14:paraId="0794BC63" w14:textId="77777777" w:rsidR="00921ADD" w:rsidRPr="006F14C5" w:rsidRDefault="007023C5">
      <w:pPr>
        <w:pStyle w:val="BookGlossary"/>
        <w:spacing w:after="110" w:line="220" w:lineRule="exact"/>
        <w:jc w:val="left"/>
        <w:rPr>
          <w:color w:val="auto"/>
        </w:rPr>
      </w:pPr>
      <w:r>
        <w:rPr>
          <w:b/>
          <w:color w:val="auto"/>
          <w:sz w:val="18"/>
        </w:rPr>
        <w:t xml:space="preserve">FID</w:t>
      </w:r>
      <w:del w:id="9096" w:author="Revisão editorial" w:date="2026-10-25T12:00:00Z">
        <w:r>
          <w:rPr>
            <w:color w:val="auto"/>
            <w:sz w:val="18"/>
          </w:rPr>
          <w:delText xml:space="preserve"> —</w:delText>
        </w:r>
      </w:del>
      <w:ins w:id="9097" w:author="Revisão editorial" w:date="2026-10-25T12:00:00Z">
        <w:r>
          <w:rPr>
            <w:color w:val="auto"/>
            <w:sz w:val="18"/>
          </w:rPr>
          <w:t xml:space="preserve">:</w:t>
        </w:r>
      </w:ins>
      <w:r>
        <w:rPr>
          <w:color w:val="auto"/>
          <w:sz w:val="18"/>
        </w:rPr>
        <w:t xml:space="preserve"> Final Investment Decision (Decisão Final de Investimento)</w:t>
      </w:r>
    </w:p>
    <w:p w14:paraId="700BDF8E" w14:textId="77777777" w:rsidR="00921ADD" w:rsidRPr="006F14C5" w:rsidRDefault="007023C5">
      <w:pPr>
        <w:pStyle w:val="BookGlossary"/>
        <w:spacing w:after="110" w:line="220" w:lineRule="exact"/>
        <w:jc w:val="left"/>
        <w:rPr>
          <w:color w:val="auto"/>
        </w:rPr>
      </w:pPr>
      <w:r>
        <w:rPr>
          <w:b/>
          <w:color w:val="auto"/>
          <w:sz w:val="18"/>
        </w:rPr>
        <w:t xml:space="preserve">FMEA</w:t>
      </w:r>
      <w:del w:id="9098" w:author="Revisão editorial" w:date="2026-10-25T12:00:00Z">
        <w:r>
          <w:rPr>
            <w:color w:val="auto"/>
            <w:sz w:val="18"/>
          </w:rPr>
          <w:delText xml:space="preserve"> —</w:delText>
        </w:r>
      </w:del>
      <w:ins w:id="9099" w:author="Revisão editorial" w:date="2026-10-25T12:00:00Z">
        <w:r>
          <w:rPr>
            <w:color w:val="auto"/>
            <w:sz w:val="18"/>
          </w:rPr>
          <w:t xml:space="preserve">:</w:t>
        </w:r>
      </w:ins>
      <w:r>
        <w:rPr>
          <w:color w:val="auto"/>
          <w:sz w:val="18"/>
        </w:rPr>
        <w:t xml:space="preserve"> Failure Mode and Effects Analysis (Análise de Modos de Falha e Efeitos)</w:t>
      </w:r>
    </w:p>
    <w:p w14:paraId="128C3044" w14:textId="77777777" w:rsidR="00921ADD" w:rsidRPr="006F14C5" w:rsidRDefault="007023C5">
      <w:pPr>
        <w:pStyle w:val="BookGlossary"/>
        <w:spacing w:after="110" w:line="220" w:lineRule="exact"/>
        <w:jc w:val="left"/>
        <w:rPr>
          <w:color w:val="auto"/>
        </w:rPr>
      </w:pPr>
      <w:r>
        <w:rPr>
          <w:b/>
          <w:color w:val="auto"/>
          <w:sz w:val="18"/>
        </w:rPr>
        <w:t xml:space="preserve">FPSO</w:t>
      </w:r>
      <w:del w:id="9100" w:author="Revisão editorial" w:date="2026-10-25T12:00:00Z">
        <w:r>
          <w:rPr>
            <w:color w:val="auto"/>
            <w:sz w:val="18"/>
          </w:rPr>
          <w:delText xml:space="preserve"> —</w:delText>
        </w:r>
      </w:del>
      <w:ins w:id="9101" w:author="Revisão editorial" w:date="2026-10-25T12:00:00Z">
        <w:r>
          <w:rPr>
            <w:color w:val="auto"/>
            <w:sz w:val="18"/>
          </w:rPr>
          <w:t xml:space="preserve">:</w:t>
        </w:r>
      </w:ins>
      <w:r>
        <w:rPr>
          <w:color w:val="auto"/>
          <w:sz w:val="18"/>
        </w:rPr>
        <w:t xml:space="preserve"> Floating Production Storage and Offloading (Unidade Flutuante de Produção, Armazenamento e Transferência)</w:t>
      </w:r>
    </w:p>
    <w:p w14:paraId="272466EA" w14:textId="77777777" w:rsidR="00921ADD" w:rsidRPr="006F14C5" w:rsidRDefault="007023C5">
      <w:pPr>
        <w:pStyle w:val="BookGlossary"/>
        <w:spacing w:after="110" w:line="220" w:lineRule="exact"/>
        <w:jc w:val="left"/>
        <w:rPr>
          <w:color w:val="auto"/>
        </w:rPr>
      </w:pPr>
      <w:r>
        <w:rPr>
          <w:b/>
          <w:color w:val="auto"/>
          <w:sz w:val="18"/>
        </w:rPr>
        <w:t xml:space="preserve">GEE</w:t>
      </w:r>
      <w:del w:id="9102" w:author="Revisão editorial" w:date="2026-10-25T12:00:00Z">
        <w:r>
          <w:rPr>
            <w:color w:val="auto"/>
            <w:sz w:val="18"/>
          </w:rPr>
          <w:delText xml:space="preserve"> —</w:delText>
        </w:r>
      </w:del>
      <w:ins w:id="9103" w:author="Revisão editorial" w:date="2026-10-25T12:00:00Z">
        <w:r>
          <w:rPr>
            <w:color w:val="auto"/>
            <w:sz w:val="18"/>
          </w:rPr>
          <w:t xml:space="preserve">:</w:t>
        </w:r>
      </w:ins>
      <w:r>
        <w:rPr>
          <w:color w:val="auto"/>
          <w:sz w:val="18"/>
        </w:rPr>
        <w:t xml:space="preserve"> Gases de Efeito Estufa</w:t>
      </w:r>
    </w:p>
    <w:p w14:paraId="3A8CDA0D" w14:textId="77777777" w:rsidR="00921ADD" w:rsidRPr="006F14C5" w:rsidRDefault="007023C5">
      <w:pPr>
        <w:pStyle w:val="BookGlossary"/>
        <w:spacing w:after="110" w:line="220" w:lineRule="exact"/>
        <w:jc w:val="left"/>
        <w:rPr>
          <w:color w:val="auto"/>
        </w:rPr>
      </w:pPr>
      <w:r>
        <w:rPr>
          <w:b/>
          <w:color w:val="auto"/>
          <w:sz w:val="18"/>
        </w:rPr>
        <w:t xml:space="preserve">GPT</w:t>
      </w:r>
      <w:del w:id="9104" w:author="Revisão editorial" w:date="2026-10-25T12:00:00Z">
        <w:r>
          <w:rPr>
            <w:color w:val="auto"/>
            <w:sz w:val="18"/>
          </w:rPr>
          <w:delText xml:space="preserve"> —</w:delText>
        </w:r>
      </w:del>
      <w:ins w:id="9105" w:author="Revisão editorial" w:date="2026-10-25T12:00:00Z">
        <w:r>
          <w:rPr>
            <w:color w:val="auto"/>
            <w:sz w:val="18"/>
          </w:rPr>
          <w:t xml:space="preserve">:</w:t>
        </w:r>
      </w:ins>
      <w:r>
        <w:rPr>
          <w:color w:val="auto"/>
          <w:sz w:val="18"/>
        </w:rPr>
        <w:t xml:space="preserve"> Generative Pre-trained Transformer (Transformador Pré-treinado Generativo)</w:t>
      </w:r>
    </w:p>
    <w:p w14:paraId="489603A8" w14:textId="77777777" w:rsidR="00921ADD" w:rsidRPr="006F14C5" w:rsidRDefault="007023C5">
      <w:pPr>
        <w:pStyle w:val="BookGlossary"/>
        <w:spacing w:after="110" w:line="220" w:lineRule="exact"/>
        <w:jc w:val="left"/>
        <w:rPr>
          <w:color w:val="auto"/>
        </w:rPr>
      </w:pPr>
      <w:r>
        <w:rPr>
          <w:b/>
          <w:color w:val="auto"/>
          <w:sz w:val="18"/>
        </w:rPr>
        <w:t xml:space="preserve">GRI</w:t>
      </w:r>
      <w:del w:id="9106" w:author="Revisão editorial" w:date="2026-10-25T12:00:00Z">
        <w:r>
          <w:rPr>
            <w:color w:val="auto"/>
            <w:sz w:val="18"/>
          </w:rPr>
          <w:delText xml:space="preserve"> —</w:delText>
        </w:r>
      </w:del>
      <w:ins w:id="9107" w:author="Revisão editorial" w:date="2026-10-25T12:00:00Z">
        <w:r>
          <w:rPr>
            <w:color w:val="auto"/>
            <w:sz w:val="18"/>
          </w:rPr>
          <w:t xml:space="preserve">:</w:t>
        </w:r>
      </w:ins>
      <w:r>
        <w:rPr>
          <w:color w:val="auto"/>
          <w:sz w:val="18"/>
        </w:rPr>
        <w:t xml:space="preserve"> Global Reporting Initiative</w:t>
      </w:r>
    </w:p>
    <w:p w14:paraId="3E172331" w14:textId="77777777" w:rsidR="00921ADD" w:rsidRPr="006F14C5" w:rsidRDefault="007023C5">
      <w:pPr>
        <w:pStyle w:val="BookGlossary"/>
        <w:spacing w:after="110" w:line="220" w:lineRule="exact"/>
        <w:jc w:val="left"/>
        <w:rPr>
          <w:color w:val="auto"/>
        </w:rPr>
      </w:pPr>
      <w:r>
        <w:rPr>
          <w:b/>
          <w:color w:val="auto"/>
          <w:sz w:val="18"/>
        </w:rPr>
        <w:t xml:space="preserve">HAZID</w:t>
      </w:r>
      <w:del w:id="9108" w:author="Revisão editorial" w:date="2026-10-25T12:00:00Z">
        <w:r>
          <w:rPr>
            <w:color w:val="auto"/>
            <w:sz w:val="18"/>
          </w:rPr>
          <w:delText xml:space="preserve"> —</w:delText>
        </w:r>
      </w:del>
      <w:ins w:id="9109" w:author="Revisão editorial" w:date="2026-10-25T12:00:00Z">
        <w:r>
          <w:rPr>
            <w:color w:val="auto"/>
            <w:sz w:val="18"/>
          </w:rPr>
          <w:t xml:space="preserve">:</w:t>
        </w:r>
      </w:ins>
      <w:r>
        <w:rPr>
          <w:color w:val="auto"/>
          <w:sz w:val="18"/>
        </w:rPr>
        <w:t xml:space="preserve"> Hazard Identification (Estudo para Identificação de Perigos)</w:t>
      </w:r>
    </w:p>
    <w:p w14:paraId="59AE5EE5" w14:textId="77777777" w:rsidR="00921ADD" w:rsidRPr="006F14C5" w:rsidRDefault="007023C5">
      <w:pPr>
        <w:pStyle w:val="BookGlossary"/>
        <w:spacing w:after="110" w:line="220" w:lineRule="exact"/>
        <w:jc w:val="left"/>
        <w:rPr>
          <w:color w:val="auto"/>
        </w:rPr>
      </w:pPr>
      <w:r>
        <w:rPr>
          <w:b/>
          <w:bCs/>
          <w:color w:val="auto"/>
          <w:sz w:val="18"/>
        </w:rPr>
        <w:t xml:space="preserve">HAZOP</w:t>
      </w:r>
      <w:del w:id="9010" w:author="Revisão editorial" w:date="2026-10-25T12:00:00Z">
        <w:r>
          <w:rPr>
            <w:color w:val="auto"/>
            <w:sz w:val="18"/>
          </w:rPr>
          <w:delText xml:space="preserve"> —</w:delText>
        </w:r>
      </w:del>
      <w:ins w:id="9011" w:author="Revisão editorial" w:date="2026-10-25T12:00:00Z">
        <w:r>
          <w:rPr>
            <w:color w:val="auto"/>
            <w:sz w:val="18"/>
          </w:rPr>
          <w:t xml:space="preserve">:</w:t>
        </w:r>
      </w:ins>
      <w:r>
        <w:rPr>
          <w:color w:val="auto"/>
          <w:sz w:val="18"/>
        </w:rPr>
        <w:t xml:space="preserve"> Hazard and Operability Study (Estudo de Perigos e Operabilidade)</w:t>
      </w:r>
    </w:p>
    <w:p w14:paraId="18ADDC81" w14:textId="77777777" w:rsidR="00921ADD" w:rsidRPr="006F14C5" w:rsidRDefault="007023C5">
      <w:pPr>
        <w:pStyle w:val="BookGlossary"/>
        <w:spacing w:after="110" w:line="220" w:lineRule="exact"/>
        <w:jc w:val="left"/>
        <w:rPr>
          <w:color w:val="auto"/>
        </w:rPr>
      </w:pPr>
      <w:r>
        <w:rPr>
          <w:b/>
          <w:color w:val="auto"/>
          <w:sz w:val="18"/>
        </w:rPr>
        <w:t xml:space="preserve">HSE</w:t>
      </w:r>
      <w:del w:id="9110" w:author="Revisão editorial" w:date="2026-10-25T12:00:00Z">
        <w:r>
          <w:rPr>
            <w:color w:val="auto"/>
            <w:sz w:val="18"/>
          </w:rPr>
          <w:delText xml:space="preserve"> —</w:delText>
        </w:r>
      </w:del>
      <w:ins w:id="9111" w:author="Revisão editorial" w:date="2026-10-25T12:00:00Z">
        <w:r>
          <w:rPr>
            <w:color w:val="auto"/>
            <w:sz w:val="18"/>
          </w:rPr>
          <w:t xml:space="preserve">:</w:t>
        </w:r>
      </w:ins>
      <w:r>
        <w:rPr>
          <w:color w:val="auto"/>
          <w:sz w:val="18"/>
        </w:rPr>
        <w:t xml:space="preserve"> Health, Safety, and Environment (Saúde, Segurança e Meio Ambiente)</w:t>
      </w:r>
    </w:p>
    <w:p w14:paraId="60F10233" w14:textId="77777777" w:rsidR="00921ADD" w:rsidRPr="006F14C5" w:rsidRDefault="007023C5">
      <w:pPr>
        <w:pStyle w:val="BookGlossary"/>
        <w:spacing w:after="110" w:line="220" w:lineRule="exact"/>
        <w:jc w:val="left"/>
        <w:rPr>
          <w:color w:val="auto"/>
        </w:rPr>
      </w:pPr>
      <w:r>
        <w:rPr>
          <w:b/>
          <w:color w:val="auto"/>
          <w:sz w:val="18"/>
        </w:rPr>
        <w:t xml:space="preserve">IA</w:t>
      </w:r>
      <w:del w:id="9112" w:author="Revisão editorial" w:date="2026-10-25T12:00:00Z">
        <w:r>
          <w:rPr>
            <w:color w:val="auto"/>
            <w:sz w:val="18"/>
          </w:rPr>
          <w:delText xml:space="preserve"> —</w:delText>
        </w:r>
      </w:del>
      <w:ins w:id="9113" w:author="Revisão editorial" w:date="2026-10-25T12:00:00Z">
        <w:r>
          <w:rPr>
            <w:color w:val="auto"/>
            <w:sz w:val="18"/>
          </w:rPr>
          <w:t xml:space="preserve">:</w:t>
        </w:r>
      </w:ins>
      <w:r>
        <w:rPr>
          <w:color w:val="auto"/>
          <w:sz w:val="18"/>
        </w:rPr>
        <w:t xml:space="preserve"> Inteligência Artificial</w:t>
      </w:r>
    </w:p>
    <w:p w14:paraId="18EE475B" w14:textId="77777777" w:rsidR="00921ADD" w:rsidRPr="006F14C5" w:rsidRDefault="007023C5">
      <w:pPr>
        <w:pStyle w:val="BookGlossary"/>
        <w:spacing w:after="110" w:line="220" w:lineRule="exact"/>
        <w:jc w:val="left"/>
        <w:rPr>
          <w:color w:val="auto"/>
        </w:rPr>
      </w:pPr>
      <w:r>
        <w:rPr>
          <w:b/>
          <w:color w:val="auto"/>
          <w:sz w:val="18"/>
        </w:rPr>
        <w:t xml:space="preserve">IBAMA</w:t>
      </w:r>
      <w:del w:id="9114" w:author="Revisão editorial" w:date="2026-10-25T12:00:00Z">
        <w:r>
          <w:rPr>
            <w:color w:val="auto"/>
            <w:sz w:val="18"/>
          </w:rPr>
          <w:delText xml:space="preserve"> —</w:delText>
        </w:r>
      </w:del>
      <w:ins w:id="9115" w:author="Revisão editorial" w:date="2026-10-25T12:00:00Z">
        <w:r>
          <w:rPr>
            <w:color w:val="auto"/>
            <w:sz w:val="18"/>
          </w:rPr>
          <w:t xml:space="preserve">:</w:t>
        </w:r>
      </w:ins>
      <w:r>
        <w:rPr>
          <w:color w:val="auto"/>
          <w:sz w:val="18"/>
        </w:rPr>
        <w:t xml:space="preserve"> Instituto Brasileiro do Meio Ambiente e dos Recursos Naturais Renováveis</w:t>
      </w:r>
    </w:p>
    <w:p w14:paraId="083425F5" w14:textId="77777777" w:rsidR="00921ADD" w:rsidRPr="006F14C5" w:rsidRDefault="007023C5">
      <w:pPr>
        <w:pStyle w:val="BookGlossary"/>
        <w:spacing w:after="110" w:line="220" w:lineRule="exact"/>
        <w:jc w:val="left"/>
        <w:rPr>
          <w:color w:val="auto"/>
        </w:rPr>
      </w:pPr>
      <w:r>
        <w:rPr>
          <w:b/>
          <w:color w:val="auto"/>
          <w:sz w:val="18"/>
        </w:rPr>
        <w:t xml:space="preserve">ICS</w:t>
      </w:r>
      <w:del w:id="9116" w:author="Revisão editorial" w:date="2026-10-25T12:00:00Z">
        <w:r>
          <w:rPr>
            <w:color w:val="auto"/>
            <w:sz w:val="18"/>
          </w:rPr>
          <w:delText xml:space="preserve"> —</w:delText>
        </w:r>
      </w:del>
      <w:ins w:id="9117" w:author="Revisão editorial" w:date="2026-10-25T12:00:00Z">
        <w:r>
          <w:rPr>
            <w:color w:val="auto"/>
            <w:sz w:val="18"/>
          </w:rPr>
          <w:t xml:space="preserve">:</w:t>
        </w:r>
      </w:ins>
      <w:r>
        <w:rPr>
          <w:color w:val="auto"/>
          <w:sz w:val="18"/>
        </w:rPr>
        <w:t xml:space="preserve"> Industrial Control Systems (Sistemas de Controle Industrial)</w:t>
      </w:r>
    </w:p>
    <w:p w14:paraId="53A0EECF" w14:textId="77777777" w:rsidR="00921ADD" w:rsidRPr="006F14C5" w:rsidRDefault="007023C5">
      <w:pPr>
        <w:pStyle w:val="BookGlossary"/>
        <w:spacing w:after="110" w:line="220" w:lineRule="exact"/>
        <w:jc w:val="left"/>
        <w:rPr>
          <w:color w:val="auto"/>
        </w:rPr>
      </w:pPr>
      <w:r>
        <w:rPr>
          <w:b/>
          <w:color w:val="auto"/>
          <w:sz w:val="18"/>
        </w:rPr>
        <w:t xml:space="preserve">IDC</w:t>
      </w:r>
      <w:del w:id="9118" w:author="Revisão editorial" w:date="2026-10-25T12:00:00Z">
        <w:r>
          <w:rPr>
            <w:color w:val="auto"/>
            <w:sz w:val="18"/>
          </w:rPr>
          <w:delText xml:space="preserve"> —</w:delText>
        </w:r>
      </w:del>
      <w:ins w:id="9119" w:author="Revisão editorial" w:date="2026-10-25T12:00:00Z">
        <w:r>
          <w:rPr>
            <w:color w:val="auto"/>
            <w:sz w:val="18"/>
          </w:rPr>
          <w:t xml:space="preserve">:</w:t>
        </w:r>
      </w:ins>
      <w:r>
        <w:rPr>
          <w:color w:val="auto"/>
          <w:sz w:val="18"/>
        </w:rPr>
        <w:t xml:space="preserve"> Índice de Desempenho de Custos</w:t>
      </w:r>
    </w:p>
    <w:p w14:paraId="5FF66DFD" w14:textId="77777777" w:rsidR="00921ADD" w:rsidRPr="006F14C5" w:rsidRDefault="007023C5">
      <w:pPr>
        <w:pStyle w:val="BookGlossary"/>
        <w:spacing w:after="110" w:line="220" w:lineRule="exact"/>
        <w:jc w:val="left"/>
        <w:rPr>
          <w:color w:val="auto"/>
        </w:rPr>
      </w:pPr>
      <w:r>
        <w:rPr>
          <w:b/>
          <w:color w:val="auto"/>
          <w:sz w:val="18"/>
        </w:rPr>
        <w:t xml:space="preserve">IDP</w:t>
      </w:r>
      <w:del w:id="9120" w:author="Revisão editorial" w:date="2026-10-25T12:00:00Z">
        <w:r>
          <w:rPr>
            <w:color w:val="auto"/>
            <w:sz w:val="18"/>
          </w:rPr>
          <w:delText xml:space="preserve"> —</w:delText>
        </w:r>
      </w:del>
      <w:ins w:id="9121" w:author="Revisão editorial" w:date="2026-10-25T12:00:00Z">
        <w:r>
          <w:rPr>
            <w:color w:val="auto"/>
            <w:sz w:val="18"/>
          </w:rPr>
          <w:t xml:space="preserve">:</w:t>
        </w:r>
      </w:ins>
      <w:r>
        <w:rPr>
          <w:color w:val="auto"/>
          <w:sz w:val="18"/>
        </w:rPr>
        <w:t xml:space="preserve"> Índice de Desempenho de Prazos</w:t>
      </w:r>
    </w:p>
    <w:p w14:paraId="0BE6673E" w14:textId="77777777" w:rsidR="00921ADD" w:rsidRPr="006F14C5" w:rsidRDefault="007023C5">
      <w:pPr>
        <w:pStyle w:val="BookGlossary"/>
        <w:spacing w:after="110" w:line="220" w:lineRule="exact"/>
        <w:jc w:val="left"/>
        <w:rPr>
          <w:color w:val="auto"/>
        </w:rPr>
      </w:pPr>
      <w:r>
        <w:rPr>
          <w:b/>
          <w:color w:val="auto"/>
          <w:sz w:val="18"/>
        </w:rPr>
        <w:t xml:space="preserve">IEC</w:t>
      </w:r>
      <w:del w:id="9122" w:author="Revisão editorial" w:date="2026-10-25T12:00:00Z">
        <w:r>
          <w:rPr>
            <w:color w:val="auto"/>
            <w:sz w:val="18"/>
          </w:rPr>
          <w:delText xml:space="preserve"> —</w:delText>
        </w:r>
      </w:del>
      <w:ins w:id="9123" w:author="Revisão editorial" w:date="2026-10-25T12:00:00Z">
        <w:r>
          <w:rPr>
            <w:color w:val="auto"/>
            <w:sz w:val="18"/>
          </w:rPr>
          <w:t xml:space="preserve">:</w:t>
        </w:r>
      </w:ins>
      <w:r>
        <w:rPr>
          <w:color w:val="auto"/>
          <w:sz w:val="18"/>
        </w:rPr>
        <w:t xml:space="preserve"> International Electrotechnical Commission (Comissão Eletrotécnica Internacional)</w:t>
      </w:r>
    </w:p>
    <w:p w14:paraId="21137152" w14:textId="77777777" w:rsidR="00921ADD" w:rsidRPr="006F14C5" w:rsidRDefault="007023C5">
      <w:pPr>
        <w:pStyle w:val="BookGlossary"/>
        <w:spacing w:after="110" w:line="220" w:lineRule="exact"/>
        <w:jc w:val="left"/>
        <w:rPr>
          <w:color w:val="auto"/>
        </w:rPr>
      </w:pPr>
      <w:r>
        <w:rPr>
          <w:b/>
          <w:color w:val="auto"/>
          <w:sz w:val="18"/>
        </w:rPr>
        <w:t xml:space="preserve">IFC</w:t>
      </w:r>
      <w:del w:id="9124" w:author="Revisão editorial" w:date="2026-10-25T12:00:00Z">
        <w:r>
          <w:rPr>
            <w:color w:val="auto"/>
            <w:sz w:val="18"/>
          </w:rPr>
          <w:delText xml:space="preserve"> —</w:delText>
        </w:r>
      </w:del>
      <w:ins w:id="9125" w:author="Revisão editorial" w:date="2026-10-25T12:00:00Z">
        <w:r>
          <w:rPr>
            <w:color w:val="auto"/>
            <w:sz w:val="18"/>
          </w:rPr>
          <w:t xml:space="preserve">:</w:t>
        </w:r>
      </w:ins>
      <w:r>
        <w:rPr>
          <w:color w:val="auto"/>
          <w:sz w:val="18"/>
        </w:rPr>
        <w:t xml:space="preserve"> Issued for Construction (Emitido para Construção) / International Finance Corporation, conforme o contexto.</w:t>
      </w:r>
    </w:p>
    <w:p w14:paraId="01EF0852" w14:textId="77777777" w:rsidR="00921ADD" w:rsidRPr="006F14C5" w:rsidRDefault="007023C5">
      <w:pPr>
        <w:pStyle w:val="BookGlossary"/>
        <w:spacing w:after="110" w:line="220" w:lineRule="exact"/>
        <w:jc w:val="left"/>
        <w:rPr>
          <w:color w:val="auto"/>
        </w:rPr>
      </w:pPr>
      <w:r>
        <w:rPr>
          <w:b/>
          <w:bCs/>
          <w:color w:val="auto"/>
          <w:sz w:val="18"/>
        </w:rPr>
        <w:t xml:space="preserve">IMO</w:t>
      </w:r>
      <w:del w:id="9126" w:author="Revisão editorial" w:date="2026-10-25T12:00:00Z">
        <w:r>
          <w:rPr>
            <w:color w:val="auto"/>
            <w:sz w:val="18"/>
          </w:rPr>
          <w:delText xml:space="preserve"> —</w:delText>
        </w:r>
      </w:del>
      <w:ins w:id="9127" w:author="Revisão editorial" w:date="2026-10-25T12:00:00Z">
        <w:r>
          <w:rPr>
            <w:color w:val="auto"/>
            <w:sz w:val="18"/>
          </w:rPr>
          <w:t xml:space="preserve">:</w:t>
        </w:r>
      </w:ins>
      <w:r>
        <w:rPr>
          <w:color w:val="auto"/>
          <w:sz w:val="18"/>
        </w:rPr>
        <w:t xml:space="preserve"> International Maritime Organization (Organização Marítima Internacional)</w:t>
      </w:r>
    </w:p>
    <w:p w14:paraId="4A1EE7BD" w14:textId="77777777" w:rsidR="00921ADD" w:rsidRPr="006F14C5" w:rsidRDefault="007023C5">
      <w:pPr>
        <w:pStyle w:val="BookGlossary"/>
        <w:spacing w:after="110" w:line="220" w:lineRule="exact"/>
        <w:jc w:val="left"/>
        <w:rPr>
          <w:color w:val="auto"/>
        </w:rPr>
      </w:pPr>
      <w:r>
        <w:rPr>
          <w:b/>
          <w:color w:val="auto"/>
          <w:sz w:val="18"/>
        </w:rPr>
        <w:t xml:space="preserve">IPA</w:t>
      </w:r>
      <w:del w:id="9128" w:author="Revisão editorial" w:date="2026-10-25T12:00:00Z">
        <w:r>
          <w:rPr>
            <w:color w:val="auto"/>
            <w:sz w:val="18"/>
          </w:rPr>
          <w:delText xml:space="preserve"> —</w:delText>
        </w:r>
      </w:del>
      <w:ins w:id="9129" w:author="Revisão editorial" w:date="2026-10-25T12:00:00Z">
        <w:r>
          <w:rPr>
            <w:color w:val="auto"/>
            <w:sz w:val="18"/>
          </w:rPr>
          <w:t xml:space="preserve">:</w:t>
        </w:r>
      </w:ins>
      <w:r>
        <w:rPr>
          <w:color w:val="auto"/>
          <w:sz w:val="18"/>
        </w:rPr>
        <w:t xml:space="preserve"> Independent Project Analysis</w:t>
      </w:r>
    </w:p>
    <w:p w14:paraId="1EAD0F1D" w14:textId="77777777" w:rsidR="00921ADD" w:rsidRPr="006F14C5" w:rsidRDefault="007023C5">
      <w:pPr>
        <w:pStyle w:val="BookGlossary"/>
        <w:spacing w:after="110" w:line="220" w:lineRule="exact"/>
        <w:jc w:val="left"/>
        <w:rPr>
          <w:color w:val="auto"/>
        </w:rPr>
      </w:pPr>
      <w:r>
        <w:rPr>
          <w:b/>
          <w:color w:val="auto"/>
          <w:sz w:val="18"/>
        </w:rPr>
        <w:t xml:space="preserve">IPR</w:t>
      </w:r>
      <w:del w:id="9130" w:author="Revisão editorial" w:date="2026-10-25T12:00:00Z">
        <w:r>
          <w:rPr>
            <w:color w:val="auto"/>
            <w:sz w:val="18"/>
          </w:rPr>
          <w:delText xml:space="preserve"> —</w:delText>
        </w:r>
      </w:del>
      <w:ins w:id="9131" w:author="Revisão editorial" w:date="2026-10-25T12:00:00Z">
        <w:r>
          <w:rPr>
            <w:color w:val="auto"/>
            <w:sz w:val="18"/>
          </w:rPr>
          <w:t xml:space="preserve">:</w:t>
        </w:r>
      </w:ins>
      <w:r>
        <w:rPr>
          <w:color w:val="auto"/>
          <w:sz w:val="18"/>
        </w:rPr>
        <w:t xml:space="preserve"> Índice de Performance de Risco</w:t>
      </w:r>
    </w:p>
    <w:p w14:paraId="702980A8" w14:textId="77777777" w:rsidR="00921ADD" w:rsidRPr="006F14C5" w:rsidRDefault="007023C5">
      <w:pPr>
        <w:pStyle w:val="BookGlossary"/>
        <w:spacing w:after="110" w:line="220" w:lineRule="exact"/>
        <w:jc w:val="left"/>
        <w:rPr>
          <w:color w:val="auto"/>
        </w:rPr>
      </w:pPr>
      <w:r>
        <w:rPr>
          <w:b/>
          <w:bCs/>
          <w:color w:val="auto"/>
          <w:sz w:val="18"/>
        </w:rPr>
        <w:t xml:space="preserve">IR</w:t>
      </w:r>
      <w:del w:id="9132" w:author="Revisão editorial" w:date="2026-10-25T12:00:00Z">
        <w:r>
          <w:rPr>
            <w:color w:val="auto"/>
            <w:sz w:val="18"/>
          </w:rPr>
          <w:delText xml:space="preserve"> —</w:delText>
        </w:r>
      </w:del>
      <w:ins w:id="9133" w:author="Revisão editorial" w:date="2026-10-25T12:00:00Z">
        <w:r>
          <w:rPr>
            <w:color w:val="auto"/>
            <w:sz w:val="18"/>
          </w:rPr>
          <w:t xml:space="preserve">:</w:t>
        </w:r>
      </w:ins>
      <w:r>
        <w:rPr>
          <w:color w:val="auto"/>
          <w:sz w:val="18"/>
        </w:rPr>
        <w:t xml:space="preserve"> Índice de Rentabilidade</w:t>
      </w:r>
    </w:p>
    <w:p w14:paraId="0339A4EC" w14:textId="77777777" w:rsidR="00921ADD" w:rsidRPr="006F14C5" w:rsidRDefault="007023C5">
      <w:pPr>
        <w:pStyle w:val="BookGlossary"/>
        <w:spacing w:after="110" w:line="220" w:lineRule="exact"/>
        <w:jc w:val="left"/>
        <w:rPr>
          <w:color w:val="auto"/>
        </w:rPr>
      </w:pPr>
      <w:r>
        <w:rPr>
          <w:b/>
          <w:color w:val="auto"/>
          <w:sz w:val="18"/>
        </w:rPr>
        <w:t xml:space="preserve">ISA</w:t>
      </w:r>
      <w:del w:id="9134" w:author="Revisão editorial" w:date="2026-10-25T12:00:00Z">
        <w:r>
          <w:rPr>
            <w:color w:val="auto"/>
            <w:sz w:val="18"/>
          </w:rPr>
          <w:delText xml:space="preserve"> —</w:delText>
        </w:r>
      </w:del>
      <w:ins w:id="9135" w:author="Revisão editorial" w:date="2026-10-25T12:00:00Z">
        <w:r>
          <w:rPr>
            <w:color w:val="auto"/>
            <w:sz w:val="18"/>
          </w:rPr>
          <w:t xml:space="preserve">:</w:t>
        </w:r>
      </w:ins>
      <w:r>
        <w:rPr>
          <w:color w:val="auto"/>
          <w:sz w:val="18"/>
        </w:rPr>
        <w:t xml:space="preserve"> International Society of Automation (Sociedade Internacional de Automação)</w:t>
      </w:r>
    </w:p>
    <w:p w14:paraId="557896D3" w14:textId="77777777" w:rsidR="00921ADD" w:rsidRPr="006F14C5" w:rsidRDefault="007023C5">
      <w:pPr>
        <w:pStyle w:val="BookGlossary"/>
        <w:spacing w:after="110" w:line="220" w:lineRule="exact"/>
        <w:jc w:val="left"/>
        <w:rPr>
          <w:color w:val="auto"/>
        </w:rPr>
      </w:pPr>
      <w:r>
        <w:rPr>
          <w:b/>
          <w:color w:val="auto"/>
          <w:sz w:val="18"/>
        </w:rPr>
        <w:t xml:space="preserve">ISO</w:t>
      </w:r>
      <w:del w:id="9136" w:author="Revisão editorial" w:date="2026-10-25T12:00:00Z">
        <w:r>
          <w:rPr>
            <w:color w:val="auto"/>
            <w:sz w:val="18"/>
          </w:rPr>
          <w:delText xml:space="preserve"> —</w:delText>
        </w:r>
      </w:del>
      <w:ins w:id="9137" w:author="Revisão editorial" w:date="2026-10-25T12:00:00Z">
        <w:r>
          <w:rPr>
            <w:color w:val="auto"/>
            <w:sz w:val="18"/>
          </w:rPr>
          <w:t xml:space="preserve">:</w:t>
        </w:r>
      </w:ins>
      <w:r>
        <w:rPr>
          <w:color w:val="auto"/>
          <w:sz w:val="18"/>
        </w:rPr>
        <w:t xml:space="preserve"> International Organization for Standardization (Organização Internacional de Padronização)</w:t>
      </w:r>
    </w:p>
    <w:p w14:paraId="0E3EF320" w14:textId="77777777" w:rsidR="00921ADD" w:rsidRPr="006F14C5" w:rsidRDefault="007023C5">
      <w:pPr>
        <w:pStyle w:val="BookGlossary"/>
        <w:spacing w:after="110" w:line="220" w:lineRule="exact"/>
        <w:jc w:val="left"/>
        <w:rPr>
          <w:color w:val="auto"/>
        </w:rPr>
      </w:pPr>
      <w:r>
        <w:rPr>
          <w:b/>
          <w:color w:val="auto"/>
          <w:sz w:val="18"/>
        </w:rPr>
        <w:t xml:space="preserve">ITP</w:t>
      </w:r>
      <w:del w:id="9138" w:author="Revisão editorial" w:date="2026-10-25T12:00:00Z">
        <w:r>
          <w:rPr>
            <w:color w:val="auto"/>
            <w:sz w:val="18"/>
          </w:rPr>
          <w:delText xml:space="preserve"> —</w:delText>
        </w:r>
      </w:del>
      <w:ins w:id="9139" w:author="Revisão editorial" w:date="2026-10-25T12:00:00Z">
        <w:r>
          <w:rPr>
            <w:color w:val="auto"/>
            <w:sz w:val="18"/>
          </w:rPr>
          <w:t xml:space="preserve">:</w:t>
        </w:r>
      </w:ins>
      <w:r>
        <w:rPr>
          <w:color w:val="auto"/>
          <w:sz w:val="18"/>
        </w:rPr>
        <w:t xml:space="preserve"> Inspection and Test Plan (Plano de Inspeção e Testes)</w:t>
      </w:r>
    </w:p>
    <w:p w14:paraId="2001CE45" w14:textId="77777777" w:rsidR="00921ADD" w:rsidRPr="006F14C5" w:rsidRDefault="007023C5">
      <w:pPr>
        <w:pStyle w:val="BookGlossary"/>
        <w:spacing w:after="110" w:line="220" w:lineRule="exact"/>
        <w:jc w:val="left"/>
        <w:rPr>
          <w:color w:val="auto"/>
        </w:rPr>
      </w:pPr>
      <w:r>
        <w:rPr>
          <w:b/>
          <w:color w:val="auto"/>
          <w:sz w:val="18"/>
        </w:rPr>
        <w:t xml:space="preserve">ITR</w:t>
      </w:r>
      <w:del w:id="9140" w:author="Revisão editorial" w:date="2026-10-25T12:00:00Z">
        <w:r>
          <w:rPr>
            <w:color w:val="auto"/>
            <w:sz w:val="18"/>
          </w:rPr>
          <w:delText xml:space="preserve"> —</w:delText>
        </w:r>
      </w:del>
      <w:ins w:id="9141" w:author="Revisão editorial" w:date="2026-10-25T12:00:00Z">
        <w:r>
          <w:rPr>
            <w:color w:val="auto"/>
            <w:sz w:val="18"/>
          </w:rPr>
          <w:t xml:space="preserve">:</w:t>
        </w:r>
      </w:ins>
      <w:r>
        <w:rPr>
          <w:color w:val="auto"/>
          <w:sz w:val="18"/>
        </w:rPr>
        <w:t xml:space="preserve"> Inspection Test Report (Relatório de Teste de Inspeção)</w:t>
      </w:r>
    </w:p>
    <w:p w14:paraId="0052F706" w14:textId="77777777" w:rsidR="00921ADD" w:rsidRPr="006F14C5" w:rsidRDefault="007023C5">
      <w:pPr>
        <w:pStyle w:val="BookGlossary"/>
        <w:spacing w:after="110" w:line="220" w:lineRule="exact"/>
        <w:jc w:val="left"/>
        <w:rPr>
          <w:color w:val="auto"/>
        </w:rPr>
      </w:pPr>
      <w:r>
        <w:rPr>
          <w:b/>
          <w:color w:val="auto"/>
          <w:sz w:val="18"/>
        </w:rPr>
        <w:t xml:space="preserve">LCC</w:t>
      </w:r>
      <w:del w:id="9142" w:author="Revisão editorial" w:date="2026-10-25T12:00:00Z">
        <w:r>
          <w:rPr>
            <w:color w:val="auto"/>
            <w:sz w:val="18"/>
          </w:rPr>
          <w:delText xml:space="preserve"> —</w:delText>
        </w:r>
      </w:del>
      <w:ins w:id="9143" w:author="Revisão editorial" w:date="2026-10-25T12:00:00Z">
        <w:r>
          <w:rPr>
            <w:color w:val="auto"/>
            <w:sz w:val="18"/>
          </w:rPr>
          <w:t xml:space="preserve">:</w:t>
        </w:r>
      </w:ins>
      <w:r>
        <w:rPr>
          <w:color w:val="auto"/>
          <w:sz w:val="18"/>
        </w:rPr>
        <w:t xml:space="preserve"> Life Cycle Costing (Custeio do Ciclo de Vida)</w:t>
      </w:r>
    </w:p>
    <w:p w14:paraId="09DB5F60" w14:textId="77777777" w:rsidR="00921ADD" w:rsidRPr="006F14C5" w:rsidRDefault="007023C5">
      <w:pPr>
        <w:pStyle w:val="BookGlossary"/>
        <w:spacing w:after="110" w:line="220" w:lineRule="exact"/>
        <w:jc w:val="left"/>
        <w:rPr>
          <w:color w:val="auto"/>
        </w:rPr>
      </w:pPr>
      <w:r>
        <w:rPr>
          <w:b/>
          <w:bCs/>
          <w:color w:val="auto"/>
          <w:sz w:val="18"/>
        </w:rPr>
        <w:t xml:space="preserve">LGPD</w:t>
      </w:r>
      <w:del w:id="9144" w:author="Revisão editorial" w:date="2026-10-25T12:00:00Z">
        <w:r>
          <w:rPr>
            <w:color w:val="auto"/>
            <w:sz w:val="18"/>
          </w:rPr>
          <w:delText xml:space="preserve"> —</w:delText>
        </w:r>
      </w:del>
      <w:ins w:id="9145" w:author="Revisão editorial" w:date="2026-10-25T12:00:00Z">
        <w:r>
          <w:rPr>
            <w:color w:val="auto"/>
            <w:sz w:val="18"/>
          </w:rPr>
          <w:t xml:space="preserve">:</w:t>
        </w:r>
      </w:ins>
      <w:r>
        <w:rPr>
          <w:color w:val="auto"/>
          <w:sz w:val="18"/>
        </w:rPr>
        <w:t xml:space="preserve"> Lei Geral de Proteção de Dados Pessoais (Lei nº 13.709/2018)</w:t>
      </w:r>
    </w:p>
    <w:p w14:paraId="3FE69036" w14:textId="77777777" w:rsidR="00921ADD" w:rsidRPr="006F14C5" w:rsidRDefault="007023C5">
      <w:pPr>
        <w:pStyle w:val="BookGlossary"/>
        <w:spacing w:after="110" w:line="220" w:lineRule="exact"/>
        <w:jc w:val="left"/>
        <w:rPr>
          <w:color w:val="auto"/>
        </w:rPr>
      </w:pPr>
      <w:r>
        <w:rPr>
          <w:b/>
          <w:bCs/>
          <w:color w:val="auto"/>
          <w:sz w:val="18"/>
        </w:rPr>
        <w:t xml:space="preserve">LI</w:t>
      </w:r>
      <w:del w:id="9146" w:author="Revisão editorial" w:date="2026-10-25T12:00:00Z">
        <w:r>
          <w:rPr>
            <w:color w:val="auto"/>
            <w:sz w:val="18"/>
          </w:rPr>
          <w:delText xml:space="preserve"> —</w:delText>
        </w:r>
      </w:del>
      <w:ins w:id="9147" w:author="Revisão editorial" w:date="2026-10-25T12:00:00Z">
        <w:r>
          <w:rPr>
            <w:color w:val="auto"/>
            <w:sz w:val="18"/>
          </w:rPr>
          <w:t xml:space="preserve">:</w:t>
        </w:r>
      </w:ins>
      <w:r>
        <w:rPr>
          <w:color w:val="auto"/>
          <w:sz w:val="18"/>
        </w:rPr>
        <w:t xml:space="preserve"> Licença de Instalação</w:t>
      </w:r>
    </w:p>
    <w:p w14:paraId="0B374186" w14:textId="77777777" w:rsidR="00921ADD" w:rsidRPr="006F14C5" w:rsidRDefault="007023C5">
      <w:pPr>
        <w:pStyle w:val="BookGlossary"/>
        <w:spacing w:after="110" w:line="220" w:lineRule="exact"/>
        <w:jc w:val="left"/>
        <w:rPr>
          <w:color w:val="auto"/>
        </w:rPr>
      </w:pPr>
      <w:r>
        <w:rPr>
          <w:b/>
          <w:color w:val="auto"/>
          <w:sz w:val="18"/>
        </w:rPr>
        <w:t xml:space="preserve">LLI</w:t>
      </w:r>
      <w:del w:id="9148" w:author="Revisão editorial" w:date="2026-10-25T12:00:00Z">
        <w:r>
          <w:rPr>
            <w:color w:val="auto"/>
            <w:sz w:val="18"/>
          </w:rPr>
          <w:delText xml:space="preserve"> —</w:delText>
        </w:r>
      </w:del>
      <w:ins w:id="9149" w:author="Revisão editorial" w:date="2026-10-25T12:00:00Z">
        <w:r>
          <w:rPr>
            <w:color w:val="auto"/>
            <w:sz w:val="18"/>
          </w:rPr>
          <w:t xml:space="preserve">:</w:t>
        </w:r>
      </w:ins>
      <w:r>
        <w:rPr>
          <w:color w:val="auto"/>
          <w:sz w:val="18"/>
        </w:rPr>
        <w:t xml:space="preserve"> Long Lead Items (Itens de Longo Prazo de Entrega)</w:t>
      </w:r>
    </w:p>
    <w:p w14:paraId="61D97B08" w14:textId="77777777" w:rsidR="00921ADD" w:rsidRPr="006F14C5" w:rsidRDefault="007023C5">
      <w:pPr>
        <w:pStyle w:val="BookGlossary"/>
        <w:spacing w:after="110" w:line="220" w:lineRule="exact"/>
        <w:jc w:val="left"/>
        <w:rPr>
          <w:color w:val="auto"/>
        </w:rPr>
      </w:pPr>
      <w:r>
        <w:rPr>
          <w:b/>
          <w:color w:val="auto"/>
          <w:sz w:val="18"/>
        </w:rPr>
        <w:t xml:space="preserve">LLM</w:t>
      </w:r>
      <w:del w:id="9150" w:author="Revisão editorial" w:date="2026-10-25T12:00:00Z">
        <w:r>
          <w:rPr>
            <w:color w:val="auto"/>
            <w:sz w:val="18"/>
          </w:rPr>
          <w:delText xml:space="preserve"> —</w:delText>
        </w:r>
      </w:del>
      <w:ins w:id="9151" w:author="Revisão editorial" w:date="2026-10-25T12:00:00Z">
        <w:r>
          <w:rPr>
            <w:color w:val="auto"/>
            <w:sz w:val="18"/>
          </w:rPr>
          <w:t xml:space="preserve">:</w:t>
        </w:r>
      </w:ins>
      <w:r>
        <w:rPr>
          <w:color w:val="auto"/>
          <w:sz w:val="18"/>
        </w:rPr>
        <w:t xml:space="preserve"> Large Language Model (Modelo de Linguagem de Grande Escala)</w:t>
      </w:r>
    </w:p>
    <w:p w14:paraId="6F51DB70" w14:textId="77777777" w:rsidR="00921ADD" w:rsidRPr="006F14C5" w:rsidRDefault="007023C5">
      <w:pPr>
        <w:pStyle w:val="BookGlossary"/>
        <w:spacing w:after="110" w:line="220" w:lineRule="exact"/>
        <w:jc w:val="left"/>
        <w:rPr>
          <w:color w:val="auto"/>
        </w:rPr>
      </w:pPr>
      <w:r>
        <w:rPr>
          <w:b/>
          <w:bCs/>
          <w:color w:val="auto"/>
          <w:sz w:val="18"/>
        </w:rPr>
        <w:t xml:space="preserve">LOPA</w:t>
      </w:r>
      <w:del w:id="9152" w:author="Revisão editorial" w:date="2026-10-25T12:00:00Z">
        <w:r>
          <w:rPr>
            <w:color w:val="auto"/>
            <w:sz w:val="18"/>
          </w:rPr>
          <w:delText xml:space="preserve"> —</w:delText>
        </w:r>
      </w:del>
      <w:ins w:id="9153" w:author="Revisão editorial" w:date="2026-10-25T12:00:00Z">
        <w:r>
          <w:rPr>
            <w:color w:val="auto"/>
            <w:sz w:val="18"/>
          </w:rPr>
          <w:t xml:space="preserve">:</w:t>
        </w:r>
      </w:ins>
      <w:r>
        <w:rPr>
          <w:color w:val="auto"/>
          <w:sz w:val="18"/>
        </w:rPr>
        <w:t xml:space="preserve"> Layer of Protection Analysis (Análise de Camadas de Proteção)</w:t>
      </w:r>
    </w:p>
    <w:p w14:paraId="325C495B" w14:textId="77777777" w:rsidR="00921ADD" w:rsidRPr="006F14C5" w:rsidRDefault="007023C5">
      <w:pPr>
        <w:pStyle w:val="BookGlossary"/>
        <w:spacing w:after="110" w:line="220" w:lineRule="exact"/>
        <w:jc w:val="left"/>
        <w:rPr>
          <w:color w:val="auto"/>
        </w:rPr>
      </w:pPr>
      <w:r>
        <w:rPr>
          <w:b/>
          <w:bCs/>
          <w:color w:val="auto"/>
          <w:sz w:val="18"/>
        </w:rPr>
        <w:t xml:space="preserve">LP</w:t>
      </w:r>
      <w:del w:id="9154" w:author="Revisão editorial" w:date="2026-10-25T12:00:00Z">
        <w:r>
          <w:rPr>
            <w:color w:val="auto"/>
            <w:sz w:val="18"/>
          </w:rPr>
          <w:delText xml:space="preserve"> —</w:delText>
        </w:r>
      </w:del>
      <w:ins w:id="9155" w:author="Revisão editorial" w:date="2026-10-25T12:00:00Z">
        <w:r>
          <w:rPr>
            <w:color w:val="auto"/>
            <w:sz w:val="18"/>
          </w:rPr>
          <w:t xml:space="preserve">:</w:t>
        </w:r>
      </w:ins>
      <w:r>
        <w:rPr>
          <w:color w:val="auto"/>
          <w:sz w:val="18"/>
        </w:rPr>
        <w:t xml:space="preserve"> Licença Prévia</w:t>
      </w:r>
    </w:p>
    <w:p w14:paraId="1976F0AB" w14:textId="77777777" w:rsidR="00921ADD" w:rsidRPr="006F14C5" w:rsidRDefault="007023C5">
      <w:pPr>
        <w:pStyle w:val="BookGlossary"/>
        <w:spacing w:after="110" w:line="220" w:lineRule="exact"/>
        <w:jc w:val="left"/>
        <w:rPr>
          <w:color w:val="auto"/>
        </w:rPr>
      </w:pPr>
      <w:r>
        <w:rPr>
          <w:b/>
          <w:color w:val="auto"/>
          <w:sz w:val="18"/>
        </w:rPr>
        <w:t xml:space="preserve">LSTM</w:t>
      </w:r>
      <w:del w:id="9156" w:author="Revisão editorial" w:date="2026-10-25T12:00:00Z">
        <w:r>
          <w:rPr>
            <w:color w:val="auto"/>
            <w:sz w:val="18"/>
          </w:rPr>
          <w:delText xml:space="preserve"> —</w:delText>
        </w:r>
      </w:del>
      <w:ins w:id="9157" w:author="Revisão editorial" w:date="2026-10-25T12:00:00Z">
        <w:r>
          <w:rPr>
            <w:color w:val="auto"/>
            <w:sz w:val="18"/>
          </w:rPr>
          <w:t xml:space="preserve">:</w:t>
        </w:r>
      </w:ins>
      <w:r>
        <w:rPr>
          <w:color w:val="auto"/>
          <w:sz w:val="18"/>
        </w:rPr>
        <w:t xml:space="preserve"> Long Short-Term Memory (Memória Longa de Curto Prazo)</w:t>
      </w:r>
    </w:p>
    <w:p w14:paraId="02FB83FA" w14:textId="77777777" w:rsidR="00921ADD" w:rsidRPr="006F14C5" w:rsidRDefault="007023C5">
      <w:pPr>
        <w:pStyle w:val="BookGlossary"/>
        <w:spacing w:after="110" w:line="220" w:lineRule="exact"/>
        <w:jc w:val="left"/>
        <w:rPr>
          <w:color w:val="auto"/>
        </w:rPr>
      </w:pPr>
      <w:r>
        <w:rPr>
          <w:b/>
          <w:color w:val="auto"/>
          <w:sz w:val="18"/>
        </w:rPr>
        <w:t xml:space="preserve">LTI</w:t>
      </w:r>
      <w:del w:id="9158" w:author="Revisão editorial" w:date="2026-10-25T12:00:00Z">
        <w:r>
          <w:rPr>
            <w:color w:val="auto"/>
            <w:sz w:val="18"/>
          </w:rPr>
          <w:delText xml:space="preserve"> —</w:delText>
        </w:r>
      </w:del>
      <w:ins w:id="9159" w:author="Revisão editorial" w:date="2026-10-25T12:00:00Z">
        <w:r>
          <w:rPr>
            <w:color w:val="auto"/>
            <w:sz w:val="18"/>
          </w:rPr>
          <w:t xml:space="preserve">:</w:t>
        </w:r>
      </w:ins>
      <w:r>
        <w:rPr>
          <w:color w:val="auto"/>
          <w:sz w:val="18"/>
        </w:rPr>
        <w:t xml:space="preserve"> Lost Time Injury (Lesão com Afastamento)</w:t>
      </w:r>
    </w:p>
    <w:p w14:paraId="0602B59C" w14:textId="77777777" w:rsidR="00921ADD" w:rsidRPr="006F14C5" w:rsidRDefault="007023C5">
      <w:pPr>
        <w:pStyle w:val="BookGlossary"/>
        <w:spacing w:after="110" w:line="220" w:lineRule="exact"/>
        <w:jc w:val="left"/>
        <w:rPr>
          <w:color w:val="auto"/>
        </w:rPr>
      </w:pPr>
      <w:r>
        <w:rPr>
          <w:b/>
          <w:bCs/>
          <w:color w:val="auto"/>
          <w:sz w:val="18"/>
        </w:rPr>
        <w:t xml:space="preserve">MCP</w:t>
      </w:r>
      <w:del w:id="9160" w:author="Revisão editorial" w:date="2026-10-25T12:00:00Z">
        <w:r>
          <w:rPr>
            <w:color w:val="auto"/>
            <w:sz w:val="18"/>
          </w:rPr>
          <w:delText xml:space="preserve"> —</w:delText>
        </w:r>
      </w:del>
      <w:ins w:id="9161" w:author="Revisão editorial" w:date="2026-10-25T12:00:00Z">
        <w:r>
          <w:rPr>
            <w:color w:val="auto"/>
            <w:sz w:val="18"/>
          </w:rPr>
          <w:t xml:space="preserve">:</w:t>
        </w:r>
      </w:ins>
      <w:r>
        <w:rPr>
          <w:color w:val="auto"/>
          <w:sz w:val="18"/>
        </w:rPr>
        <w:t xml:space="preserve"> Model Context Protocol</w:t>
      </w:r>
    </w:p>
    <w:p w14:paraId="30FDE676" w14:textId="77777777" w:rsidR="00921ADD" w:rsidRPr="006F14C5" w:rsidRDefault="007023C5">
      <w:pPr>
        <w:pStyle w:val="BookGlossary"/>
        <w:spacing w:after="110" w:line="220" w:lineRule="exact"/>
        <w:jc w:val="left"/>
        <w:rPr>
          <w:color w:val="auto"/>
        </w:rPr>
      </w:pPr>
      <w:r>
        <w:rPr>
          <w:b/>
          <w:color w:val="auto"/>
          <w:sz w:val="18"/>
        </w:rPr>
        <w:t xml:space="preserve">ML</w:t>
      </w:r>
      <w:del w:id="9162" w:author="Revisão editorial" w:date="2026-10-25T12:00:00Z">
        <w:r>
          <w:rPr>
            <w:color w:val="auto"/>
            <w:sz w:val="18"/>
          </w:rPr>
          <w:delText xml:space="preserve"> —</w:delText>
        </w:r>
      </w:del>
      <w:ins w:id="9163" w:author="Revisão editorial" w:date="2026-10-25T12:00:00Z">
        <w:r>
          <w:rPr>
            <w:color w:val="auto"/>
            <w:sz w:val="18"/>
          </w:rPr>
          <w:t xml:space="preserve">:</w:t>
        </w:r>
      </w:ins>
      <w:r>
        <w:rPr>
          <w:color w:val="auto"/>
          <w:sz w:val="18"/>
        </w:rPr>
        <w:t xml:space="preserve"> Machine Learning (Aprendizado de Máquina)</w:t>
      </w:r>
    </w:p>
    <w:p w14:paraId="177EFD99" w14:textId="77777777" w:rsidR="00921ADD" w:rsidRPr="006F14C5" w:rsidRDefault="007023C5">
      <w:pPr>
        <w:pStyle w:val="BookGlossary"/>
        <w:spacing w:after="110" w:line="220" w:lineRule="exact"/>
        <w:jc w:val="left"/>
        <w:rPr>
          <w:color w:val="auto"/>
        </w:rPr>
      </w:pPr>
      <w:r>
        <w:rPr>
          <w:b/>
          <w:bCs/>
          <w:color w:val="auto"/>
          <w:sz w:val="18"/>
        </w:rPr>
        <w:t xml:space="preserve">MTBF</w:t>
      </w:r>
      <w:del w:id="9164" w:author="Revisão editorial" w:date="2026-10-25T12:00:00Z">
        <w:r>
          <w:rPr>
            <w:color w:val="auto"/>
            <w:sz w:val="18"/>
          </w:rPr>
          <w:delText xml:space="preserve"> —</w:delText>
        </w:r>
      </w:del>
      <w:ins w:id="9165" w:author="Revisão editorial" w:date="2026-10-25T12:00:00Z">
        <w:r>
          <w:rPr>
            <w:color w:val="auto"/>
            <w:sz w:val="18"/>
          </w:rPr>
          <w:t xml:space="preserve">:</w:t>
        </w:r>
      </w:ins>
      <w:r>
        <w:rPr>
          <w:color w:val="auto"/>
          <w:sz w:val="18"/>
        </w:rPr>
        <w:t xml:space="preserve"> Mean Time Between Failures (Tempo Médio entre Falhas)</w:t>
      </w:r>
    </w:p>
    <w:p w14:paraId="7DD39EC6" w14:textId="77777777" w:rsidR="00921ADD" w:rsidRPr="006F14C5" w:rsidRDefault="007023C5">
      <w:pPr>
        <w:pStyle w:val="BookGlossary"/>
        <w:spacing w:after="110" w:line="220" w:lineRule="exact"/>
        <w:jc w:val="left"/>
        <w:rPr>
          <w:color w:val="auto"/>
        </w:rPr>
      </w:pPr>
      <w:r>
        <w:rPr>
          <w:b/>
          <w:bCs/>
          <w:color w:val="auto"/>
          <w:sz w:val="18"/>
        </w:rPr>
        <w:t xml:space="preserve">MTTR</w:t>
      </w:r>
      <w:del w:id="9166" w:author="Revisão editorial" w:date="2026-10-25T12:00:00Z">
        <w:r>
          <w:rPr>
            <w:color w:val="auto"/>
            <w:sz w:val="18"/>
          </w:rPr>
          <w:delText xml:space="preserve"> —</w:delText>
        </w:r>
      </w:del>
      <w:ins w:id="9167" w:author="Revisão editorial" w:date="2026-10-25T12:00:00Z">
        <w:r>
          <w:rPr>
            <w:color w:val="auto"/>
            <w:sz w:val="18"/>
          </w:rPr>
          <w:t xml:space="preserve">:</w:t>
        </w:r>
      </w:ins>
      <w:r>
        <w:rPr>
          <w:color w:val="auto"/>
          <w:sz w:val="18"/>
        </w:rPr>
        <w:t xml:space="preserve"> Mean Time to Repair (Tempo Médio de Reparo)</w:t>
      </w:r>
    </w:p>
    <w:p w14:paraId="3A7EFF5D" w14:textId="77777777" w:rsidR="00921ADD" w:rsidRPr="006F14C5" w:rsidRDefault="007023C5">
      <w:pPr>
        <w:pStyle w:val="BookGlossary"/>
        <w:spacing w:after="110" w:line="220" w:lineRule="exact"/>
        <w:jc w:val="left"/>
        <w:rPr>
          <w:color w:val="auto"/>
        </w:rPr>
      </w:pPr>
      <w:r>
        <w:rPr>
          <w:b/>
          <w:bCs/>
          <w:color w:val="auto"/>
          <w:sz w:val="18"/>
        </w:rPr>
        <w:t xml:space="preserve">NIST</w:t>
      </w:r>
      <w:del w:id="9168" w:author="Revisão editorial" w:date="2026-10-25T12:00:00Z">
        <w:r>
          <w:rPr>
            <w:color w:val="auto"/>
            <w:sz w:val="18"/>
          </w:rPr>
          <w:delText xml:space="preserve"> —</w:delText>
        </w:r>
      </w:del>
      <w:ins w:id="9169" w:author="Revisão editorial" w:date="2026-10-25T12:00:00Z">
        <w:r>
          <w:rPr>
            <w:color w:val="auto"/>
            <w:sz w:val="18"/>
          </w:rPr>
          <w:t xml:space="preserve">:</w:t>
        </w:r>
      </w:ins>
      <w:r>
        <w:rPr>
          <w:color w:val="auto"/>
          <w:sz w:val="18"/>
        </w:rPr>
        <w:t xml:space="preserve"> National Institute of Standards and Technology (Instituto Nacional de Padrões e Tecnologia dos EUA)</w:t>
      </w:r>
    </w:p>
    <w:p w14:paraId="35176488" w14:textId="77777777" w:rsidR="00921ADD" w:rsidRPr="006F14C5" w:rsidRDefault="007023C5">
      <w:pPr>
        <w:pStyle w:val="BookGlossary"/>
        <w:spacing w:after="110" w:line="220" w:lineRule="exact"/>
        <w:jc w:val="left"/>
        <w:rPr>
          <w:color w:val="auto"/>
        </w:rPr>
      </w:pPr>
      <w:r>
        <w:rPr>
          <w:b/>
          <w:color w:val="auto"/>
          <w:sz w:val="18"/>
        </w:rPr>
        <w:t xml:space="preserve">NLP</w:t>
      </w:r>
      <w:del w:id="9170" w:author="Revisão editorial" w:date="2026-10-25T12:00:00Z">
        <w:r>
          <w:rPr>
            <w:color w:val="auto"/>
            <w:sz w:val="18"/>
          </w:rPr>
          <w:delText xml:space="preserve"> —</w:delText>
        </w:r>
      </w:del>
      <w:ins w:id="9171" w:author="Revisão editorial" w:date="2026-10-25T12:00:00Z">
        <w:r>
          <w:rPr>
            <w:color w:val="auto"/>
            <w:sz w:val="18"/>
          </w:rPr>
          <w:t xml:space="preserve">:</w:t>
        </w:r>
      </w:ins>
      <w:r>
        <w:rPr>
          <w:color w:val="auto"/>
          <w:sz w:val="18"/>
        </w:rPr>
        <w:t xml:space="preserve"> Natural Language Processing (Processamento de Linguagem Natural)</w:t>
      </w:r>
    </w:p>
    <w:p w14:paraId="5D7895C3" w14:textId="77777777" w:rsidR="00921ADD" w:rsidRPr="006F14C5" w:rsidRDefault="007023C5">
      <w:pPr>
        <w:pStyle w:val="BookGlossary"/>
        <w:spacing w:after="110" w:line="220" w:lineRule="exact"/>
        <w:jc w:val="left"/>
        <w:rPr>
          <w:color w:val="auto"/>
        </w:rPr>
      </w:pPr>
      <w:r>
        <w:rPr>
          <w:b/>
          <w:bCs/>
          <w:color w:val="auto"/>
          <w:sz w:val="18"/>
        </w:rPr>
        <w:t xml:space="preserve">NORMAM</w:t>
      </w:r>
      <w:del w:id="9172" w:author="Revisão editorial" w:date="2026-10-25T12:00:00Z">
        <w:r>
          <w:rPr>
            <w:color w:val="auto"/>
            <w:sz w:val="18"/>
          </w:rPr>
          <w:delText xml:space="preserve"> —</w:delText>
        </w:r>
      </w:del>
      <w:ins w:id="9173" w:author="Revisão editorial" w:date="2026-10-25T12:00:00Z">
        <w:r>
          <w:rPr>
            <w:color w:val="auto"/>
            <w:sz w:val="18"/>
          </w:rPr>
          <w:t xml:space="preserve">:</w:t>
        </w:r>
      </w:ins>
      <w:r>
        <w:rPr>
          <w:color w:val="auto"/>
          <w:sz w:val="18"/>
        </w:rPr>
        <w:t xml:space="preserve"> Normas da Autoridade Marítima (DGMM/Marinha do Brasil)</w:t>
      </w:r>
    </w:p>
    <w:p w14:paraId="76164A4E" w14:textId="77777777" w:rsidR="00921ADD" w:rsidRPr="006F14C5" w:rsidRDefault="007023C5">
      <w:pPr>
        <w:pStyle w:val="BookGlossary"/>
        <w:spacing w:after="110" w:line="220" w:lineRule="exact"/>
        <w:jc w:val="left"/>
        <w:rPr>
          <w:color w:val="auto"/>
        </w:rPr>
      </w:pPr>
      <w:r>
        <w:rPr>
          <w:b/>
          <w:color w:val="auto"/>
          <w:sz w:val="18"/>
        </w:rPr>
        <w:t xml:space="preserve">NPT</w:t>
      </w:r>
      <w:del w:id="9174" w:author="Revisão editorial" w:date="2026-10-25T12:00:00Z">
        <w:r>
          <w:rPr>
            <w:color w:val="auto"/>
            <w:sz w:val="18"/>
          </w:rPr>
          <w:delText xml:space="preserve"> —</w:delText>
        </w:r>
      </w:del>
      <w:ins w:id="9175" w:author="Revisão editorial" w:date="2026-10-25T12:00:00Z">
        <w:r>
          <w:rPr>
            <w:color w:val="auto"/>
            <w:sz w:val="18"/>
          </w:rPr>
          <w:t xml:space="preserve">:</w:t>
        </w:r>
      </w:ins>
      <w:r>
        <w:rPr>
          <w:color w:val="auto"/>
          <w:sz w:val="18"/>
        </w:rPr>
        <w:t xml:space="preserve"> Non-Productive Time (Tempo Não Produtivo)</w:t>
      </w:r>
    </w:p>
    <w:p w14:paraId="502D84D3" w14:textId="77777777" w:rsidR="00921ADD" w:rsidRPr="006F14C5" w:rsidRDefault="007023C5">
      <w:pPr>
        <w:pStyle w:val="BookGlossary"/>
        <w:spacing w:after="110" w:line="220" w:lineRule="exact"/>
        <w:jc w:val="left"/>
        <w:rPr>
          <w:color w:val="auto"/>
        </w:rPr>
      </w:pPr>
      <w:r>
        <w:rPr>
          <w:b/>
          <w:bCs/>
          <w:color w:val="auto"/>
          <w:sz w:val="18"/>
        </w:rPr>
        <w:t xml:space="preserve">O&amp;G</w:t>
      </w:r>
      <w:del w:id="9176" w:author="Revisão editorial" w:date="2026-10-25T12:00:00Z">
        <w:r>
          <w:rPr>
            <w:color w:val="auto"/>
            <w:sz w:val="18"/>
          </w:rPr>
          <w:delText xml:space="preserve"> —</w:delText>
        </w:r>
      </w:del>
      <w:ins w:id="9177" w:author="Revisão editorial" w:date="2026-10-25T12:00:00Z">
        <w:r>
          <w:rPr>
            <w:color w:val="auto"/>
            <w:sz w:val="18"/>
          </w:rPr>
          <w:t xml:space="preserve">:</w:t>
        </w:r>
      </w:ins>
      <w:r>
        <w:rPr>
          <w:color w:val="auto"/>
          <w:sz w:val="18"/>
        </w:rPr>
        <w:t xml:space="preserve"> Oil and Gas (Petróleo e Gás)</w:t>
      </w:r>
    </w:p>
    <w:p w14:paraId="7D4D8178" w14:textId="77777777" w:rsidR="00921ADD" w:rsidRPr="006F14C5" w:rsidRDefault="007023C5">
      <w:pPr>
        <w:pStyle w:val="BookGlossary"/>
        <w:spacing w:after="110" w:line="220" w:lineRule="exact"/>
        <w:jc w:val="left"/>
        <w:rPr>
          <w:color w:val="auto"/>
        </w:rPr>
      </w:pPr>
      <w:r>
        <w:rPr>
          <w:b/>
          <w:bCs/>
          <w:color w:val="auto"/>
          <w:sz w:val="18"/>
        </w:rPr>
        <w:t xml:space="preserve">O&amp;M</w:t>
      </w:r>
      <w:del w:id="9178" w:author="Revisão editorial" w:date="2026-10-25T12:00:00Z">
        <w:r>
          <w:rPr>
            <w:color w:val="auto"/>
            <w:sz w:val="18"/>
          </w:rPr>
          <w:delText xml:space="preserve"> —</w:delText>
        </w:r>
      </w:del>
      <w:ins w:id="9179" w:author="Revisão editorial" w:date="2026-10-25T12:00:00Z">
        <w:r>
          <w:rPr>
            <w:color w:val="auto"/>
            <w:sz w:val="18"/>
          </w:rPr>
          <w:t xml:space="preserve">:</w:t>
        </w:r>
      </w:ins>
      <w:r>
        <w:rPr>
          <w:color w:val="auto"/>
          <w:sz w:val="18"/>
        </w:rPr>
        <w:t xml:space="preserve"> Operations and Maintenance (Operação e Manutenção)</w:t>
      </w:r>
    </w:p>
    <w:p w14:paraId="216CCB3C" w14:textId="77777777" w:rsidR="00921ADD" w:rsidRPr="006F14C5" w:rsidRDefault="007023C5">
      <w:pPr>
        <w:pStyle w:val="BookGlossary"/>
        <w:spacing w:after="110" w:line="220" w:lineRule="exact"/>
        <w:jc w:val="left"/>
        <w:rPr>
          <w:color w:val="auto"/>
        </w:rPr>
      </w:pPr>
      <w:r>
        <w:rPr>
          <w:b/>
          <w:bCs/>
          <w:color w:val="auto"/>
          <w:sz w:val="18"/>
        </w:rPr>
        <w:t xml:space="preserve">ONS</w:t>
      </w:r>
      <w:del w:id="9180" w:author="Revisão editorial" w:date="2026-10-25T12:00:00Z">
        <w:r>
          <w:rPr>
            <w:color w:val="auto"/>
            <w:sz w:val="18"/>
          </w:rPr>
          <w:delText xml:space="preserve"> —</w:delText>
        </w:r>
      </w:del>
      <w:ins w:id="9181" w:author="Revisão editorial" w:date="2026-10-25T12:00:00Z">
        <w:r>
          <w:rPr>
            <w:color w:val="auto"/>
            <w:sz w:val="18"/>
          </w:rPr>
          <w:t xml:space="preserve">:</w:t>
        </w:r>
      </w:ins>
      <w:r>
        <w:rPr>
          <w:color w:val="auto"/>
          <w:sz w:val="18"/>
        </w:rPr>
        <w:t xml:space="preserve"> Operador Nacional do Sistema Elétrico</w:t>
      </w:r>
    </w:p>
    <w:p w14:paraId="65BD9356" w14:textId="77777777" w:rsidR="00921ADD" w:rsidRPr="006F14C5" w:rsidRDefault="007023C5">
      <w:pPr>
        <w:pStyle w:val="BookGlossary"/>
        <w:spacing w:after="110" w:line="220" w:lineRule="exact"/>
        <w:jc w:val="left"/>
        <w:rPr>
          <w:color w:val="auto"/>
        </w:rPr>
      </w:pPr>
      <w:r>
        <w:rPr>
          <w:b/>
          <w:color w:val="auto"/>
          <w:sz w:val="18"/>
        </w:rPr>
        <w:t xml:space="preserve">OPEX</w:t>
      </w:r>
      <w:del w:id="9182" w:author="Revisão editorial" w:date="2026-10-25T12:00:00Z">
        <w:r>
          <w:rPr>
            <w:color w:val="auto"/>
            <w:sz w:val="18"/>
          </w:rPr>
          <w:delText xml:space="preserve"> —</w:delText>
        </w:r>
      </w:del>
      <w:ins w:id="9183" w:author="Revisão editorial" w:date="2026-10-25T12:00:00Z">
        <w:r>
          <w:rPr>
            <w:color w:val="auto"/>
            <w:sz w:val="18"/>
          </w:rPr>
          <w:t xml:space="preserve">:</w:t>
        </w:r>
      </w:ins>
      <w:r>
        <w:rPr>
          <w:color w:val="auto"/>
          <w:sz w:val="18"/>
        </w:rPr>
        <w:t xml:space="preserve"> Operational Expenditure (Despesas Operacionais)</w:t>
      </w:r>
    </w:p>
    <w:p w:rsidR="00921ADD" w:rsidRPr="006F14C5" w:rsidRDefault="007023C5">
      <w:pPr>
        <w:pStyle w:val="BookGlossary"/>
        <w:spacing w:after="110" w:line="220" w:lineRule="exact"/>
        <w:jc w:val="left"/>
        <w:rPr>
          <w:ins w:id="7010" w:author="Revisão editorial" w:date="2026-10-25T12:00:00Z"/>
          <w:color w:val="auto"/>
        </w:rPr>
      </w:pPr>
      <w:ins w:id="7011" w:author="Revisão editorial" w:date="2026-10-25T12:00:00Z">
        <w:r>
          <w:rPr>
            <w:b/>
            <w:color w:val="auto"/>
            <w:sz w:val="18"/>
          </w:rPr>
          <w:t xml:space="preserve">P50, P75, P90:</w:t>
        </w:r>
      </w:ins>
      <w:ins w:id="7011" w:author="Revisão editorial" w:date="2026-10-25T12:00:00Z">
        <w:r>
          <w:rPr>
            <w:color w:val="auto"/>
            <w:sz w:val="18"/>
          </w:rPr>
          <w:t xml:space="preserve"> Níveis de probabilidade de excedência (50%, 75% e 90%) usados em estimativas de geração e de custo</w:t>
        </w:r>
      </w:ins>
    </w:p>
    <w:p w14:paraId="34CA4294" w14:textId="77777777" w:rsidR="00921ADD" w:rsidRPr="006F14C5" w:rsidRDefault="007023C5">
      <w:pPr>
        <w:pStyle w:val="BookGlossary"/>
        <w:spacing w:after="110" w:line="220" w:lineRule="exact"/>
        <w:jc w:val="left"/>
        <w:rPr>
          <w:color w:val="auto"/>
        </w:rPr>
      </w:pPr>
      <w:r>
        <w:rPr>
          <w:b/>
          <w:bCs/>
          <w:color w:val="auto"/>
          <w:sz w:val="18"/>
        </w:rPr>
        <w:t xml:space="preserve">PDRI</w:t>
      </w:r>
      <w:del w:id="9184" w:author="Revisão editorial" w:date="2026-10-25T12:00:00Z">
        <w:r>
          <w:rPr>
            <w:color w:val="auto"/>
            <w:sz w:val="18"/>
          </w:rPr>
          <w:delText xml:space="preserve"> —</w:delText>
        </w:r>
      </w:del>
      <w:ins w:id="9185" w:author="Revisão editorial" w:date="2026-10-25T12:00:00Z">
        <w:r>
          <w:rPr>
            <w:color w:val="auto"/>
            <w:sz w:val="18"/>
          </w:rPr>
          <w:t xml:space="preserve">:</w:t>
        </w:r>
      </w:ins>
      <w:r>
        <w:rPr>
          <w:color w:val="auto"/>
          <w:sz w:val="18"/>
        </w:rPr>
        <w:t xml:space="preserve"> Project Definition Rating Index (Índice de Avaliação da Maturidade de Definição do Projeto)</w:t>
      </w:r>
    </w:p>
    <w:p w14:paraId="4E68F6AA" w14:textId="77777777" w:rsidR="00921ADD" w:rsidRPr="006F14C5" w:rsidRDefault="007023C5">
      <w:pPr>
        <w:pStyle w:val="BookGlossary"/>
        <w:spacing w:after="110" w:line="220" w:lineRule="exact"/>
        <w:jc w:val="left"/>
        <w:rPr>
          <w:color w:val="auto"/>
        </w:rPr>
      </w:pPr>
      <w:r>
        <w:rPr>
          <w:b/>
          <w:bCs/>
          <w:color w:val="auto"/>
          <w:sz w:val="18"/>
        </w:rPr>
        <w:t xml:space="preserve">PEP</w:t>
      </w:r>
      <w:del w:id="9186" w:author="Revisão editorial" w:date="2026-10-25T12:00:00Z">
        <w:r>
          <w:rPr>
            <w:color w:val="auto"/>
            <w:sz w:val="18"/>
          </w:rPr>
          <w:delText xml:space="preserve"> —</w:delText>
        </w:r>
      </w:del>
      <w:ins w:id="9187" w:author="Revisão editorial" w:date="2026-10-25T12:00:00Z">
        <w:r>
          <w:rPr>
            <w:color w:val="auto"/>
            <w:sz w:val="18"/>
          </w:rPr>
          <w:t xml:space="preserve">:</w:t>
        </w:r>
      </w:ins>
      <w:r>
        <w:rPr>
          <w:color w:val="auto"/>
          <w:sz w:val="18"/>
        </w:rPr>
        <w:t xml:space="preserve"> Plano de Execução do Projeto</w:t>
      </w:r>
    </w:p>
    <w:p w14:paraId="2BCBBBDD" w14:textId="77777777" w:rsidR="00921ADD" w:rsidRPr="006F14C5" w:rsidRDefault="007023C5">
      <w:pPr>
        <w:pStyle w:val="BookGlossary"/>
        <w:spacing w:after="110" w:line="220" w:lineRule="exact"/>
        <w:jc w:val="left"/>
        <w:rPr>
          <w:color w:val="auto"/>
        </w:rPr>
      </w:pPr>
      <w:r>
        <w:rPr>
          <w:b/>
          <w:color w:val="auto"/>
          <w:sz w:val="18"/>
        </w:rPr>
        <w:t xml:space="preserve">PMBOK®</w:t>
      </w:r>
      <w:del w:id="9188" w:author="Revisão editorial" w:date="2026-10-25T12:00:00Z">
        <w:r>
          <w:rPr>
            <w:color w:val="auto"/>
            <w:sz w:val="18"/>
          </w:rPr>
          <w:delText xml:space="preserve"> —</w:delText>
        </w:r>
      </w:del>
      <w:ins w:id="9189" w:author="Revisão editorial" w:date="2026-10-25T12:00:00Z">
        <w:r>
          <w:rPr>
            <w:color w:val="auto"/>
            <w:sz w:val="18"/>
          </w:rPr>
          <w:t xml:space="preserve">:</w:t>
        </w:r>
      </w:ins>
      <w:r>
        <w:rPr>
          <w:color w:val="auto"/>
          <w:sz w:val="18"/>
        </w:rPr>
        <w:t xml:space="preserve"> Project Management Body of Knowledge (Guia do Conhecimento em Gerenciamento de Projetos)</w:t>
      </w:r>
    </w:p>
    <w:p w14:paraId="41F2DA89" w14:textId="77777777" w:rsidR="00921ADD" w:rsidRPr="006F14C5" w:rsidRDefault="007023C5">
      <w:pPr>
        <w:pStyle w:val="BookGlossary"/>
        <w:spacing w:after="110" w:line="220" w:lineRule="exact"/>
        <w:jc w:val="left"/>
        <w:rPr>
          <w:color w:val="auto"/>
        </w:rPr>
      </w:pPr>
      <w:r>
        <w:rPr>
          <w:b/>
          <w:color w:val="auto"/>
          <w:sz w:val="18"/>
        </w:rPr>
        <w:t xml:space="preserve">PMI</w:t>
      </w:r>
      <w:del w:id="9190" w:author="Revisão editorial" w:date="2026-10-25T12:00:00Z">
        <w:r>
          <w:rPr>
            <w:color w:val="auto"/>
            <w:sz w:val="18"/>
          </w:rPr>
          <w:delText xml:space="preserve"> —</w:delText>
        </w:r>
      </w:del>
      <w:ins w:id="9191" w:author="Revisão editorial" w:date="2026-10-25T12:00:00Z">
        <w:r>
          <w:rPr>
            <w:color w:val="auto"/>
            <w:sz w:val="18"/>
          </w:rPr>
          <w:t xml:space="preserve">:</w:t>
        </w:r>
      </w:ins>
      <w:r>
        <w:rPr>
          <w:color w:val="auto"/>
          <w:sz w:val="18"/>
        </w:rPr>
        <w:t xml:space="preserve"> Project Management Institute (Instituto de Gerenciamento de Projetos)</w:t>
      </w:r>
    </w:p>
    <w:p w14:paraId="1CB69E07" w14:textId="77777777" w:rsidR="00921ADD" w:rsidRPr="006F14C5" w:rsidRDefault="007023C5">
      <w:pPr>
        <w:pStyle w:val="BookGlossary"/>
        <w:spacing w:after="110" w:line="220" w:lineRule="exact"/>
        <w:jc w:val="left"/>
        <w:rPr>
          <w:color w:val="auto"/>
        </w:rPr>
      </w:pPr>
      <w:r>
        <w:rPr>
          <w:b/>
          <w:color w:val="auto"/>
          <w:sz w:val="18"/>
        </w:rPr>
        <w:t xml:space="preserve">PMO</w:t>
      </w:r>
      <w:del w:id="9192" w:author="Revisão editorial" w:date="2026-10-25T12:00:00Z">
        <w:r>
          <w:rPr>
            <w:color w:val="auto"/>
            <w:sz w:val="18"/>
          </w:rPr>
          <w:delText xml:space="preserve"> —</w:delText>
        </w:r>
      </w:del>
      <w:ins w:id="9193" w:author="Revisão editorial" w:date="2026-10-25T12:00:00Z">
        <w:r>
          <w:rPr>
            <w:color w:val="auto"/>
            <w:sz w:val="18"/>
          </w:rPr>
          <w:t xml:space="preserve">:</w:t>
        </w:r>
      </w:ins>
      <w:r>
        <w:rPr>
          <w:color w:val="auto"/>
          <w:sz w:val="18"/>
        </w:rPr>
        <w:t xml:space="preserve"> Project Management Office (Escritório de Gerenciamento de Projetos)</w:t>
      </w:r>
    </w:p>
    <w:p w14:paraId="24D9275F" w14:textId="77777777" w:rsidR="00921ADD" w:rsidRPr="006F14C5" w:rsidRDefault="007023C5">
      <w:pPr>
        <w:pStyle w:val="BookGlossary"/>
        <w:spacing w:after="110" w:line="220" w:lineRule="exact"/>
        <w:jc w:val="left"/>
        <w:rPr>
          <w:color w:val="auto"/>
        </w:rPr>
      </w:pPr>
      <w:r>
        <w:rPr>
          <w:b/>
          <w:color w:val="auto"/>
          <w:sz w:val="18"/>
        </w:rPr>
        <w:t xml:space="preserve">POB</w:t>
      </w:r>
      <w:del w:id="9194" w:author="Revisão editorial" w:date="2026-10-25T12:00:00Z">
        <w:r>
          <w:rPr>
            <w:color w:val="auto"/>
            <w:sz w:val="18"/>
          </w:rPr>
          <w:delText xml:space="preserve"> —</w:delText>
        </w:r>
      </w:del>
      <w:ins w:id="9195" w:author="Revisão editorial" w:date="2026-10-25T12:00:00Z">
        <w:r>
          <w:rPr>
            <w:color w:val="auto"/>
            <w:sz w:val="18"/>
          </w:rPr>
          <w:t xml:space="preserve">:</w:t>
        </w:r>
      </w:ins>
      <w:r>
        <w:rPr>
          <w:color w:val="auto"/>
          <w:sz w:val="18"/>
        </w:rPr>
        <w:t xml:space="preserve"> Persons on Board (Pessoas a Bordo)</w:t>
      </w:r>
    </w:p>
    <w:p w14:paraId="39C81D29" w14:textId="77777777" w:rsidR="00921ADD" w:rsidRPr="006F14C5" w:rsidRDefault="007023C5">
      <w:pPr>
        <w:pStyle w:val="BookGlossary"/>
        <w:spacing w:after="110" w:line="220" w:lineRule="exact"/>
        <w:jc w:val="left"/>
        <w:rPr>
          <w:color w:val="auto"/>
        </w:rPr>
      </w:pPr>
      <w:r>
        <w:rPr>
          <w:b/>
          <w:bCs/>
          <w:color w:val="auto"/>
          <w:sz w:val="18"/>
        </w:rPr>
        <w:t xml:space="preserve">PPA</w:t>
      </w:r>
      <w:del w:id="9196" w:author="Revisão editorial" w:date="2026-10-25T12:00:00Z">
        <w:r>
          <w:rPr>
            <w:color w:val="auto"/>
            <w:sz w:val="18"/>
          </w:rPr>
          <w:delText xml:space="preserve"> —</w:delText>
        </w:r>
      </w:del>
      <w:ins w:id="9197" w:author="Revisão editorial" w:date="2026-10-25T12:00:00Z">
        <w:r>
          <w:rPr>
            <w:color w:val="auto"/>
            <w:sz w:val="18"/>
          </w:rPr>
          <w:t xml:space="preserve">:</w:t>
        </w:r>
      </w:ins>
      <w:r>
        <w:rPr>
          <w:color w:val="auto"/>
          <w:sz w:val="18"/>
        </w:rPr>
        <w:t xml:space="preserve"> Power Purchase Agreement (Contrato de Compra de Energia)</w:t>
      </w:r>
    </w:p>
    <w:p w14:paraId="4D1389D5" w14:textId="77777777" w:rsidR="00921ADD" w:rsidRPr="006F14C5" w:rsidRDefault="007023C5">
      <w:pPr>
        <w:pStyle w:val="BookGlossary"/>
        <w:spacing w:after="110" w:line="220" w:lineRule="exact"/>
        <w:jc w:val="left"/>
        <w:rPr>
          <w:color w:val="auto"/>
        </w:rPr>
      </w:pPr>
      <w:r>
        <w:rPr>
          <w:b/>
          <w:color w:val="auto"/>
          <w:sz w:val="18"/>
        </w:rPr>
        <w:t xml:space="preserve">PPP</w:t>
      </w:r>
      <w:del w:id="9198" w:author="Revisão editorial" w:date="2026-10-25T12:00:00Z">
        <w:r>
          <w:rPr>
            <w:color w:val="auto"/>
            <w:sz w:val="18"/>
          </w:rPr>
          <w:delText xml:space="preserve"> —</w:delText>
        </w:r>
      </w:del>
      <w:ins w:id="9199" w:author="Revisão editorial" w:date="2026-10-25T12:00:00Z">
        <w:r>
          <w:rPr>
            <w:color w:val="auto"/>
            <w:sz w:val="18"/>
          </w:rPr>
          <w:t xml:space="preserve">:</w:t>
        </w:r>
      </w:ins>
      <w:r>
        <w:rPr>
          <w:color w:val="auto"/>
          <w:sz w:val="18"/>
        </w:rPr>
        <w:t xml:space="preserve"> Parceria Público-Privada</w:t>
      </w:r>
    </w:p>
    <w:p w:rsidR="00921ADD" w:rsidRPr="006F14C5" w:rsidRDefault="007023C5">
      <w:pPr>
        <w:pStyle w:val="BookGlossary"/>
        <w:spacing w:after="110" w:line="220" w:lineRule="exact"/>
        <w:jc w:val="left"/>
        <w:rPr>
          <w:ins w:id="7012" w:author="Revisão editorial" w:date="2026-10-25T12:00:00Z"/>
          <w:color w:val="auto"/>
        </w:rPr>
      </w:pPr>
      <w:ins w:id="7013" w:author="Revisão editorial" w:date="2026-10-25T12:00:00Z">
        <w:r>
          <w:rPr>
            <w:b/>
            <w:color w:val="auto"/>
            <w:sz w:val="18"/>
          </w:rPr>
          <w:t xml:space="preserve">PQR:</w:t>
        </w:r>
      </w:ins>
      <w:ins w:id="7013" w:author="Revisão editorial" w:date="2026-10-25T12:00:00Z">
        <w:r>
          <w:rPr>
            <w:color w:val="auto"/>
            <w:sz w:val="18"/>
          </w:rPr>
          <w:t xml:space="preserve"> Procedure Qualification Record (Registro de Qualificação do Procedimento de Soldagem)</w:t>
        </w:r>
      </w:ins>
    </w:p>
    <w:p w14:paraId="019B855A" w14:textId="77777777" w:rsidR="00921ADD" w:rsidRPr="006F14C5" w:rsidRDefault="007023C5">
      <w:pPr>
        <w:pStyle w:val="BookGlossary"/>
        <w:spacing w:after="110" w:line="220" w:lineRule="exact"/>
        <w:jc w:val="left"/>
        <w:rPr>
          <w:color w:val="auto"/>
        </w:rPr>
      </w:pPr>
      <w:r>
        <w:rPr>
          <w:b/>
          <w:color w:val="auto"/>
          <w:sz w:val="18"/>
        </w:rPr>
        <w:t xml:space="preserve">PTW</w:t>
      </w:r>
      <w:del w:id="9200" w:author="Revisão editorial" w:date="2026-10-25T12:00:00Z">
        <w:r>
          <w:rPr>
            <w:color w:val="auto"/>
            <w:sz w:val="18"/>
          </w:rPr>
          <w:delText xml:space="preserve"> —</w:delText>
        </w:r>
      </w:del>
      <w:ins w:id="9201" w:author="Revisão editorial" w:date="2026-10-25T12:00:00Z">
        <w:r>
          <w:rPr>
            <w:color w:val="auto"/>
            <w:sz w:val="18"/>
          </w:rPr>
          <w:t xml:space="preserve">:</w:t>
        </w:r>
      </w:ins>
      <w:r>
        <w:rPr>
          <w:color w:val="auto"/>
          <w:sz w:val="18"/>
        </w:rPr>
        <w:t xml:space="preserve"> Permit to Work (Permissão de Trabalho)</w:t>
      </w:r>
    </w:p>
    <w:p w:rsidR="00921ADD" w:rsidRPr="006F14C5" w:rsidRDefault="007023C5">
      <w:pPr>
        <w:pStyle w:val="BookGlossary"/>
        <w:spacing w:after="110" w:line="220" w:lineRule="exact"/>
        <w:jc w:val="left"/>
        <w:rPr>
          <w:ins w:id="7014" w:author="Revisão editorial" w:date="2026-10-25T12:00:00Z"/>
          <w:color w:val="auto"/>
        </w:rPr>
      </w:pPr>
      <w:ins w:id="7015" w:author="Revisão editorial" w:date="2026-10-25T12:00:00Z">
        <w:r>
          <w:rPr>
            <w:b/>
            <w:color w:val="auto"/>
            <w:sz w:val="18"/>
          </w:rPr>
          <w:t xml:space="preserve">PV:</w:t>
        </w:r>
      </w:ins>
      <w:ins w:id="7015" w:author="Revisão editorial" w:date="2026-10-25T12:00:00Z">
        <w:r>
          <w:rPr>
            <w:color w:val="auto"/>
            <w:sz w:val="18"/>
          </w:rPr>
          <w:t xml:space="preserve"> Planned Value (Valor Planejado)</w:t>
        </w:r>
      </w:ins>
    </w:p>
    <w:p w14:paraId="4657806C" w14:textId="77777777" w:rsidR="00921ADD" w:rsidRPr="006F14C5" w:rsidRDefault="007023C5">
      <w:pPr>
        <w:pStyle w:val="BookGlossary"/>
        <w:spacing w:after="110" w:line="220" w:lineRule="exact"/>
        <w:jc w:val="left"/>
        <w:rPr>
          <w:color w:val="auto"/>
        </w:rPr>
      </w:pPr>
      <w:r>
        <w:rPr>
          <w:b/>
          <w:color w:val="auto"/>
          <w:sz w:val="18"/>
        </w:rPr>
        <w:t xml:space="preserve">QRA</w:t>
      </w:r>
      <w:del w:id="9202" w:author="Revisão editorial" w:date="2026-10-25T12:00:00Z">
        <w:r>
          <w:rPr>
            <w:color w:val="auto"/>
            <w:sz w:val="18"/>
          </w:rPr>
          <w:delText xml:space="preserve"> —</w:delText>
        </w:r>
      </w:del>
      <w:ins w:id="9203" w:author="Revisão editorial" w:date="2026-10-25T12:00:00Z">
        <w:r>
          <w:rPr>
            <w:color w:val="auto"/>
            <w:sz w:val="18"/>
          </w:rPr>
          <w:t xml:space="preserve">:</w:t>
        </w:r>
      </w:ins>
      <w:r>
        <w:rPr>
          <w:color w:val="auto"/>
          <w:sz w:val="18"/>
        </w:rPr>
        <w:t xml:space="preserve"> Quantitative Risk Assessment (Avaliação Quantitativa de Riscos)</w:t>
      </w:r>
    </w:p>
    <w:p w14:paraId="25E687F4" w14:textId="77777777" w:rsidR="00921ADD" w:rsidRPr="006F14C5" w:rsidRDefault="007023C5">
      <w:pPr>
        <w:pStyle w:val="BookGlossary"/>
        <w:spacing w:after="110" w:line="220" w:lineRule="exact"/>
        <w:jc w:val="left"/>
        <w:rPr>
          <w:color w:val="auto"/>
        </w:rPr>
      </w:pPr>
      <w:r>
        <w:rPr>
          <w:b/>
          <w:color w:val="auto"/>
          <w:sz w:val="18"/>
        </w:rPr>
        <w:t xml:space="preserve">RACI</w:t>
      </w:r>
      <w:del w:id="9204" w:author="Revisão editorial" w:date="2026-10-25T12:00:00Z">
        <w:r>
          <w:rPr>
            <w:color w:val="auto"/>
            <w:sz w:val="18"/>
          </w:rPr>
          <w:delText xml:space="preserve"> —</w:delText>
        </w:r>
      </w:del>
      <w:ins w:id="9205" w:author="Revisão editorial" w:date="2026-10-25T12:00:00Z">
        <w:r>
          <w:rPr>
            <w:color w:val="auto"/>
            <w:sz w:val="18"/>
          </w:rPr>
          <w:t xml:space="preserve">:</w:t>
        </w:r>
      </w:ins>
      <w:r>
        <w:rPr>
          <w:color w:val="auto"/>
          <w:sz w:val="18"/>
        </w:rPr>
        <w:t xml:space="preserve"> Responsible, Accountable, Consulted, and Informed (Responsável, Aprovador, Consultado e Informado)</w:t>
      </w:r>
    </w:p>
    <w:p w14:paraId="17FA5CFB" w14:textId="77777777" w:rsidR="00921ADD" w:rsidRPr="006F14C5" w:rsidRDefault="007023C5">
      <w:pPr>
        <w:pStyle w:val="BookGlossary"/>
        <w:spacing w:after="110" w:line="220" w:lineRule="exact"/>
        <w:jc w:val="left"/>
        <w:rPr>
          <w:color w:val="auto"/>
        </w:rPr>
      </w:pPr>
      <w:r>
        <w:rPr>
          <w:b/>
          <w:bCs/>
          <w:color w:val="auto"/>
          <w:sz w:val="18"/>
        </w:rPr>
        <w:t xml:space="preserve">RAG</w:t>
      </w:r>
      <w:del w:id="9206" w:author="Revisão editorial" w:date="2026-10-25T12:00:00Z">
        <w:r>
          <w:rPr>
            <w:color w:val="auto"/>
            <w:sz w:val="18"/>
          </w:rPr>
          <w:delText xml:space="preserve"> —</w:delText>
        </w:r>
      </w:del>
      <w:ins w:id="9207" w:author="Revisão editorial" w:date="2026-10-25T12:00:00Z">
        <w:r>
          <w:rPr>
            <w:color w:val="auto"/>
            <w:sz w:val="18"/>
          </w:rPr>
          <w:t xml:space="preserve">:</w:t>
        </w:r>
      </w:ins>
      <w:r>
        <w:rPr>
          <w:color w:val="auto"/>
          <w:sz w:val="18"/>
        </w:rPr>
        <w:t xml:space="preserve"> Retrieval-Augmented Generation (Geração com Recuperação Aumentada)</w:t>
      </w:r>
    </w:p>
    <w:p w14:paraId="7ACDCBA4" w14:textId="77777777" w:rsidR="00921ADD" w:rsidRPr="006F14C5" w:rsidRDefault="007023C5">
      <w:pPr>
        <w:pStyle w:val="BookGlossary"/>
        <w:spacing w:after="110" w:line="220" w:lineRule="exact"/>
        <w:jc w:val="left"/>
        <w:rPr>
          <w:color w:val="auto"/>
        </w:rPr>
      </w:pPr>
      <w:r>
        <w:rPr>
          <w:b/>
          <w:color w:val="auto"/>
          <w:sz w:val="18"/>
        </w:rPr>
        <w:t xml:space="preserve">RCTIF</w:t>
      </w:r>
      <w:del w:id="9208" w:author="Revisão editorial" w:date="2026-10-25T12:00:00Z">
        <w:r>
          <w:rPr>
            <w:color w:val="auto"/>
            <w:sz w:val="18"/>
          </w:rPr>
          <w:delText xml:space="preserve"> —</w:delText>
        </w:r>
      </w:del>
      <w:ins w:id="9209" w:author="Revisão editorial" w:date="2026-10-25T12:00:00Z">
        <w:r>
          <w:rPr>
            <w:color w:val="auto"/>
            <w:sz w:val="18"/>
          </w:rPr>
          <w:t xml:space="preserve">:</w:t>
        </w:r>
      </w:ins>
      <w:r>
        <w:rPr>
          <w:color w:val="auto"/>
          <w:sz w:val="18"/>
        </w:rPr>
        <w:t xml:space="preserve"> Role, Context, Task, Instructions, Format (Papel, Contexto, Tarefa, Instruções, Formato)</w:t>
      </w:r>
      <w:ins w:id="9210" w:author="Revisão editorial" w:date="2026-10-25T12:00:00Z">
        <w:r>
          <w:rPr>
            <w:color w:val="auto"/>
            <w:sz w:val="18"/>
          </w:rPr>
          <w:t xml:space="preserve">,</w:t>
        </w:r>
      </w:ins>
      <w:r>
        <w:rPr>
          <w:color w:val="auto"/>
          <w:sz w:val="18"/>
        </w:rPr>
        <w:t xml:space="preserve"> </w:t>
      </w:r>
      <w:del w:id="9211" w:author="Revisão editorial" w:date="2026-10-25T12:00:00Z">
        <w:r>
          <w:rPr>
            <w:color w:val="auto"/>
            <w:sz w:val="18"/>
          </w:rPr>
          <w:delText xml:space="preserve">- Framework</w:delText>
        </w:r>
      </w:del>
      <w:ins w:id="9212" w:author="Revisão editorial" w:date="2026-10-25T12:00:00Z">
        <w:r>
          <w:rPr>
            <w:color w:val="auto"/>
            <w:sz w:val="18"/>
          </w:rPr>
          <w:t xml:space="preserve">framework</w:t>
        </w:r>
      </w:ins>
      <w:r>
        <w:rPr>
          <w:color w:val="auto"/>
          <w:sz w:val="18"/>
        </w:rPr>
        <w:t xml:space="preserve"> de </w:t>
      </w:r>
      <w:del w:id="9213" w:author="Revisão editorial" w:date="2026-10-25T12:00:00Z">
        <w:r>
          <w:rPr>
            <w:color w:val="auto"/>
            <w:sz w:val="18"/>
          </w:rPr>
          <w:delText xml:space="preserve">Prompts</w:delText>
        </w:r>
      </w:del>
      <w:ins w:id="9214" w:author="Revisão editorial" w:date="2026-10-25T12:00:00Z">
        <w:r>
          <w:rPr>
            <w:color w:val="auto"/>
            <w:sz w:val="18"/>
          </w:rPr>
          <w:t xml:space="preserve">prompts</w:t>
        </w:r>
      </w:ins>
    </w:p>
    <w:p w14:paraId="440A5734" w14:textId="77777777" w:rsidR="00921ADD" w:rsidRPr="006F14C5" w:rsidRDefault="007023C5">
      <w:pPr>
        <w:pStyle w:val="BookGlossary"/>
        <w:spacing w:after="110" w:line="220" w:lineRule="exact"/>
        <w:jc w:val="left"/>
        <w:rPr>
          <w:color w:val="auto"/>
        </w:rPr>
      </w:pPr>
      <w:r>
        <w:rPr>
          <w:b/>
          <w:color w:val="auto"/>
          <w:sz w:val="18"/>
        </w:rPr>
        <w:t xml:space="preserve">RDO</w:t>
      </w:r>
      <w:del w:id="9215" w:author="Revisão editorial" w:date="2026-10-25T12:00:00Z">
        <w:r>
          <w:rPr>
            <w:color w:val="auto"/>
            <w:sz w:val="18"/>
          </w:rPr>
          <w:delText xml:space="preserve"> —</w:delText>
        </w:r>
      </w:del>
      <w:ins w:id="9216" w:author="Revisão editorial" w:date="2026-10-25T12:00:00Z">
        <w:r>
          <w:rPr>
            <w:color w:val="auto"/>
            <w:sz w:val="18"/>
          </w:rPr>
          <w:t xml:space="preserve">:</w:t>
        </w:r>
      </w:ins>
      <w:r>
        <w:rPr>
          <w:color w:val="auto"/>
          <w:sz w:val="18"/>
        </w:rPr>
        <w:t xml:space="preserve"> Relatório Diário de Obra</w:t>
      </w:r>
    </w:p>
    <w:p w14:paraId="5BC02CD9" w14:textId="77777777" w:rsidR="00921ADD" w:rsidRPr="006F14C5" w:rsidRDefault="007023C5">
      <w:pPr>
        <w:pStyle w:val="BookGlossary"/>
        <w:spacing w:after="110" w:line="220" w:lineRule="exact"/>
        <w:jc w:val="left"/>
        <w:rPr>
          <w:color w:val="auto"/>
        </w:rPr>
      </w:pPr>
      <w:r>
        <w:rPr>
          <w:b/>
          <w:bCs/>
          <w:color w:val="auto"/>
          <w:sz w:val="18"/>
        </w:rPr>
        <w:t xml:space="preserve">RDS</w:t>
      </w:r>
      <w:del w:id="9217" w:author="Revisão editorial" w:date="2026-10-25T12:00:00Z">
        <w:r>
          <w:rPr>
            <w:color w:val="auto"/>
            <w:sz w:val="18"/>
          </w:rPr>
          <w:delText xml:space="preserve"> —</w:delText>
        </w:r>
      </w:del>
      <w:ins w:id="9218" w:author="Revisão editorial" w:date="2026-10-25T12:00:00Z">
        <w:r>
          <w:rPr>
            <w:color w:val="auto"/>
            <w:sz w:val="18"/>
          </w:rPr>
          <w:t xml:space="preserve">:</w:t>
        </w:r>
      </w:ins>
      <w:r>
        <w:rPr>
          <w:color w:val="auto"/>
          <w:sz w:val="18"/>
        </w:rPr>
        <w:t xml:space="preserve"> Relatório Diário de Status</w:t>
      </w:r>
    </w:p>
    <w:p w14:paraId="76855B31" w14:textId="77777777" w:rsidR="00921ADD" w:rsidRPr="006F14C5" w:rsidRDefault="007023C5">
      <w:pPr>
        <w:pStyle w:val="BookGlossary"/>
        <w:spacing w:after="110" w:line="220" w:lineRule="exact"/>
        <w:jc w:val="left"/>
        <w:rPr>
          <w:color w:val="auto"/>
        </w:rPr>
      </w:pPr>
      <w:r>
        <w:rPr>
          <w:b/>
          <w:bCs/>
          <w:color w:val="auto"/>
          <w:sz w:val="18"/>
        </w:rPr>
        <w:t xml:space="preserve">ReAct</w:t>
      </w:r>
      <w:del w:id="9219" w:author="Revisão editorial" w:date="2026-10-25T12:00:00Z">
        <w:r>
          <w:rPr>
            <w:color w:val="auto"/>
            <w:sz w:val="18"/>
          </w:rPr>
          <w:delText xml:space="preserve"> —</w:delText>
        </w:r>
      </w:del>
      <w:ins w:id="9220" w:author="Revisão editorial" w:date="2026-10-25T12:00:00Z">
        <w:r>
          <w:rPr>
            <w:color w:val="auto"/>
            <w:sz w:val="18"/>
          </w:rPr>
          <w:t xml:space="preserve">:</w:t>
        </w:r>
      </w:ins>
      <w:r>
        <w:rPr>
          <w:color w:val="auto"/>
          <w:sz w:val="18"/>
        </w:rPr>
        <w:t xml:space="preserve"> Reason + Act</w:t>
      </w:r>
      <w:del w:id="9221" w:author="Revisão editorial" w:date="2026-10-25T12:00:00Z">
        <w:r>
          <w:rPr>
            <w:color w:val="auto"/>
            <w:sz w:val="18"/>
          </w:rPr>
          <w:delText xml:space="preserve"> —</w:delText>
        </w:r>
      </w:del>
      <w:ins w:id="9222" w:author="Revisão editorial" w:date="2026-10-25T12:00:00Z">
        <w:r>
          <w:rPr>
            <w:color w:val="auto"/>
            <w:sz w:val="18"/>
          </w:rPr>
          <w:t xml:space="preserve">,</w:t>
        </w:r>
      </w:ins>
      <w:r>
        <w:rPr>
          <w:color w:val="auto"/>
          <w:sz w:val="18"/>
        </w:rPr>
        <w:t xml:space="preserve"> técnica avançada de Prompt Engineering</w:t>
      </w:r>
    </w:p>
    <w:p w14:paraId="7508693F" w14:textId="77777777" w:rsidR="00921ADD" w:rsidRPr="006F14C5" w:rsidRDefault="007023C5">
      <w:pPr>
        <w:pStyle w:val="BookGlossary"/>
        <w:spacing w:after="110" w:line="220" w:lineRule="exact"/>
        <w:jc w:val="left"/>
        <w:rPr>
          <w:color w:val="auto"/>
        </w:rPr>
      </w:pPr>
      <w:r>
        <w:rPr>
          <w:b/>
          <w:color w:val="auto"/>
          <w:sz w:val="18"/>
        </w:rPr>
        <w:t xml:space="preserve">RH</w:t>
      </w:r>
      <w:del w:id="9223" w:author="Revisão editorial" w:date="2026-10-25T12:00:00Z">
        <w:r>
          <w:rPr>
            <w:color w:val="auto"/>
            <w:sz w:val="18"/>
          </w:rPr>
          <w:delText xml:space="preserve"> —</w:delText>
        </w:r>
      </w:del>
      <w:ins w:id="9224" w:author="Revisão editorial" w:date="2026-10-25T12:00:00Z">
        <w:r>
          <w:rPr>
            <w:color w:val="auto"/>
            <w:sz w:val="18"/>
          </w:rPr>
          <w:t xml:space="preserve">:</w:t>
        </w:r>
      </w:ins>
      <w:r>
        <w:rPr>
          <w:color w:val="auto"/>
          <w:sz w:val="18"/>
        </w:rPr>
        <w:t xml:space="preserve"> Recursos Humanos</w:t>
      </w:r>
    </w:p>
    <w:p w14:paraId="5EBA9F3B" w14:textId="77777777" w:rsidR="00921ADD" w:rsidRPr="006F14C5" w:rsidRDefault="007023C5">
      <w:pPr>
        <w:pStyle w:val="BookGlossary"/>
        <w:spacing w:after="110" w:line="220" w:lineRule="exact"/>
        <w:jc w:val="left"/>
        <w:rPr>
          <w:color w:val="auto"/>
        </w:rPr>
      </w:pPr>
      <w:r>
        <w:rPr>
          <w:b/>
          <w:bCs/>
          <w:color w:val="auto"/>
          <w:sz w:val="18"/>
        </w:rPr>
        <w:t xml:space="preserve">RIMA</w:t>
      </w:r>
      <w:del w:id="9225" w:author="Revisão editorial" w:date="2026-10-25T12:00:00Z">
        <w:r>
          <w:rPr>
            <w:color w:val="auto"/>
            <w:sz w:val="18"/>
          </w:rPr>
          <w:delText xml:space="preserve"> —</w:delText>
        </w:r>
      </w:del>
      <w:ins w:id="9226" w:author="Revisão editorial" w:date="2026-10-25T12:00:00Z">
        <w:r>
          <w:rPr>
            <w:color w:val="auto"/>
            <w:sz w:val="18"/>
          </w:rPr>
          <w:t xml:space="preserve">:</w:t>
        </w:r>
      </w:ins>
      <w:r>
        <w:rPr>
          <w:color w:val="auto"/>
          <w:sz w:val="18"/>
        </w:rPr>
        <w:t xml:space="preserve"> Relatório de Impacto sobre o Meio Ambiente</w:t>
      </w:r>
    </w:p>
    <w:p w14:paraId="387B7253" w14:textId="77777777" w:rsidR="00921ADD" w:rsidRPr="006F14C5" w:rsidRDefault="007023C5">
      <w:pPr>
        <w:pStyle w:val="BookGlossary"/>
        <w:spacing w:after="110" w:line="220" w:lineRule="exact"/>
        <w:jc w:val="left"/>
        <w:rPr>
          <w:color w:val="auto"/>
        </w:rPr>
      </w:pPr>
      <w:r>
        <w:rPr>
          <w:b/>
          <w:color w:val="auto"/>
          <w:sz w:val="18"/>
        </w:rPr>
        <w:t xml:space="preserve">RMSE</w:t>
      </w:r>
      <w:del w:id="9227" w:author="Revisão editorial" w:date="2026-10-25T12:00:00Z">
        <w:r>
          <w:rPr>
            <w:color w:val="auto"/>
            <w:sz w:val="18"/>
          </w:rPr>
          <w:delText xml:space="preserve"> —</w:delText>
        </w:r>
      </w:del>
      <w:ins w:id="9228" w:author="Revisão editorial" w:date="2026-10-25T12:00:00Z">
        <w:r>
          <w:rPr>
            <w:color w:val="auto"/>
            <w:sz w:val="18"/>
          </w:rPr>
          <w:t xml:space="preserve">:</w:t>
        </w:r>
      </w:ins>
      <w:r>
        <w:rPr>
          <w:color w:val="auto"/>
          <w:sz w:val="18"/>
        </w:rPr>
        <w:t xml:space="preserve"> Root Mean Square Error (Raiz do Erro Quadrático Médio)</w:t>
      </w:r>
    </w:p>
    <w:p w14:paraId="72DDB676" w14:textId="77777777" w:rsidR="00921ADD" w:rsidRPr="006F14C5" w:rsidRDefault="007023C5">
      <w:pPr>
        <w:pStyle w:val="BookGlossary"/>
        <w:spacing w:after="110" w:line="220" w:lineRule="exact"/>
        <w:jc w:val="left"/>
        <w:rPr>
          <w:color w:val="auto"/>
        </w:rPr>
      </w:pPr>
      <w:r>
        <w:rPr>
          <w:b/>
          <w:color w:val="auto"/>
          <w:sz w:val="18"/>
        </w:rPr>
        <w:t xml:space="preserve">ROI</w:t>
      </w:r>
      <w:del w:id="9229" w:author="Revisão editorial" w:date="2026-10-25T12:00:00Z">
        <w:r>
          <w:rPr>
            <w:color w:val="auto"/>
            <w:sz w:val="18"/>
          </w:rPr>
          <w:delText xml:space="preserve"> —</w:delText>
        </w:r>
      </w:del>
      <w:ins w:id="9230" w:author="Revisão editorial" w:date="2026-10-25T12:00:00Z">
        <w:r>
          <w:rPr>
            <w:color w:val="auto"/>
            <w:sz w:val="18"/>
          </w:rPr>
          <w:t xml:space="preserve">:</w:t>
        </w:r>
      </w:ins>
      <w:r>
        <w:rPr>
          <w:color w:val="auto"/>
          <w:sz w:val="18"/>
        </w:rPr>
        <w:t xml:space="preserve"> Return on Investment (Retorno sobre o Investimento)</w:t>
      </w:r>
    </w:p>
    <w:p w14:paraId="3EADC4AE" w14:textId="77777777" w:rsidR="00921ADD" w:rsidRPr="006F14C5" w:rsidRDefault="007023C5">
      <w:pPr>
        <w:pStyle w:val="BookGlossary"/>
        <w:spacing w:after="110" w:line="220" w:lineRule="exact"/>
        <w:jc w:val="left"/>
        <w:rPr>
          <w:color w:val="auto"/>
        </w:rPr>
      </w:pPr>
      <w:r>
        <w:rPr>
          <w:b/>
          <w:color w:val="auto"/>
          <w:sz w:val="18"/>
        </w:rPr>
        <w:t xml:space="preserve">ROV</w:t>
      </w:r>
      <w:del w:id="9231" w:author="Revisão editorial" w:date="2026-10-25T12:00:00Z">
        <w:r>
          <w:rPr>
            <w:color w:val="auto"/>
            <w:sz w:val="18"/>
          </w:rPr>
          <w:delText xml:space="preserve"> —</w:delText>
        </w:r>
      </w:del>
      <w:ins w:id="9232" w:author="Revisão editorial" w:date="2026-10-25T12:00:00Z">
        <w:r>
          <w:rPr>
            <w:color w:val="auto"/>
            <w:sz w:val="18"/>
          </w:rPr>
          <w:t xml:space="preserve">:</w:t>
        </w:r>
      </w:ins>
      <w:r>
        <w:rPr>
          <w:color w:val="auto"/>
          <w:sz w:val="18"/>
        </w:rPr>
        <w:t xml:space="preserve"> Remotely Operated Vehicle (Veículo Operado Remotamente)</w:t>
      </w:r>
    </w:p>
    <w:p w14:paraId="2B5F0BC6" w14:textId="77777777" w:rsidR="00921ADD" w:rsidRPr="006F14C5" w:rsidRDefault="007023C5">
      <w:pPr>
        <w:pStyle w:val="BookGlossary"/>
        <w:spacing w:after="110" w:line="220" w:lineRule="exact"/>
        <w:jc w:val="left"/>
        <w:rPr>
          <w:color w:val="auto"/>
        </w:rPr>
      </w:pPr>
      <w:r>
        <w:rPr>
          <w:b/>
          <w:color w:val="auto"/>
          <w:sz w:val="18"/>
        </w:rPr>
        <w:t xml:space="preserve">RPN</w:t>
      </w:r>
      <w:del w:id="9233" w:author="Revisão editorial" w:date="2026-10-25T12:00:00Z">
        <w:r>
          <w:rPr>
            <w:color w:val="auto"/>
            <w:sz w:val="18"/>
          </w:rPr>
          <w:delText xml:space="preserve"> —</w:delText>
        </w:r>
      </w:del>
      <w:ins w:id="9234" w:author="Revisão editorial" w:date="2026-10-25T12:00:00Z">
        <w:r>
          <w:rPr>
            <w:color w:val="auto"/>
            <w:sz w:val="18"/>
          </w:rPr>
          <w:t xml:space="preserve">:</w:t>
        </w:r>
      </w:ins>
      <w:r>
        <w:rPr>
          <w:color w:val="auto"/>
          <w:sz w:val="18"/>
        </w:rPr>
        <w:t xml:space="preserve"> Risk Priority Number (Número de Prioridade de Risco)</w:t>
      </w:r>
    </w:p>
    <w:p w14:paraId="7853661F" w14:textId="77777777" w:rsidR="00921ADD" w:rsidRPr="006F14C5" w:rsidRDefault="007023C5">
      <w:pPr>
        <w:pStyle w:val="BookGlossary"/>
        <w:spacing w:after="110" w:line="220" w:lineRule="exact"/>
        <w:jc w:val="left"/>
        <w:rPr>
          <w:color w:val="auto"/>
        </w:rPr>
      </w:pPr>
      <w:r>
        <w:rPr>
          <w:b/>
          <w:bCs/>
          <w:color w:val="auto"/>
          <w:sz w:val="18"/>
        </w:rPr>
        <w:t xml:space="preserve">SAP</w:t>
      </w:r>
      <w:del w:id="9235" w:author="Revisão editorial" w:date="2026-10-25T12:00:00Z">
        <w:r>
          <w:rPr>
            <w:color w:val="auto"/>
            <w:sz w:val="18"/>
          </w:rPr>
          <w:delText xml:space="preserve"> —</w:delText>
        </w:r>
      </w:del>
      <w:ins w:id="9236" w:author="Revisão editorial" w:date="2026-10-25T12:00:00Z">
        <w:r>
          <w:rPr>
            <w:color w:val="auto"/>
            <w:sz w:val="18"/>
          </w:rPr>
          <w:t xml:space="preserve">:</w:t>
        </w:r>
      </w:ins>
      <w:r>
        <w:rPr>
          <w:color w:val="auto"/>
          <w:sz w:val="18"/>
        </w:rPr>
        <w:t xml:space="preserve"> Systems, Applications and Products (plataforma ERP da SAP SE)</w:t>
      </w:r>
    </w:p>
    <w:p w14:paraId="3281A022" w14:textId="77777777" w:rsidR="00921ADD" w:rsidRPr="006F14C5" w:rsidRDefault="007023C5">
      <w:pPr>
        <w:pStyle w:val="BookGlossary"/>
        <w:spacing w:after="110" w:line="220" w:lineRule="exact"/>
        <w:jc w:val="left"/>
        <w:rPr>
          <w:color w:val="auto"/>
        </w:rPr>
      </w:pPr>
      <w:r>
        <w:rPr>
          <w:b/>
          <w:color w:val="auto"/>
          <w:sz w:val="18"/>
        </w:rPr>
        <w:t xml:space="preserve">SASB</w:t>
      </w:r>
      <w:del w:id="9237" w:author="Revisão editorial" w:date="2026-10-25T12:00:00Z">
        <w:r>
          <w:rPr>
            <w:color w:val="auto"/>
            <w:sz w:val="18"/>
          </w:rPr>
          <w:delText xml:space="preserve"> —</w:delText>
        </w:r>
      </w:del>
      <w:ins w:id="9238" w:author="Revisão editorial" w:date="2026-10-25T12:00:00Z">
        <w:r>
          <w:rPr>
            <w:color w:val="auto"/>
            <w:sz w:val="18"/>
          </w:rPr>
          <w:t xml:space="preserve">:</w:t>
        </w:r>
      </w:ins>
      <w:r>
        <w:rPr>
          <w:color w:val="auto"/>
          <w:sz w:val="18"/>
        </w:rPr>
        <w:t xml:space="preserve"> Sustainability Accounting Standards Board</w:t>
      </w:r>
    </w:p>
    <w:p w14:paraId="31E90F58" w14:textId="77777777" w:rsidR="00921ADD" w:rsidRPr="006F14C5" w:rsidRDefault="007023C5">
      <w:pPr>
        <w:pStyle w:val="BookGlossary"/>
        <w:spacing w:after="110" w:line="220" w:lineRule="exact"/>
        <w:jc w:val="left"/>
        <w:rPr>
          <w:color w:val="auto"/>
        </w:rPr>
      </w:pPr>
      <w:r>
        <w:rPr>
          <w:b/>
          <w:color w:val="auto"/>
          <w:sz w:val="18"/>
        </w:rPr>
        <w:t xml:space="preserve">SCADA</w:t>
      </w:r>
      <w:del w:id="9239" w:author="Revisão editorial" w:date="2026-10-25T12:00:00Z">
        <w:r>
          <w:rPr>
            <w:color w:val="auto"/>
            <w:sz w:val="18"/>
          </w:rPr>
          <w:delText xml:space="preserve"> —</w:delText>
        </w:r>
      </w:del>
      <w:ins w:id="9240" w:author="Revisão editorial" w:date="2026-10-25T12:00:00Z">
        <w:r>
          <w:rPr>
            <w:color w:val="auto"/>
            <w:sz w:val="18"/>
          </w:rPr>
          <w:t xml:space="preserve">:</w:t>
        </w:r>
      </w:ins>
      <w:r>
        <w:rPr>
          <w:color w:val="auto"/>
          <w:sz w:val="18"/>
        </w:rPr>
        <w:t xml:space="preserve"> Supervisory Control and Data Acquisition (Controle Supervisório e Aquisição de Dados)</w:t>
      </w:r>
    </w:p>
    <w:p w14:paraId="54FE7863" w14:textId="77777777" w:rsidR="00921ADD" w:rsidRPr="006F14C5" w:rsidRDefault="007023C5">
      <w:pPr>
        <w:pStyle w:val="BookGlossary"/>
        <w:spacing w:after="110" w:line="220" w:lineRule="exact"/>
        <w:jc w:val="left"/>
        <w:rPr>
          <w:color w:val="auto"/>
        </w:rPr>
      </w:pPr>
      <w:r>
        <w:rPr>
          <w:b/>
          <w:color w:val="auto"/>
          <w:sz w:val="18"/>
        </w:rPr>
        <w:t xml:space="preserve">SIL</w:t>
      </w:r>
      <w:del w:id="9241" w:author="Revisão editorial" w:date="2026-10-25T12:00:00Z">
        <w:r>
          <w:rPr>
            <w:color w:val="auto"/>
            <w:sz w:val="18"/>
          </w:rPr>
          <w:delText xml:space="preserve"> —</w:delText>
        </w:r>
      </w:del>
      <w:ins w:id="9242" w:author="Revisão editorial" w:date="2026-10-25T12:00:00Z">
        <w:r>
          <w:rPr>
            <w:color w:val="auto"/>
            <w:sz w:val="18"/>
          </w:rPr>
          <w:t xml:space="preserve">:</w:t>
        </w:r>
      </w:ins>
      <w:r>
        <w:rPr>
          <w:color w:val="auto"/>
          <w:sz w:val="18"/>
        </w:rPr>
        <w:t xml:space="preserve"> Safety Integrity Level (Nível de Integridade de Segurança)</w:t>
      </w:r>
    </w:p>
    <w:p w14:paraId="415D4A80" w14:textId="77777777" w:rsidR="00921ADD" w:rsidRPr="006F14C5" w:rsidRDefault="007023C5">
      <w:pPr>
        <w:pStyle w:val="BookGlossary"/>
        <w:spacing w:after="110" w:line="220" w:lineRule="exact"/>
        <w:jc w:val="left"/>
        <w:rPr>
          <w:color w:val="auto"/>
        </w:rPr>
      </w:pPr>
      <w:r>
        <w:rPr>
          <w:b/>
          <w:color w:val="auto"/>
          <w:sz w:val="18"/>
        </w:rPr>
        <w:t xml:space="preserve">SMS</w:t>
      </w:r>
      <w:del w:id="9243" w:author="Revisão editorial" w:date="2026-10-25T12:00:00Z">
        <w:r>
          <w:rPr>
            <w:color w:val="auto"/>
            <w:sz w:val="18"/>
          </w:rPr>
          <w:delText xml:space="preserve"> —</w:delText>
        </w:r>
      </w:del>
      <w:ins w:id="9244" w:author="Revisão editorial" w:date="2026-10-25T12:00:00Z">
        <w:r>
          <w:rPr>
            <w:color w:val="auto"/>
            <w:sz w:val="18"/>
          </w:rPr>
          <w:t xml:space="preserve">:</w:t>
        </w:r>
      </w:ins>
      <w:r>
        <w:rPr>
          <w:color w:val="auto"/>
          <w:sz w:val="18"/>
        </w:rPr>
        <w:t xml:space="preserve"> Saúde, Meio Ambiente e Segurança</w:t>
      </w:r>
    </w:p>
    <w:p w14:paraId="32FFF6DA" w14:textId="77777777" w:rsidR="00921ADD" w:rsidRPr="006F14C5" w:rsidRDefault="007023C5">
      <w:pPr>
        <w:pStyle w:val="BookGlossary"/>
        <w:spacing w:after="110" w:line="220" w:lineRule="exact"/>
        <w:jc w:val="left"/>
        <w:rPr>
          <w:color w:val="auto"/>
        </w:rPr>
      </w:pPr>
      <w:r>
        <w:rPr>
          <w:b/>
          <w:bCs/>
          <w:color w:val="auto"/>
          <w:sz w:val="18"/>
        </w:rPr>
        <w:t xml:space="preserve">SPE</w:t>
      </w:r>
      <w:del w:id="9245" w:author="Revisão editorial" w:date="2026-10-25T12:00:00Z">
        <w:r>
          <w:rPr>
            <w:color w:val="auto"/>
            <w:sz w:val="18"/>
          </w:rPr>
          <w:delText xml:space="preserve"> —</w:delText>
        </w:r>
      </w:del>
      <w:ins w:id="9246" w:author="Revisão editorial" w:date="2026-10-25T12:00:00Z">
        <w:r>
          <w:rPr>
            <w:color w:val="auto"/>
            <w:sz w:val="18"/>
          </w:rPr>
          <w:t xml:space="preserve">:</w:t>
        </w:r>
      </w:ins>
      <w:r>
        <w:rPr>
          <w:color w:val="auto"/>
          <w:sz w:val="18"/>
        </w:rPr>
        <w:t xml:space="preserve"> Society of Petroleum Engineers</w:t>
      </w:r>
    </w:p>
    <w:p w14:paraId="20ADE7AF" w14:textId="77777777" w:rsidR="00921ADD" w:rsidRPr="006F14C5" w:rsidRDefault="007023C5">
      <w:pPr>
        <w:pStyle w:val="BookGlossary"/>
        <w:spacing w:after="110" w:line="220" w:lineRule="exact"/>
        <w:jc w:val="left"/>
        <w:rPr>
          <w:color w:val="auto"/>
        </w:rPr>
      </w:pPr>
      <w:r>
        <w:rPr>
          <w:b/>
          <w:color w:val="auto"/>
          <w:sz w:val="18"/>
        </w:rPr>
        <w:t xml:space="preserve">SPI</w:t>
      </w:r>
      <w:del w:id="9247" w:author="Revisão editorial" w:date="2026-10-25T12:00:00Z">
        <w:r>
          <w:rPr>
            <w:color w:val="auto"/>
            <w:sz w:val="18"/>
          </w:rPr>
          <w:delText xml:space="preserve"> —</w:delText>
        </w:r>
      </w:del>
      <w:ins w:id="9248" w:author="Revisão editorial" w:date="2026-10-25T12:00:00Z">
        <w:r>
          <w:rPr>
            <w:color w:val="auto"/>
            <w:sz w:val="18"/>
          </w:rPr>
          <w:t xml:space="preserve">:</w:t>
        </w:r>
      </w:ins>
      <w:r>
        <w:rPr>
          <w:color w:val="auto"/>
          <w:sz w:val="18"/>
        </w:rPr>
        <w:t xml:space="preserve"> Schedule Performance Index (Índice de Desempenho de Prazos)</w:t>
      </w:r>
    </w:p>
    <w:p w14:paraId="4A9DD9EC" w14:textId="77777777" w:rsidR="00921ADD" w:rsidRPr="006F14C5" w:rsidRDefault="007023C5">
      <w:pPr>
        <w:pStyle w:val="BookGlossary"/>
        <w:spacing w:after="110" w:line="220" w:lineRule="exact"/>
        <w:jc w:val="left"/>
        <w:rPr>
          <w:color w:val="auto"/>
        </w:rPr>
      </w:pPr>
      <w:r>
        <w:rPr>
          <w:b/>
          <w:bCs/>
          <w:color w:val="auto"/>
          <w:sz w:val="18"/>
        </w:rPr>
        <w:t xml:space="preserve">SV</w:t>
      </w:r>
      <w:del w:id="9249" w:author="Revisão editorial" w:date="2026-10-25T12:00:00Z">
        <w:r>
          <w:rPr>
            <w:color w:val="auto"/>
            <w:sz w:val="18"/>
          </w:rPr>
          <w:delText xml:space="preserve"> —</w:delText>
        </w:r>
      </w:del>
      <w:ins w:id="9250" w:author="Revisão editorial" w:date="2026-10-25T12:00:00Z">
        <w:r>
          <w:rPr>
            <w:color w:val="auto"/>
            <w:sz w:val="18"/>
          </w:rPr>
          <w:t xml:space="preserve">:</w:t>
        </w:r>
      </w:ins>
      <w:r>
        <w:rPr>
          <w:color w:val="auto"/>
          <w:sz w:val="18"/>
        </w:rPr>
        <w:t xml:space="preserve"> Schedule Variance (Variação de Prazo)</w:t>
      </w:r>
    </w:p>
    <w:p w14:paraId="24BE192A" w14:textId="77777777" w:rsidR="00921ADD" w:rsidRPr="006F14C5" w:rsidRDefault="007023C5">
      <w:pPr>
        <w:pStyle w:val="BookGlossary"/>
        <w:spacing w:after="110" w:line="220" w:lineRule="exact"/>
        <w:jc w:val="left"/>
        <w:rPr>
          <w:color w:val="auto"/>
        </w:rPr>
      </w:pPr>
      <w:r>
        <w:rPr>
          <w:b/>
          <w:color w:val="auto"/>
          <w:sz w:val="18"/>
        </w:rPr>
        <w:t xml:space="preserve">SWA</w:t>
      </w:r>
      <w:del w:id="9251" w:author="Revisão editorial" w:date="2026-10-25T12:00:00Z">
        <w:r>
          <w:rPr>
            <w:color w:val="auto"/>
            <w:sz w:val="18"/>
          </w:rPr>
          <w:delText xml:space="preserve"> —</w:delText>
        </w:r>
      </w:del>
      <w:ins w:id="9252" w:author="Revisão editorial" w:date="2026-10-25T12:00:00Z">
        <w:r>
          <w:rPr>
            <w:color w:val="auto"/>
            <w:sz w:val="18"/>
          </w:rPr>
          <w:t xml:space="preserve">:</w:t>
        </w:r>
      </w:ins>
      <w:r>
        <w:rPr>
          <w:color w:val="auto"/>
          <w:sz w:val="18"/>
        </w:rPr>
        <w:t xml:space="preserve"> Stop Work Authority (Autoridade de Parada de Trabalho)</w:t>
      </w:r>
    </w:p>
    <w:p w14:paraId="2BD81F59" w14:textId="77777777" w:rsidR="00921ADD" w:rsidRPr="006F14C5" w:rsidRDefault="007023C5">
      <w:pPr>
        <w:pStyle w:val="BookGlossary"/>
        <w:spacing w:after="110" w:line="220" w:lineRule="exact"/>
        <w:jc w:val="left"/>
        <w:rPr>
          <w:color w:val="auto"/>
        </w:rPr>
      </w:pPr>
      <w:r>
        <w:rPr>
          <w:b/>
          <w:bCs/>
          <w:color w:val="auto"/>
          <w:sz w:val="18"/>
        </w:rPr>
        <w:t xml:space="preserve">TBA</w:t>
      </w:r>
      <w:del w:id="9253" w:author="Revisão editorial" w:date="2026-10-25T12:00:00Z">
        <w:r>
          <w:rPr>
            <w:color w:val="auto"/>
            <w:sz w:val="18"/>
          </w:rPr>
          <w:delText xml:space="preserve"> —</w:delText>
        </w:r>
      </w:del>
      <w:ins w:id="9254" w:author="Revisão editorial" w:date="2026-10-25T12:00:00Z">
        <w:r>
          <w:rPr>
            <w:color w:val="auto"/>
            <w:sz w:val="18"/>
          </w:rPr>
          <w:t xml:space="preserve">:</w:t>
        </w:r>
      </w:ins>
      <w:r>
        <w:rPr>
          <w:color w:val="auto"/>
          <w:sz w:val="18"/>
        </w:rPr>
        <w:t xml:space="preserve"> Technical/Turbine Based Availability (Disponibilidade Técnica de Aerogeradores)</w:t>
      </w:r>
    </w:p>
    <w:p w14:paraId="1D3770ED" w14:textId="77777777" w:rsidR="00921ADD" w:rsidRPr="006F14C5" w:rsidRDefault="007023C5">
      <w:pPr>
        <w:pStyle w:val="BookGlossary"/>
        <w:spacing w:after="110" w:line="220" w:lineRule="exact"/>
        <w:jc w:val="left"/>
        <w:rPr>
          <w:color w:val="auto"/>
        </w:rPr>
      </w:pPr>
      <w:r>
        <w:rPr>
          <w:b/>
          <w:bCs/>
          <w:color w:val="auto"/>
          <w:sz w:val="18"/>
        </w:rPr>
        <w:t xml:space="preserve">TCE</w:t>
      </w:r>
      <w:del w:id="9255" w:author="Revisão editorial" w:date="2026-10-25T12:00:00Z">
        <w:r>
          <w:rPr>
            <w:color w:val="auto"/>
            <w:sz w:val="18"/>
          </w:rPr>
          <w:delText xml:space="preserve"> —</w:delText>
        </w:r>
      </w:del>
      <w:ins w:id="9256" w:author="Revisão editorial" w:date="2026-10-25T12:00:00Z">
        <w:r>
          <w:rPr>
            <w:color w:val="auto"/>
            <w:sz w:val="18"/>
          </w:rPr>
          <w:t xml:space="preserve">:</w:t>
        </w:r>
      </w:ins>
      <w:r>
        <w:rPr>
          <w:color w:val="auto"/>
          <w:sz w:val="18"/>
        </w:rPr>
        <w:t xml:space="preserve"> Tribunal de Contas do Estado</w:t>
      </w:r>
    </w:p>
    <w:p w14:paraId="72F3F489" w14:textId="77777777" w:rsidR="00921ADD" w:rsidRPr="006F14C5" w:rsidRDefault="007023C5">
      <w:pPr>
        <w:pStyle w:val="BookGlossary"/>
        <w:spacing w:after="110" w:line="220" w:lineRule="exact"/>
        <w:jc w:val="left"/>
        <w:rPr>
          <w:color w:val="auto"/>
        </w:rPr>
      </w:pPr>
      <w:r>
        <w:rPr>
          <w:b/>
          <w:color w:val="auto"/>
          <w:sz w:val="18"/>
        </w:rPr>
        <w:t xml:space="preserve">TCO</w:t>
      </w:r>
      <w:del w:id="9257" w:author="Revisão editorial" w:date="2026-10-25T12:00:00Z">
        <w:r>
          <w:rPr>
            <w:color w:val="auto"/>
            <w:sz w:val="18"/>
          </w:rPr>
          <w:delText xml:space="preserve"> —</w:delText>
        </w:r>
      </w:del>
      <w:ins w:id="9258" w:author="Revisão editorial" w:date="2026-10-25T12:00:00Z">
        <w:r>
          <w:rPr>
            <w:color w:val="auto"/>
            <w:sz w:val="18"/>
          </w:rPr>
          <w:t xml:space="preserve">:</w:t>
        </w:r>
      </w:ins>
      <w:r>
        <w:rPr>
          <w:color w:val="auto"/>
          <w:sz w:val="18"/>
        </w:rPr>
        <w:t xml:space="preserve"> Total Cost of Ownership (Custo Total de Propriedade)</w:t>
      </w:r>
    </w:p>
    <w:p w:rsidR="00921ADD" w:rsidRPr="006F14C5" w:rsidRDefault="007023C5">
      <w:pPr>
        <w:pStyle w:val="BookGlossary"/>
        <w:spacing w:after="110" w:line="220" w:lineRule="exact"/>
        <w:jc w:val="left"/>
        <w:rPr>
          <w:ins w:id="7016" w:author="Revisão editorial" w:date="2026-10-25T12:00:00Z"/>
          <w:color w:val="auto"/>
        </w:rPr>
      </w:pPr>
      <w:ins w:id="7017" w:author="Revisão editorial" w:date="2026-10-25T12:00:00Z">
        <w:r>
          <w:rPr>
            <w:b/>
            <w:color w:val="auto"/>
            <w:sz w:val="18"/>
          </w:rPr>
          <w:t xml:space="preserve">TCPI:</w:t>
        </w:r>
      </w:ins>
      <w:ins w:id="7017" w:author="Revisão editorial" w:date="2026-10-25T12:00:00Z">
        <w:r>
          <w:rPr>
            <w:color w:val="auto"/>
            <w:sz w:val="18"/>
          </w:rPr>
          <w:t xml:space="preserve"> To-Complete Performance Index (Índice de Desempenho para Terminar)</w:t>
        </w:r>
      </w:ins>
    </w:p>
    <w:p w14:paraId="13F90DB4" w14:textId="77777777" w:rsidR="00921ADD" w:rsidRPr="006F14C5" w:rsidRDefault="007023C5">
      <w:pPr>
        <w:pStyle w:val="BookGlossary"/>
        <w:spacing w:after="110" w:line="220" w:lineRule="exact"/>
        <w:jc w:val="left"/>
        <w:rPr>
          <w:color w:val="auto"/>
        </w:rPr>
      </w:pPr>
      <w:r>
        <w:rPr>
          <w:b/>
          <w:bCs/>
          <w:color w:val="auto"/>
          <w:sz w:val="18"/>
        </w:rPr>
        <w:t xml:space="preserve">TIG</w:t>
      </w:r>
      <w:del w:id="9259" w:author="Revisão editorial" w:date="2026-10-25T12:00:00Z">
        <w:r>
          <w:rPr>
            <w:color w:val="auto"/>
            <w:sz w:val="18"/>
          </w:rPr>
          <w:delText xml:space="preserve"> —</w:delText>
        </w:r>
      </w:del>
      <w:ins w:id="9260" w:author="Revisão editorial" w:date="2026-10-25T12:00:00Z">
        <w:r>
          <w:rPr>
            <w:color w:val="auto"/>
            <w:sz w:val="18"/>
          </w:rPr>
          <w:t xml:space="preserve">:</w:t>
        </w:r>
      </w:ins>
      <w:r>
        <w:rPr>
          <w:color w:val="auto"/>
          <w:sz w:val="18"/>
        </w:rPr>
        <w:t xml:space="preserve"> Tungsten Inert Gas (processo de soldagem com eletrodo de tungstênio em atmosfera inerte)</w:t>
      </w:r>
    </w:p>
    <w:p w14:paraId="548F7573" w14:textId="77777777" w:rsidR="00921ADD" w:rsidRPr="006F14C5" w:rsidRDefault="007023C5">
      <w:pPr>
        <w:pStyle w:val="BookGlossary"/>
        <w:spacing w:after="110" w:line="220" w:lineRule="exact"/>
        <w:jc w:val="left"/>
        <w:rPr>
          <w:color w:val="auto"/>
        </w:rPr>
      </w:pPr>
      <w:r>
        <w:rPr>
          <w:b/>
          <w:color w:val="auto"/>
          <w:sz w:val="18"/>
        </w:rPr>
        <w:t xml:space="preserve">TIR</w:t>
      </w:r>
      <w:del w:id="9261" w:author="Revisão editorial" w:date="2026-10-25T12:00:00Z">
        <w:r>
          <w:rPr>
            <w:color w:val="auto"/>
            <w:sz w:val="18"/>
          </w:rPr>
          <w:delText xml:space="preserve"> —</w:delText>
        </w:r>
      </w:del>
      <w:ins w:id="9262" w:author="Revisão editorial" w:date="2026-10-25T12:00:00Z">
        <w:r>
          <w:rPr>
            <w:color w:val="auto"/>
            <w:sz w:val="18"/>
          </w:rPr>
          <w:t xml:space="preserve">:</w:t>
        </w:r>
      </w:ins>
      <w:r>
        <w:rPr>
          <w:color w:val="auto"/>
          <w:sz w:val="18"/>
        </w:rPr>
        <w:t xml:space="preserve"> Taxa Interna de Retorno</w:t>
      </w:r>
    </w:p>
    <w:p w14:paraId="1E99AC6C" w14:textId="77777777" w:rsidR="00921ADD" w:rsidRPr="006F14C5" w:rsidRDefault="007023C5">
      <w:pPr>
        <w:pStyle w:val="BookGlossary"/>
        <w:spacing w:after="110" w:line="220" w:lineRule="exact"/>
        <w:jc w:val="left"/>
        <w:rPr>
          <w:color w:val="auto"/>
        </w:rPr>
      </w:pPr>
      <w:r>
        <w:rPr>
          <w:b/>
          <w:bCs/>
          <w:color w:val="auto"/>
          <w:sz w:val="18"/>
        </w:rPr>
        <w:t xml:space="preserve">ToT</w:t>
      </w:r>
      <w:del w:id="9263" w:author="Revisão editorial" w:date="2026-10-25T12:00:00Z">
        <w:r>
          <w:rPr>
            <w:color w:val="auto"/>
            <w:sz w:val="18"/>
          </w:rPr>
          <w:delText xml:space="preserve"> —</w:delText>
        </w:r>
      </w:del>
      <w:ins w:id="9264" w:author="Revisão editorial" w:date="2026-10-25T12:00:00Z">
        <w:r>
          <w:rPr>
            <w:color w:val="auto"/>
            <w:sz w:val="18"/>
          </w:rPr>
          <w:t xml:space="preserve">:</w:t>
        </w:r>
      </w:ins>
      <w:r>
        <w:rPr>
          <w:color w:val="auto"/>
          <w:sz w:val="18"/>
        </w:rPr>
        <w:t xml:space="preserve"> Tree-of-Thought (Árvore de Pensamento)</w:t>
      </w:r>
      <w:del w:id="9265" w:author="Revisão editorial" w:date="2026-10-25T12:00:00Z">
        <w:r>
          <w:rPr>
            <w:color w:val="auto"/>
            <w:sz w:val="18"/>
          </w:rPr>
          <w:delText xml:space="preserve"> —</w:delText>
        </w:r>
      </w:del>
      <w:ins w:id="9266" w:author="Revisão editorial" w:date="2026-10-25T12:00:00Z">
        <w:r>
          <w:rPr>
            <w:color w:val="auto"/>
            <w:sz w:val="18"/>
          </w:rPr>
          <w:t xml:space="preserve">,</w:t>
        </w:r>
      </w:ins>
      <w:r>
        <w:rPr>
          <w:color w:val="auto"/>
          <w:sz w:val="18"/>
        </w:rPr>
        <w:t xml:space="preserve"> técnica de Prompt Engineering</w:t>
      </w:r>
    </w:p>
    <w:p w14:paraId="08787771" w14:textId="77777777" w:rsidR="00921ADD" w:rsidRPr="006F14C5" w:rsidRDefault="007023C5">
      <w:pPr>
        <w:pStyle w:val="BookGlossary"/>
        <w:spacing w:after="110" w:line="220" w:lineRule="exact"/>
        <w:jc w:val="left"/>
        <w:rPr>
          <w:color w:val="auto"/>
        </w:rPr>
      </w:pPr>
      <w:r>
        <w:rPr>
          <w:b/>
          <w:color w:val="auto"/>
          <w:sz w:val="18"/>
        </w:rPr>
        <w:t xml:space="preserve">TRIR</w:t>
      </w:r>
      <w:del w:id="9267" w:author="Revisão editorial" w:date="2026-10-25T12:00:00Z">
        <w:r>
          <w:rPr>
            <w:color w:val="auto"/>
            <w:sz w:val="18"/>
          </w:rPr>
          <w:delText xml:space="preserve"> —</w:delText>
        </w:r>
      </w:del>
      <w:ins w:id="9268" w:author="Revisão editorial" w:date="2026-10-25T12:00:00Z">
        <w:r>
          <w:rPr>
            <w:color w:val="auto"/>
            <w:sz w:val="18"/>
          </w:rPr>
          <w:t xml:space="preserve">:</w:t>
        </w:r>
      </w:ins>
      <w:r>
        <w:rPr>
          <w:color w:val="auto"/>
          <w:sz w:val="18"/>
        </w:rPr>
        <w:t xml:space="preserve"> Total Recordable Incident Rate (Taxa Total de Incidentes Registráveis)</w:t>
      </w:r>
    </w:p>
    <w:p w14:paraId="108AD31D" w14:textId="77777777" w:rsidR="00921ADD" w:rsidRPr="006F14C5" w:rsidRDefault="007023C5">
      <w:pPr>
        <w:pStyle w:val="BookGlossary"/>
        <w:spacing w:after="110" w:line="220" w:lineRule="exact"/>
        <w:jc w:val="left"/>
        <w:rPr>
          <w:color w:val="auto"/>
        </w:rPr>
      </w:pPr>
      <w:r>
        <w:rPr>
          <w:b/>
          <w:bCs/>
          <w:color w:val="auto"/>
          <w:sz w:val="18"/>
        </w:rPr>
        <w:t xml:space="preserve">UEP</w:t>
      </w:r>
      <w:del w:id="9269" w:author="Revisão editorial" w:date="2026-10-25T12:00:00Z">
        <w:r>
          <w:rPr>
            <w:color w:val="auto"/>
            <w:sz w:val="18"/>
          </w:rPr>
          <w:delText xml:space="preserve"> —</w:delText>
        </w:r>
      </w:del>
      <w:ins w:id="9270" w:author="Revisão editorial" w:date="2026-10-25T12:00:00Z">
        <w:r>
          <w:rPr>
            <w:color w:val="auto"/>
            <w:sz w:val="18"/>
          </w:rPr>
          <w:t xml:space="preserve">:</w:t>
        </w:r>
      </w:ins>
      <w:r>
        <w:rPr>
          <w:color w:val="auto"/>
          <w:sz w:val="18"/>
        </w:rPr>
        <w:t xml:space="preserve"> Unidade Estacionária de Produção</w:t>
      </w:r>
    </w:p>
    <w:p w14:paraId="38D1C7B1" w14:textId="77777777" w:rsidR="00921ADD" w:rsidRPr="006F14C5" w:rsidRDefault="007023C5">
      <w:pPr>
        <w:pStyle w:val="BookGlossary"/>
        <w:spacing w:after="110" w:line="220" w:lineRule="exact"/>
        <w:jc w:val="left"/>
        <w:rPr>
          <w:color w:val="auto"/>
        </w:rPr>
      </w:pPr>
      <w:r>
        <w:rPr>
          <w:b/>
          <w:bCs/>
          <w:color w:val="auto"/>
          <w:sz w:val="18"/>
        </w:rPr>
        <w:t xml:space="preserve">UTGN</w:t>
      </w:r>
      <w:del w:id="9271" w:author="Revisão editorial" w:date="2026-10-25T12:00:00Z">
        <w:r>
          <w:rPr>
            <w:color w:val="auto"/>
            <w:sz w:val="18"/>
          </w:rPr>
          <w:delText xml:space="preserve"> —</w:delText>
        </w:r>
      </w:del>
      <w:ins w:id="9272" w:author="Revisão editorial" w:date="2026-10-25T12:00:00Z">
        <w:r>
          <w:rPr>
            <w:color w:val="auto"/>
            <w:sz w:val="18"/>
          </w:rPr>
          <w:t xml:space="preserve">:</w:t>
        </w:r>
      </w:ins>
      <w:r>
        <w:rPr>
          <w:color w:val="auto"/>
          <w:sz w:val="18"/>
        </w:rPr>
        <w:t xml:space="preserve"> Unidade de Tratamento de Gás Natural</w:t>
      </w:r>
    </w:p>
    <w:p w14:paraId="62E6A811" w14:textId="77777777" w:rsidR="00921ADD" w:rsidRPr="006F14C5" w:rsidRDefault="007023C5">
      <w:pPr>
        <w:pStyle w:val="BookGlossary"/>
        <w:spacing w:after="110" w:line="220" w:lineRule="exact"/>
        <w:jc w:val="left"/>
        <w:rPr>
          <w:color w:val="auto"/>
        </w:rPr>
      </w:pPr>
      <w:r>
        <w:rPr>
          <w:b/>
          <w:bCs/>
          <w:color w:val="auto"/>
          <w:sz w:val="18"/>
        </w:rPr>
        <w:t xml:space="preserve">VAC</w:t>
      </w:r>
      <w:del w:id="9273" w:author="Revisão editorial" w:date="2026-10-25T12:00:00Z">
        <w:r>
          <w:rPr>
            <w:color w:val="auto"/>
            <w:sz w:val="18"/>
          </w:rPr>
          <w:delText xml:space="preserve"> —</w:delText>
        </w:r>
      </w:del>
      <w:ins w:id="9274" w:author="Revisão editorial" w:date="2026-10-25T12:00:00Z">
        <w:r>
          <w:rPr>
            <w:color w:val="auto"/>
            <w:sz w:val="18"/>
          </w:rPr>
          <w:t xml:space="preserve">:</w:t>
        </w:r>
      </w:ins>
      <w:r>
        <w:rPr>
          <w:color w:val="auto"/>
          <w:sz w:val="18"/>
        </w:rPr>
        <w:t xml:space="preserve"> Variance at Completion (Variação no Término)</w:t>
      </w:r>
    </w:p>
    <w:p w14:paraId="45CA7B0D" w14:textId="77777777" w:rsidR="00921ADD" w:rsidRPr="006F14C5" w:rsidRDefault="007023C5">
      <w:pPr>
        <w:pStyle w:val="BookGlossary"/>
        <w:spacing w:after="110" w:line="220" w:lineRule="exact"/>
        <w:jc w:val="left"/>
        <w:rPr>
          <w:color w:val="auto"/>
        </w:rPr>
      </w:pPr>
      <w:r>
        <w:rPr>
          <w:b/>
          <w:color w:val="auto"/>
          <w:sz w:val="18"/>
        </w:rPr>
        <w:t xml:space="preserve">VPL</w:t>
      </w:r>
      <w:del w:id="9275" w:author="Revisão editorial" w:date="2026-10-25T12:00:00Z">
        <w:r>
          <w:rPr>
            <w:color w:val="auto"/>
            <w:sz w:val="18"/>
          </w:rPr>
          <w:delText xml:space="preserve"> —</w:delText>
        </w:r>
      </w:del>
      <w:ins w:id="9276" w:author="Revisão editorial" w:date="2026-10-25T12:00:00Z">
        <w:r>
          <w:rPr>
            <w:color w:val="auto"/>
            <w:sz w:val="18"/>
          </w:rPr>
          <w:t xml:space="preserve">:</w:t>
        </w:r>
      </w:ins>
      <w:r>
        <w:rPr>
          <w:color w:val="auto"/>
          <w:sz w:val="18"/>
        </w:rPr>
        <w:t xml:space="preserve"> Valor Presente Líquido</w:t>
      </w:r>
    </w:p>
    <w:p w14:paraId="03DF8AA0" w14:textId="77777777" w:rsidR="00921ADD" w:rsidRPr="006F14C5" w:rsidRDefault="007023C5">
      <w:pPr>
        <w:pStyle w:val="BookGlossary"/>
        <w:spacing w:after="110" w:line="220" w:lineRule="exact"/>
        <w:jc w:val="left"/>
        <w:rPr>
          <w:color w:val="auto"/>
        </w:rPr>
      </w:pPr>
      <w:r>
        <w:rPr>
          <w:b/>
          <w:bCs/>
          <w:color w:val="auto"/>
          <w:sz w:val="18"/>
        </w:rPr>
        <w:t xml:space="preserve">WACC</w:t>
      </w:r>
      <w:del w:id="9277" w:author="Revisão editorial" w:date="2026-10-25T12:00:00Z">
        <w:r>
          <w:rPr>
            <w:color w:val="auto"/>
            <w:sz w:val="18"/>
          </w:rPr>
          <w:delText xml:space="preserve"> —</w:delText>
        </w:r>
      </w:del>
      <w:ins w:id="9278" w:author="Revisão editorial" w:date="2026-10-25T12:00:00Z">
        <w:r>
          <w:rPr>
            <w:color w:val="auto"/>
            <w:sz w:val="18"/>
          </w:rPr>
          <w:t xml:space="preserve">:</w:t>
        </w:r>
      </w:ins>
      <w:r>
        <w:rPr>
          <w:color w:val="auto"/>
          <w:sz w:val="18"/>
        </w:rPr>
        <w:t xml:space="preserve"> Weighted Average Cost of Capital (Custo Médio Ponderado de Capital)</w:t>
      </w:r>
    </w:p>
    <w:p w14:paraId="31D5DAFE" w14:textId="77777777" w:rsidR="00921ADD" w:rsidRPr="006F14C5" w:rsidRDefault="007023C5">
      <w:pPr>
        <w:pStyle w:val="BookGlossary"/>
        <w:spacing w:after="110" w:line="220" w:lineRule="exact"/>
        <w:jc w:val="left"/>
        <w:rPr>
          <w:color w:val="auto"/>
          <w:sz w:val="18"/>
        </w:rPr>
      </w:pPr>
      <w:r>
        <w:rPr>
          <w:b/>
          <w:color w:val="auto"/>
          <w:sz w:val="18"/>
        </w:rPr>
        <w:t xml:space="preserve">WBS</w:t>
      </w:r>
      <w:del w:id="9279" w:author="Revisão editorial" w:date="2026-10-25T12:00:00Z">
        <w:r>
          <w:rPr>
            <w:color w:val="auto"/>
            <w:sz w:val="18"/>
          </w:rPr>
          <w:delText xml:space="preserve"> —</w:delText>
        </w:r>
      </w:del>
      <w:ins w:id="9280" w:author="Revisão editorial" w:date="2026-10-25T12:00:00Z">
        <w:r>
          <w:rPr>
            <w:color w:val="auto"/>
            <w:sz w:val="18"/>
          </w:rPr>
          <w:t xml:space="preserve">:</w:t>
        </w:r>
      </w:ins>
      <w:r>
        <w:rPr>
          <w:color w:val="auto"/>
          <w:sz w:val="18"/>
        </w:rPr>
        <w:t xml:space="preserve"> Work Breakdown Structure (Estrutura Analítica do Projeto)</w:t>
      </w:r>
    </w:p>
    <w:p w:rsidR="00921ADD" w:rsidRPr="006F14C5" w:rsidRDefault="007023C5">
      <w:pPr>
        <w:pStyle w:val="BookGlossary"/>
        <w:spacing w:after="110" w:line="220" w:lineRule="exact"/>
        <w:jc w:val="left"/>
        <w:rPr>
          <w:ins w:id="7018" w:author="Revisão editorial" w:date="2026-10-25T12:00:00Z"/>
          <w:color w:val="auto"/>
        </w:rPr>
      </w:pPr>
      <w:ins w:id="7019" w:author="Revisão editorial" w:date="2026-10-25T12:00:00Z">
        <w:r>
          <w:rPr>
            <w:b/>
            <w:color w:val="auto"/>
            <w:sz w:val="18"/>
          </w:rPr>
          <w:t xml:space="preserve">WPS:</w:t>
        </w:r>
      </w:ins>
      <w:ins w:id="7019" w:author="Revisão editorial" w:date="2026-10-25T12:00:00Z">
        <w:r>
          <w:rPr>
            <w:color w:val="auto"/>
            <w:sz w:val="18"/>
          </w:rPr>
          <w:t xml:space="preserve"> Welding Procedure Specification (Especificação do Procedimento de Soldagem)</w:t>
        </w:r>
      </w:ins>
    </w:p>
    <w:p w14:paraId="743F04F5" w14:textId="77777777" w:rsidR="00DF38AA" w:rsidRPr="006F14C5" w:rsidRDefault="00DF38AA">
      <w:pPr>
        <w:pStyle w:val="BookGlossary"/>
        <w:spacing w:after="110" w:line="220" w:lineRule="exact"/>
        <w:jc w:val="left"/>
        <w:rPr>
          <w:color w:val="auto"/>
          <w:sz w:val="18"/>
        </w:rPr>
      </w:pPr>
    </w:p>
    <w:p w14:paraId="30AE1E2C" w14:textId="77777777" w:rsidR="001A47C8" w:rsidRPr="006F14C5" w:rsidRDefault="001A47C8">
      <w:pPr>
        <w:pStyle w:val="BookGlossary"/>
        <w:spacing w:after="110" w:line="220" w:lineRule="exact"/>
        <w:jc w:val="left"/>
        <w:rPr>
          <w:color w:val="auto"/>
          <w:sz w:val="18"/>
        </w:rPr>
        <w:sectPr w:rsidR="001A47C8" w:rsidRPr="006F14C5" w:rsidSect="0022366F">
          <w:headerReference w:type="even" r:id="rId28"/>
          <w:headerReference w:type="default" r:id="rId29"/>
          <w:footerReference w:type="even" r:id="rId30"/>
          <w:footerReference w:type="default" r:id="rId31"/>
          <w:headerReference w:type="first" r:id="rId32"/>
          <w:footerReference w:type="first" r:id="rId33"/>
          <w:pgSz w:w="10772" w:h="12756"/>
          <w:pgMar w:top="1247" w:right="1077" w:bottom="1020" w:left="1361" w:header="454" w:footer="567" w:gutter="0"/>
          <w:cols w:space="720"/>
          <w:formProt w:val="0"/>
          <w:titlePg/>
          <w:docGrid w:linePitch="360" w:charSpace="4096"/>
        </w:sectPr>
      </w:pPr>
    </w:p>
    <w:p w14:paraId="22C83881" w14:textId="77777777" w:rsidR="001A47C8" w:rsidRPr="006F14C5" w:rsidRDefault="001A47C8">
      <w:pPr>
        <w:pStyle w:val="BookGlossary"/>
        <w:spacing w:after="110" w:line="220" w:lineRule="exact"/>
        <w:jc w:val="left"/>
        <w:rPr>
          <w:color w:val="auto"/>
          <w:sz w:val="18"/>
        </w:rPr>
      </w:pPr>
    </w:p>
    <w:p w14:paraId="762C8161" w14:textId="77777777" w:rsidR="001A47C8" w:rsidRPr="006F14C5" w:rsidRDefault="001A47C8">
      <w:pPr>
        <w:pStyle w:val="BookGlossary"/>
        <w:spacing w:after="110" w:line="220" w:lineRule="exact"/>
        <w:jc w:val="left"/>
        <w:rPr>
          <w:color w:val="auto"/>
        </w:rPr>
        <w:sectPr w:rsidR="001A47C8" w:rsidRPr="006F14C5" w:rsidSect="0022366F">
          <w:pgSz w:w="10772" w:h="12756"/>
          <w:pgMar w:top="1247" w:right="1077" w:bottom="1020" w:left="1361" w:header="454" w:footer="567" w:gutter="0"/>
          <w:cols w:space="720"/>
          <w:formProt w:val="0"/>
          <w:titlePg/>
          <w:docGrid w:linePitch="360" w:charSpace="4096"/>
        </w:sectPr>
      </w:pPr>
    </w:p>
    <w:p w14:paraId="246C623F" w14:textId="77777777" w:rsidR="00921ADD" w:rsidRPr="006F14C5" w:rsidRDefault="007023C5" w:rsidP="00E55F8B">
      <w:pPr>
        <w:pStyle w:val="Ttulo2"/>
      </w:pPr>
      <w:bookmarkStart w:id="43" w:name="__RefHeading___Toc10558_3485589216"/>
      <w:bookmarkStart w:id="44" w:name="_Toc232715504"/>
      <w:bookmarkStart w:id="45" w:name="_Toc232715167"/>
      <w:bookmarkStart w:id="46" w:name="_Ref236076312"/>
      <w:bookmarkStart w:id="47" w:name="_Toc236075998"/>
      <w:bookmarkStart w:id="48" w:name="_Toc233748464"/>
      <w:bookmarkStart w:id="49" w:name="_Toc233040011"/>
      <w:bookmarkStart w:id="50" w:name="_Toc236516873"/>
      <w:bookmarkEnd w:id="43"/>
      <w:r>
        <w:lastRenderedPageBreak/>
        <w:t>Capítulo 1</w:t>
      </w:r>
      <w:bookmarkEnd w:id="44"/>
      <w:bookmarkEnd w:id="45"/>
      <w:r>
        <w:t xml:space="preserve">: </w:t>
      </w:r>
      <w:bookmarkStart w:id="51" w:name="_Toc232715505"/>
      <w:bookmarkStart w:id="52" w:name="_Toc232715168"/>
      <w:r>
        <w:t>O Cenário Atual de Projetos de Capital: Complexidade, Escala e a Urgência da Transformação Digital</w:t>
      </w:r>
      <w:bookmarkEnd w:id="46"/>
      <w:bookmarkEnd w:id="47"/>
      <w:bookmarkEnd w:id="48"/>
      <w:bookmarkEnd w:id="49"/>
      <w:bookmarkEnd w:id="50"/>
      <w:bookmarkEnd w:id="51"/>
      <w:bookmarkEnd w:id="52"/>
    </w:p>
    <w:p w14:paraId="6D01D60A" w14:textId="77777777" w:rsidR="00921ADD" w:rsidRPr="006F14C5" w:rsidRDefault="00921ADD">
      <w:pPr>
        <w:rPr>
          <w:b/>
          <w:bCs/>
        </w:rPr>
      </w:pPr>
    </w:p>
    <w:p w14:paraId="473B14F0" w14:textId="77777777" w:rsidR="00BD0911" w:rsidRDefault="007023C5" w:rsidP="00BD0911">
      <w:pPr>
        <w:ind w:firstLine="0"/>
        <w:rPr>
          <w:rFonts w:eastAsia="DejaVu Serif"/>
        </w:rPr>
      </w:pPr>
      <w:r>
        <w:rPr>
          <w:rFonts w:eastAsia="DejaVu Serif"/>
        </w:rPr>
        <w:t xml:space="preserve">Projetos de capital representam um dos principais motores de crescimento das economias modernas e materializam decisões estratégicas de longo prazo em ativos produtivos, infraestrutura e serviços essenciais. </w:t>
      </w:r>
    </w:p>
    <w:p w14:paraId="2D0B627F" w14:textId="5360E4EC" w:rsidR="00921ADD" w:rsidRPr="006F14C5" w:rsidRDefault="00BD0911" w:rsidP="00BD0911">
      <w:r>
        <w:rPr>
          <w:rFonts w:eastAsia="DejaVu Serif"/>
        </w:rPr>
        <w:t xml:space="preserve">Eles mobilizam volumes expressivos de investimento em energia, mineração, indústria, logística e infraestrutura pública. A magnitude desse mercado e a diversidade dos setores tornam a disciplina de CAPEX (do inglês, </w:t>
      </w:r>
      <w:r>
        <w:rPr>
          <w:rFonts w:eastAsia="DejaVu Serif"/>
          <w:i/>
          <w:iCs/>
        </w:rPr>
        <w:t xml:space="preserve">Capital Expenditure</w:t>
      </w:r>
      <w:r>
        <w:rPr>
          <w:rFonts w:eastAsia="DejaVu Serif"/>
        </w:rPr>
        <w:t xml:space="preserve">)</w:t>
      </w:r>
      <w:del w:id="9281" w:author="Revisão editorial" w:date="2026-10-25T12:00:00Z">
        <w:r>
          <w:rPr>
            <w:rFonts w:eastAsia="DejaVu Serif"/>
          </w:rPr>
          <w:delText xml:space="preserve">,</w:delText>
        </w:r>
      </w:del>
      <w:r>
        <w:rPr>
          <w:rFonts w:eastAsia="DejaVu Serif"/>
        </w:rPr>
        <w:t xml:space="preserve"> central para o desenvolvimento econômico</w:t>
      </w:r>
      <w:del w:id="9282" w:author="Revisão editorial" w:date="2026-10-25T12:00:00Z">
        <w:r>
          <w:rPr>
            <w:rFonts w:eastAsia="DejaVu Serif"/>
          </w:rPr>
          <w:delText xml:space="preserve">;</w:delText>
        </w:r>
      </w:del>
      <w:ins w:id="9283" w:author="Revisão editorial" w:date="2026-10-25T12:00:00Z">
        <w:r>
          <w:rPr>
            <w:rFonts w:eastAsia="DejaVu Serif"/>
          </w:rPr>
          <w:t xml:space="preserve">.</w:t>
        </w:r>
      </w:ins>
      <w:r>
        <w:rPr>
          <w:rFonts w:eastAsia="DejaVu Serif"/>
        </w:rPr>
        <w:t xml:space="preserve"> </w:t>
      </w:r>
      <w:del w:id="9284" w:author="Revisão editorial" w:date="2026-10-25T12:00:00Z">
        <w:r>
          <w:rPr>
            <w:rFonts w:eastAsia="DejaVu Serif"/>
          </w:rPr>
          <w:delText xml:space="preserve">contudo, as</w:delText>
        </w:r>
      </w:del>
      <w:ins w:id="9285" w:author="Revisão editorial" w:date="2026-10-25T12:00:00Z">
        <w:r>
          <w:rPr>
            <w:rFonts w:eastAsia="DejaVu Serif"/>
          </w:rPr>
          <w:t xml:space="preserve">As</w:t>
        </w:r>
      </w:ins>
      <w:r>
        <w:rPr>
          <w:rFonts w:eastAsia="DejaVu Serif"/>
        </w:rPr>
        <w:t xml:space="preserve"> estimativas globais</w:t>
      </w:r>
      <w:ins w:id="9286" w:author="Revisão editorial" w:date="2026-10-25T12:00:00Z">
        <w:r>
          <w:rPr>
            <w:rFonts w:eastAsia="DejaVu Serif"/>
          </w:rPr>
          <w:t xml:space="preserve">, contudo,</w:t>
        </w:r>
      </w:ins>
      <w:r>
        <w:rPr>
          <w:rFonts w:eastAsia="DejaVu Serif"/>
        </w:rPr>
        <w:t xml:space="preserve"> variam conforme o escopo considerado, a inclusão ou não do setor residencial, a metodologia e o período de referência. Por essa razão, esta obra utiliza dados setoriais públicos apenas quando a fonte, a metodologia e o recorte são verificáveis.</w:t>
      </w:r>
    </w:p>
    <w:p w14:paraId="28CE5B4F" w14:textId="77777777" w:rsidR="00921ADD" w:rsidRPr="006F14C5" w:rsidRDefault="007023C5">
      <w:r>
        <w:rPr>
          <w:rFonts w:eastAsia="DejaVu Serif"/>
        </w:rPr>
        <w:t xml:space="preserve">Esse volume expressivo de investimento, </w:t>
      </w:r>
      <w:del w:id="9287" w:author="Revisão editorial" w:date="2026-10-25T12:00:00Z">
        <w:r>
          <w:rPr>
            <w:rFonts w:eastAsia="DejaVu Serif"/>
          </w:rPr>
          <w:delText xml:space="preserve">contudo</w:delText>
        </w:r>
      </w:del>
      <w:ins w:id="9288" w:author="Revisão editorial" w:date="2026-10-25T12:00:00Z">
        <w:r>
          <w:rPr>
            <w:rFonts w:eastAsia="DejaVu Serif"/>
          </w:rPr>
          <w:t xml:space="preserve">porém</w:t>
        </w:r>
      </w:ins>
      <w:r>
        <w:rPr>
          <w:rFonts w:eastAsia="DejaVu Serif"/>
        </w:rPr>
        <w:t xml:space="preserve">, é acompanhado por um histórico recorrente de baixo desempenho em custo, prazo e captura de benefícios. </w:t>
      </w:r>
    </w:p>
    <w:p w14:paraId="0F91AFE2" w14:textId="77777777" w:rsidR="00921ADD" w:rsidRPr="006F14C5" w:rsidRDefault="007023C5">
      <w:r>
        <w:rPr>
          <w:rFonts w:eastAsia="DejaVu Serif"/>
          <w:i/>
          <w:iCs/>
        </w:rPr>
        <w:t xml:space="preserve">Benchmarks</w:t>
      </w:r>
      <w:r>
        <w:rPr>
          <w:rFonts w:eastAsia="DejaVu Serif"/>
        </w:rPr>
        <w:t xml:space="preserve"> de projetos de capital, estudos acadêmicos e pesquisas setoriais convergem em um ponto: desvios de custo, prazo e benefícios são recorrentes, sobretudo quando a definição do escopo, as premissas externas e a estratégia de execução ainda estão imaturas. As métricas variam entre bases de </w:t>
      </w:r>
      <w:r>
        <w:rPr>
          <w:rFonts w:eastAsia="DejaVu Serif"/>
          <w:i/>
          <w:iCs/>
        </w:rPr>
        <w:t xml:space="preserve">benchmarking</w:t>
      </w:r>
      <w:r>
        <w:rPr>
          <w:rFonts w:eastAsia="DejaVu Serif"/>
        </w:rPr>
        <w:t xml:space="preserve"> e não devem ser comparadas diretamente sem </w:t>
      </w:r>
      <w:del w:id="9289" w:author="Revisão editorial" w:date="2026-10-25T12:00:00Z">
        <w:r>
          <w:rPr>
            <w:rFonts w:eastAsia="DejaVu Serif"/>
          </w:rPr>
          <w:delText xml:space="preserve">compreender</w:delText>
        </w:r>
      </w:del>
      <w:ins w:id="9290" w:author="Revisão editorial" w:date="2026-10-25T12:00:00Z">
        <w:r>
          <w:rPr>
            <w:rFonts w:eastAsia="DejaVu Serif"/>
          </w:rPr>
          <w:t xml:space="preserve">que se compreendam</w:t>
        </w:r>
      </w:ins>
      <w:r>
        <w:rPr>
          <w:rFonts w:eastAsia="DejaVu Serif"/>
        </w:rPr>
        <w:t xml:space="preserve"> a amostra, o período, o setor e a definição de sucesso adotada.</w:t>
      </w:r>
    </w:p>
    <w:p w14:paraId="63151DD5" w14:textId="6EA7A2BB" w:rsidR="00C028F0" w:rsidRPr="006F14C5" w:rsidRDefault="007023C5" w:rsidP="00C028F0">
      <w:pPr>
        <w:rPr>
          <w:rFonts w:eastAsia="DejaVu Serif"/>
        </w:rPr>
      </w:pPr>
      <w:r>
        <w:rPr>
          <w:rFonts w:eastAsia="DejaVu Serif"/>
        </w:rPr>
        <w:t>A Tabela 1.1 sintetiza, de maneira qualitativa, os vetores recorrentes de variabilidade que demandam maior atenção na definição e no controle dos projetos por setor.</w:t>
      </w:r>
    </w:p>
    <w:p w14:paraId="3C265F14" w14:textId="77777777" w:rsidR="006D0201" w:rsidRPr="006F14C5" w:rsidRDefault="006D0201" w:rsidP="00C028F0">
      <w:pPr>
        <w:rPr>
          <w:rFonts w:eastAsia="DejaVu Serif"/>
        </w:rPr>
      </w:pPr>
    </w:p>
    <w:p w14:paraId="271A4EEB" w14:textId="77777777" w:rsidR="00921ADD" w:rsidRPr="006F14C5" w:rsidRDefault="007023C5" w:rsidP="00D4532F">
      <w:pPr>
        <w:ind w:firstLine="0"/>
        <w:jc w:val="left"/>
        <w:rPr>
          <w:sz w:val="17"/>
          <w:szCs w:val="17"/>
        </w:rPr>
      </w:pPr>
      <w:r>
        <w:rPr>
          <w:rFonts w:eastAsia="DejaVu Serif"/>
          <w:b/>
          <w:bCs/>
          <w:sz w:val="17"/>
          <w:szCs w:val="17"/>
        </w:rPr>
        <w:t xml:space="preserve">Tabela 1.1</w:t>
      </w:r>
      <w:del w:id="9291" w:author="Revisão editorial" w:date="2026-10-25T12:00:00Z">
        <w:r>
          <w:rPr>
            <w:rFonts w:eastAsia="DejaVu Serif"/>
            <w:b/>
            <w:bCs/>
            <w:sz w:val="17"/>
            <w:szCs w:val="17"/>
          </w:rPr>
          <w:delText xml:space="preserve"> —</w:delText>
        </w:r>
      </w:del>
      <w:ins w:id="9292" w:author="Revisão editorial" w:date="2026-10-25T12:00:00Z">
        <w:r>
          <w:rPr>
            <w:rFonts w:eastAsia="DejaVu Serif"/>
            <w:b/>
            <w:bCs/>
            <w:sz w:val="17"/>
            <w:szCs w:val="17"/>
          </w:rPr>
          <w:t xml:space="preserve">:</w:t>
        </w:r>
      </w:ins>
      <w:r>
        <w:rPr>
          <w:rFonts w:eastAsia="DejaVu Serif"/>
          <w:b/>
          <w:bCs/>
          <w:sz w:val="17"/>
          <w:szCs w:val="17"/>
        </w:rPr>
        <w:t xml:space="preserve"> </w:t>
      </w:r>
      <w:r>
        <w:rPr>
          <w:rFonts w:eastAsia="DejaVu Serif"/>
          <w:b/>
          <w:sz w:val="17"/>
          <w:szCs w:val="17"/>
        </w:rPr>
        <w:t xml:space="preserve">Vetores de variabilidade e foco de definição por setor em projetos CAPEX</w:t>
      </w:r>
    </w:p>
    <w:tbl>
      <w:tblPr>
        <w:tblStyle w:val="TabeladeGrade4"/>
        <w:tblW w:w="0" w:type="auto"/>
        <w:tblLook w:val="04A0" w:firstRow="1" w:lastRow="0" w:firstColumn="1" w:lastColumn="0" w:noHBand="0" w:noVBand="1"/>
      </w:tblPr>
      <w:tblGrid>
        <w:gridCol w:w="1873"/>
        <w:gridCol w:w="3145"/>
        <w:gridCol w:w="3306"/>
      </w:tblGrid>
      <w:tr w:rsidR="00BD0911" w:rsidRPr="006F14C5" w14:paraId="1B730E78" w14:textId="77777777" w:rsidTr="00ED5DB5">
        <w:trPr>
          <w:cnfStyle w:val="100000000000" w:firstRow="1" w:lastRow="0" w:firstColumn="0" w:lastColumn="0" w:oddVBand="0" w:evenVBand="0" w:oddHBand="0" w:evenHBand="0" w:firstRowFirstColumn="0" w:firstRowLastColumn="0" w:lastRowFirstColumn="0" w:lastRowLastColumn="0"/>
          <w:trHeight w:val="624"/>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52603E" w14:textId="77777777" w:rsidR="00BD0911" w:rsidRPr="006F14C5" w:rsidRDefault="00BD0911" w:rsidP="00D4532F">
            <w:pPr>
              <w:pStyle w:val="SemEspaamento"/>
              <w:spacing w:after="20" w:line="156" w:lineRule="exact"/>
              <w:jc w:val="center"/>
              <w:rPr>
                <w:rFonts w:eastAsia="MS Mincho"/>
                <w:color w:val="auto"/>
                <w:sz w:val="18"/>
                <w:szCs w:val="32"/>
                <w:lang w:val="pt-BR"/>
              </w:rPr>
            </w:pPr>
            <w:r>
              <w:rPr>
                <w:rFonts w:ascii="DejaVu Sans" w:eastAsia="DejaVu Sans" w:hAnsi="DejaVu Sans" w:cs="DejaVu Sans"/>
                <w:color w:val="auto"/>
                <w:sz w:val="18"/>
                <w:szCs w:val="32"/>
                <w:lang w:val="pt-BR"/>
              </w:rPr>
              <w:t>Setor</w:t>
            </w:r>
          </w:p>
        </w:tc>
        <w:tc>
          <w:tcPr>
            <w:tcW w:w="0" w:type="auto"/>
            <w:vAlign w:val="center"/>
          </w:tcPr>
          <w:p w14:paraId="6E430050" w14:textId="77777777" w:rsidR="00BD0911" w:rsidRPr="006F14C5" w:rsidRDefault="00BD0911" w:rsidP="00D4532F">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ascii="DejaVu Sans" w:eastAsia="DejaVu Sans" w:hAnsi="DejaVu Sans" w:cs="DejaVu Sans"/>
                <w:color w:val="auto"/>
                <w:sz w:val="18"/>
                <w:szCs w:val="32"/>
                <w:lang w:val="pt-BR"/>
              </w:rPr>
              <w:t>Vetores recorrentes de variabilidade</w:t>
            </w:r>
          </w:p>
        </w:tc>
        <w:tc>
          <w:tcPr>
            <w:tcW w:w="0" w:type="auto"/>
            <w:vAlign w:val="center"/>
          </w:tcPr>
          <w:p w14:paraId="1B6FFC71" w14:textId="77777777" w:rsidR="00BD0911" w:rsidRPr="006F14C5" w:rsidRDefault="00BD0911" w:rsidP="00D4532F">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ascii="DejaVu Sans" w:eastAsia="DejaVu Sans" w:hAnsi="DejaVu Sans" w:cs="DejaVu Sans"/>
                <w:color w:val="auto"/>
                <w:sz w:val="18"/>
                <w:szCs w:val="32"/>
                <w:lang w:val="pt-BR"/>
              </w:rPr>
              <w:t>Foco de definição no FEL</w:t>
            </w:r>
          </w:p>
        </w:tc>
      </w:tr>
      <w:tr w:rsidR="00BD0911" w:rsidRPr="006F14C5" w14:paraId="759E61B3" w14:textId="77777777" w:rsidTr="00ED5DB5">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FEDBB3"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 xml:space="preserve">O&amp;G </w:t>
            </w:r>
            <w:r>
              <w:rPr>
                <w:rFonts w:eastAsia="DejaVu Serif"/>
                <w:i/>
                <w:iCs/>
                <w:color w:val="auto"/>
                <w:sz w:val="18"/>
                <w:szCs w:val="32"/>
                <w:lang w:val="pt-BR"/>
              </w:rPr>
              <w:t>Upstream</w:t>
            </w:r>
            <w:r>
              <w:rPr>
                <w:rFonts w:eastAsia="DejaVu Serif"/>
                <w:color w:val="auto"/>
                <w:sz w:val="18"/>
                <w:szCs w:val="32"/>
                <w:lang w:val="pt-BR"/>
              </w:rPr>
              <w:t xml:space="preserve"> / E&amp;P</w:t>
            </w:r>
          </w:p>
        </w:tc>
        <w:tc>
          <w:tcPr>
            <w:tcW w:w="0" w:type="auto"/>
            <w:vAlign w:val="center"/>
          </w:tcPr>
          <w:p w14:paraId="773F2E27"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 xml:space="preserve">Reservatório, interfaces subsea, conteúdo local, condições marítimas e LLI.</w:t>
            </w:r>
          </w:p>
        </w:tc>
        <w:tc>
          <w:tcPr>
            <w:tcW w:w="0" w:type="auto"/>
            <w:vAlign w:val="center"/>
          </w:tcPr>
          <w:p w14:paraId="4DDA7CFD"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Dados de reservatório, conceito de desenvolvimento, interfaces e estratégia de contratação.</w:t>
            </w:r>
          </w:p>
        </w:tc>
      </w:tr>
      <w:tr w:rsidR="00BD0911" w:rsidRPr="006F14C5" w14:paraId="0D798666" w14:textId="77777777" w:rsidTr="00ED5DB5">
        <w:trPr>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16F64E"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lastRenderedPageBreak/>
              <w:t>Mineração</w:t>
            </w:r>
          </w:p>
        </w:tc>
        <w:tc>
          <w:tcPr>
            <w:tcW w:w="0" w:type="auto"/>
            <w:vAlign w:val="center"/>
          </w:tcPr>
          <w:p w14:paraId="03F3E5EE"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Geotecnia, variabilidade do minério, água, licenciamento e logística.</w:t>
            </w:r>
          </w:p>
        </w:tc>
        <w:tc>
          <w:tcPr>
            <w:tcW w:w="0" w:type="auto"/>
            <w:vAlign w:val="center"/>
          </w:tcPr>
          <w:p w14:paraId="3EC89BE6"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Campanhas de investigação, rota de processo, rejeitos, infraestrutura e permissões.</w:t>
            </w:r>
          </w:p>
        </w:tc>
      </w:tr>
      <w:tr w:rsidR="00BD0911" w:rsidRPr="006F14C5" w14:paraId="0617D2CB" w14:textId="77777777" w:rsidTr="00ED5DB5">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25B95F"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Infraestrutura civil</w:t>
            </w:r>
          </w:p>
        </w:tc>
        <w:tc>
          <w:tcPr>
            <w:tcW w:w="0" w:type="auto"/>
            <w:vAlign w:val="center"/>
          </w:tcPr>
          <w:p w14:paraId="64451B78"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Desapropriações, interferências, licenças, demanda e interfaces urbanas.</w:t>
            </w:r>
          </w:p>
        </w:tc>
        <w:tc>
          <w:tcPr>
            <w:tcW w:w="0" w:type="auto"/>
            <w:vAlign w:val="center"/>
          </w:tcPr>
          <w:p w14:paraId="4A3BC002"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Levantamentos, estudos de traçado, cadastro de interferências e estratégia fundiária.</w:t>
            </w:r>
          </w:p>
        </w:tc>
      </w:tr>
      <w:tr w:rsidR="00BD0911" w:rsidRPr="006F14C5" w14:paraId="443F3674" w14:textId="77777777" w:rsidTr="00ED5DB5">
        <w:trPr>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FE7476"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Energia renovável</w:t>
            </w:r>
          </w:p>
        </w:tc>
        <w:tc>
          <w:tcPr>
            <w:tcW w:w="0" w:type="auto"/>
            <w:vAlign w:val="center"/>
          </w:tcPr>
          <w:p w14:paraId="6EC6ADFA"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Conexão à rede, recurso energético, janelas climáticas e equipamentos críticos.</w:t>
            </w:r>
          </w:p>
        </w:tc>
        <w:tc>
          <w:tcPr>
            <w:tcW w:w="0" w:type="auto"/>
            <w:vAlign w:val="center"/>
          </w:tcPr>
          <w:p w14:paraId="570D4B3A"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Medições, estudos de conexão, contratos de fornecimento e logística de instalação.</w:t>
            </w:r>
          </w:p>
        </w:tc>
      </w:tr>
      <w:tr w:rsidR="00BD0911" w:rsidRPr="006F14C5" w14:paraId="49E5FCD8" w14:textId="77777777" w:rsidTr="00ED5DB5">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18D8A1"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Químico / petroquímico</w:t>
            </w:r>
          </w:p>
        </w:tc>
        <w:tc>
          <w:tcPr>
            <w:tcW w:w="0" w:type="auto"/>
            <w:vAlign w:val="center"/>
          </w:tcPr>
          <w:p w14:paraId="7C3B862E"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Integração de processo, requisitos de segurança, paradas e interfaces operacionais.</w:t>
            </w:r>
          </w:p>
        </w:tc>
        <w:tc>
          <w:tcPr>
            <w:tcW w:w="0" w:type="auto"/>
            <w:vAlign w:val="center"/>
          </w:tcPr>
          <w:p w14:paraId="12978FEB"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 xml:space="preserve">Bases de processo, HAZID/HAZOP, capacidade, integração e construtibilidade.</w:t>
            </w:r>
          </w:p>
        </w:tc>
      </w:tr>
      <w:tr w:rsidR="00BD0911" w:rsidRPr="006F14C5" w14:paraId="56572BD5" w14:textId="77777777" w:rsidTr="00ED5DB5">
        <w:trPr>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21CBF4"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Naval / offshore</w:t>
            </w:r>
          </w:p>
        </w:tc>
        <w:tc>
          <w:tcPr>
            <w:tcW w:w="0" w:type="auto"/>
            <w:vAlign w:val="center"/>
          </w:tcPr>
          <w:p w14:paraId="069A0F2F"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Interfaces de engenharia, modularização, estaleiro, cadeia de suprimentos e clima.</w:t>
            </w:r>
          </w:p>
        </w:tc>
        <w:tc>
          <w:tcPr>
            <w:tcW w:w="0" w:type="auto"/>
            <w:vAlign w:val="center"/>
          </w:tcPr>
          <w:p w14:paraId="5F4532BF"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Arquitetura do ativo, integração de pacotes, mobilização e controles de qualidade.</w:t>
            </w:r>
          </w:p>
        </w:tc>
      </w:tr>
      <w:tr w:rsidR="00BD0911" w:rsidRPr="006F14C5" w14:paraId="1803671D" w14:textId="77777777" w:rsidTr="00ED5DB5">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395EAC"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Portfólio CAPEX</w:t>
            </w:r>
          </w:p>
        </w:tc>
        <w:tc>
          <w:tcPr>
            <w:tcW w:w="0" w:type="auto"/>
            <w:vAlign w:val="center"/>
          </w:tcPr>
          <w:p w14:paraId="58F1D396"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Premissas de mercado, recursos limitados, capacidade de execução e riscos comuns.</w:t>
            </w:r>
          </w:p>
        </w:tc>
        <w:tc>
          <w:tcPr>
            <w:tcW w:w="0" w:type="auto"/>
            <w:vAlign w:val="center"/>
          </w:tcPr>
          <w:p w14:paraId="504EF8EF"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 xml:space="preserve">Critérios de priorização, dependências, contingência e governança de gates.</w:t>
            </w:r>
          </w:p>
        </w:tc>
      </w:tr>
    </w:tbl>
    <w:p w14:paraId="559785C6" w14:textId="77777777" w:rsidR="00921ADD" w:rsidRPr="006F14C5" w:rsidRDefault="007023C5" w:rsidP="00C028F0">
      <w:pPr>
        <w:pStyle w:val="BookSource"/>
        <w:keepLines/>
        <w:rPr>
          <w:i w:val="0"/>
          <w:iCs/>
          <w:szCs w:val="15"/>
        </w:rPr>
      </w:pPr>
      <w:r>
        <w:rPr>
          <w:i w:val="0"/>
          <w:iCs/>
          <w:color w:val="auto"/>
          <w:szCs w:val="15"/>
        </w:rPr>
        <w:t>Fonte: Síntese editorial baseada em literatura setorial e fontes públicas. Não constitui benchmark estatístico, ranking de desempenho ou comparação direta entre setores. Elaborado pelo autor</w:t>
      </w:r>
      <w:r>
        <w:rPr>
          <w:i w:val="0"/>
          <w:iCs/>
          <w:szCs w:val="15"/>
        </w:rPr>
        <w:t>.</w:t>
      </w:r>
    </w:p>
    <w:p w14:paraId="30F3D1CA" w14:textId="77777777" w:rsidR="00921ADD" w:rsidRPr="006F14C5" w:rsidRDefault="00921ADD"/>
    <w:p w14:paraId="14C3EDE1" w14:textId="6BF77F4A" w:rsidR="00921ADD" w:rsidRPr="006F14C5" w:rsidRDefault="00BD0911">
      <w:del w:id="9293" w:author="Revisão editorial" w:date="2026-10-25T12:00:00Z">
        <w:r>
          <w:rPr>
            <w:rFonts w:eastAsia="DejaVu Serif"/>
            <w:color w:val="263238"/>
          </w:rPr>
          <w:delText xml:space="preserve">Importante destacar que a</w:delText>
        </w:r>
      </w:del>
      <w:ins w:id="9294" w:author="Revisão editorial" w:date="2026-10-25T12:00:00Z">
        <w:r>
          <w:rPr>
            <w:rFonts w:eastAsia="DejaVu Serif"/>
            <w:color w:val="263238"/>
          </w:rPr>
          <w:t xml:space="preserve">A</w:t>
        </w:r>
      </w:ins>
      <w:r>
        <w:rPr>
          <w:rFonts w:eastAsia="DejaVu Serif"/>
          <w:color w:val="263238"/>
        </w:rPr>
        <w:t xml:space="preserve"> Tabela 1.1 não estabelece um ranking universal de desempenho. Ela </w:t>
      </w:r>
      <w:del w:id="9295" w:author="Revisão editorial" w:date="2026-10-25T12:00:00Z">
        <w:r>
          <w:rPr>
            <w:rFonts w:eastAsia="DejaVu Serif"/>
            <w:color w:val="263238"/>
          </w:rPr>
          <w:delText xml:space="preserve">destaca</w:delText>
        </w:r>
      </w:del>
      <w:ins w:id="9296" w:author="Revisão editorial" w:date="2026-10-25T12:00:00Z">
        <w:r>
          <w:rPr>
            <w:rFonts w:eastAsia="DejaVu Serif"/>
            <w:color w:val="263238"/>
          </w:rPr>
          <w:t xml:space="preserve">mostra</w:t>
        </w:r>
      </w:ins>
      <w:r>
        <w:rPr>
          <w:rFonts w:eastAsia="DejaVu Serif"/>
          <w:color w:val="263238"/>
        </w:rPr>
        <w:t xml:space="preserve"> que projetos expostos a interfaces técnicas complexas, incertezas de subsolo ou reservatório, restrições de licenciamento e cadeias de suprimento críticas exigem maior profundidade de definição antes do comprometimento de capital.</w:t>
      </w:r>
    </w:p>
    <w:p w14:paraId="3B898CC2" w14:textId="1FE98D69" w:rsidR="00921ADD" w:rsidRPr="006F14C5" w:rsidRDefault="00B91075">
      <w:r>
        <w:rPr>
          <w:rFonts w:eastAsia="DejaVu Serif"/>
          <w:color w:val="263238"/>
        </w:rPr>
        <w:t xml:space="preserve">Essa variabilidade é particularmente relevante nos empreendimentos que combinam alto grau de novidade, ambientes operacionais severos, integração de múltiplos pacotes de engenharia e dependência de equipamentos de longo prazo. Em tais contextos, a gestão deve tratar premissas, interfaces e riscos como objetos explícitos de decisão.</w:t>
      </w:r>
    </w:p>
    <w:p w14:paraId="26E9B4E9" w14:textId="77BD7068" w:rsidR="00921ADD" w:rsidRPr="006F14C5" w:rsidRDefault="00BD0911">
      <w:del w:id="9297" w:author="Revisão editorial" w:date="2026-10-25T12:00:00Z">
        <w:r>
          <w:rPr>
            <w:rFonts w:eastAsia="DejaVu Serif"/>
            <w:color w:val="263238"/>
          </w:rPr>
          <w:delText xml:space="preserve">Contudo</w:delText>
        </w:r>
      </w:del>
      <w:ins w:id="9298" w:author="Revisão editorial" w:date="2026-10-25T12:00:00Z">
        <w:r>
          <w:rPr>
            <w:rFonts w:eastAsia="DejaVu Serif"/>
            <w:color w:val="263238"/>
          </w:rPr>
          <w:t xml:space="preserve">Ainda assim</w:t>
        </w:r>
      </w:ins>
      <w:r>
        <w:rPr>
          <w:rFonts w:eastAsia="DejaVu Serif"/>
          <w:color w:val="263238"/>
        </w:rPr>
        <w:t xml:space="preserve">, a comparação entre setores exige cautela. Indicadores de custo e prazo podem refletir amostras, calendários, moedas, estágios de medição e definições de escopo diferentes. Assim, o uso de </w:t>
      </w:r>
      <w:r>
        <w:rPr>
          <w:rFonts w:eastAsia="DejaVu Serif"/>
          <w:i/>
          <w:iCs/>
          <w:color w:val="263238"/>
        </w:rPr>
        <w:t xml:space="preserve">benchmarks</w:t>
      </w:r>
      <w:r>
        <w:rPr>
          <w:rFonts w:eastAsia="DejaVu Serif"/>
          <w:color w:val="263238"/>
        </w:rPr>
        <w:t xml:space="preserve"> deve apoiar perguntas de gestão e testes de plausibilidade, e não substituir a análise específica do empreendimento.</w:t>
      </w:r>
    </w:p>
    <w:p w14:paraId="6ECE1E97" w14:textId="77777777" w:rsidR="00921ADD" w:rsidRPr="006F14C5" w:rsidRDefault="007023C5">
      <w:r>
        <w:rPr>
          <w:rFonts w:eastAsia="DejaVu Serif"/>
          <w:color w:val="263238"/>
        </w:rPr>
        <w:t xml:space="preserve">Nesse cenário, ferramentas analíticas e de inteligência artificial podem apoiar a estruturação de evidências, a identificação de lacunas, a análise de cenários e o acompanhamento de </w:t>
      </w:r>
      <w:r>
        <w:rPr>
          <w:rFonts w:eastAsia="DejaVu Serif"/>
        </w:rPr>
        <w:t xml:space="preserve">sinais de risco</w:t>
      </w:r>
      <w:ins w:id="9299" w:author="Revisão editorial" w:date="2026-10-25T12:00:00Z">
        <w:r>
          <w:rPr>
            <w:rFonts w:eastAsia="DejaVu Serif"/>
          </w:rPr>
          <w:t xml:space="preserve">, e tendem a ser mais valiosas quanto maior a combinação de interfaces técnicas, incertezas de subsolo ou reservatório, restrições regulatórias e dependência de cadeias críticas de suprimento</w:t>
        </w:r>
      </w:ins>
      <w:r>
        <w:rPr>
          <w:rFonts w:eastAsia="DejaVu Serif"/>
        </w:rPr>
        <w:t xml:space="preserve">. O valor potencial, entretanto, depende da qualidade dos dados, do processo de decisão e da validação técnica e gerencial das conclusões.</w:t>
      </w:r>
    </w:p>
    <w:p w14:paraId="74787FC9" w14:textId="77777777" w:rsidR="00921ADD" w:rsidRPr="006F14C5" w:rsidRDefault="007023C5">
      <w:pPr>
        <w:rPr>
          <w:del w:id="10785" w:author="Revisão editorial" w:date="2026-10-25T12:00:00Z"/>
        </w:rPr>
      </w:pPr>
      <w:del w:id="10784" w:author="Revisão editorial" w:date="2026-10-25T12:00:00Z">
        <w:r>
          <w:rPr>
            <w:rFonts w:eastAsia="DejaVu Serif"/>
          </w:rPr>
          <w:delText xml:space="preserve">Quanto maior a combinação de interfaces técnicas, incertezas de subsolo ou reservatório, restrições regulatórias e dependência de cadeias críticas de suprimento, maior tende a ser o valor de ferramentas capazes de organizar evidências e revelar lacunas. Nesses contextos, a contribuição potencial da IA permanece condicionada à existência de dados, governança e validação adequados.</w:delText>
        </w:r>
      </w:del>
    </w:p>
    <w:p w14:paraId="4DCB48D1" w14:textId="77777777" w:rsidR="00921ADD" w:rsidRPr="006F14C5" w:rsidRDefault="007023C5">
      <w:r>
        <w:rPr>
          <w:rFonts w:eastAsia="DejaVu Serif"/>
        </w:rPr>
        <w:t xml:space="preserve">A recorrência de desvios de custo, prazo e benefícios é sintetizada por Flyvbjerg (2014) na chamada “iron law of megaprojects”</w:t>
      </w:r>
      <w:ins w:id="9300" w:author="Revisão editorial" w:date="2026-10-25T12:00:00Z">
        <w:r>
          <w:rPr>
            <w:rFonts w:eastAsia="DejaVu Serif"/>
          </w:rPr>
          <w:t xml:space="preserve"> (lei de ferro dos megaprojetos)</w:t>
        </w:r>
      </w:ins>
      <w:r>
        <w:rPr>
          <w:rFonts w:eastAsia="DejaVu Serif"/>
        </w:rPr>
        <w:t xml:space="preserve">: projetos frequentemente entregues acima do orçamento, acima do prazo e, em muitos casos, abaixo dos benefícios originalmente esperados.</w:t>
      </w:r>
    </w:p>
    <w:p w14:paraId="0AB54B14" w14:textId="77777777" w:rsidR="00921ADD" w:rsidRPr="006F14C5" w:rsidRDefault="007023C5">
      <w:r>
        <w:rPr>
          <w:rFonts w:eastAsia="DejaVu Serif"/>
          <w:color w:val="263238"/>
        </w:rPr>
        <w:t xml:space="preserve">A raiz desse problema não é apenas tecnológica: é também informacional e decisória. Gestores tomam decisões críticas com dados incompletos</w:t>
      </w:r>
      <w:del w:id="9301" w:author="Revisão editorial" w:date="2026-10-25T12:00:00Z">
        <w:r>
          <w:rPr>
            <w:rFonts w:eastAsia="DejaVu Serif"/>
            <w:color w:val="263238"/>
          </w:rPr>
          <w:delText xml:space="preserve">,</w:delText>
        </w:r>
      </w:del>
      <w:ins w:id="9302" w:author="Revisão editorial" w:date="2026-10-25T12:00:00Z">
        <w:r>
          <w:rPr>
            <w:rFonts w:eastAsia="DejaVu Serif"/>
            <w:color w:val="263238"/>
          </w:rPr>
          <w:t xml:space="preserve"> e</w:t>
        </w:r>
      </w:ins>
      <w:r>
        <w:rPr>
          <w:rFonts w:eastAsia="DejaVu Serif"/>
          <w:color w:val="263238"/>
        </w:rPr>
        <w:t xml:space="preserve"> modelos imprecisos</w:t>
      </w:r>
      <w:del w:id="9303" w:author="Revisão editorial" w:date="2026-10-25T12:00:00Z">
        <w:r>
          <w:rPr>
            <w:rFonts w:eastAsia="DejaVu Serif"/>
            <w:color w:val="263238"/>
          </w:rPr>
          <w:delText xml:space="preserve"> e</w:delText>
        </w:r>
      </w:del>
      <w:ins w:id="9304" w:author="Revisão editorial" w:date="2026-10-25T12:00:00Z">
        <w:r>
          <w:rPr>
            <w:rFonts w:eastAsia="DejaVu Serif"/>
            <w:color w:val="263238"/>
          </w:rPr>
          <w:t xml:space="preserve">,</w:t>
        </w:r>
      </w:ins>
      <w:r>
        <w:rPr>
          <w:rFonts w:eastAsia="DejaVu Serif"/>
          <w:color w:val="263238"/>
        </w:rPr>
        <w:t xml:space="preserve"> sob pressão de tempo incompatível com a complexidade dos empreendimentos. Para reduzir essa exposição antes do comprometimento do capital, os projetos recorrem a ciclos progressivos de definição, como o FEL, e a portões formais de decisão, como o FID.</w:t>
      </w:r>
    </w:p>
    <w:p w14:paraId="680DE6E0" w14:textId="77777777" w:rsidR="00921ADD" w:rsidRPr="006F14C5" w:rsidRDefault="007023C5" w:rsidP="00FE6E33">
      <w:pPr>
        <w:pStyle w:val="Ttulo3"/>
      </w:pPr>
      <w:bookmarkStart w:id="53" w:name="__RefHeading___Toc10560_3485589216"/>
      <w:bookmarkStart w:id="54" w:name="_Toc236075999"/>
      <w:bookmarkStart w:id="55" w:name="_Toc233748465"/>
      <w:bookmarkStart w:id="56" w:name="_Toc233040012"/>
      <w:bookmarkStart w:id="57" w:name="_Toc232715506"/>
      <w:bookmarkStart w:id="58" w:name="_Toc232715169"/>
      <w:bookmarkStart w:id="59" w:name="_Toc236516874"/>
      <w:bookmarkEnd w:id="53"/>
      <w:r>
        <w:t>O Ciclo de Vida de Projetos de Capital: FEL e FID</w:t>
      </w:r>
      <w:bookmarkEnd w:id="54"/>
      <w:bookmarkEnd w:id="55"/>
      <w:bookmarkEnd w:id="56"/>
      <w:bookmarkEnd w:id="57"/>
      <w:bookmarkEnd w:id="58"/>
      <w:bookmarkEnd w:id="59"/>
    </w:p>
    <w:p w14:paraId="785F0A72" w14:textId="77777777" w:rsidR="00921ADD" w:rsidRPr="006F14C5" w:rsidRDefault="007023C5">
      <w:pPr>
        <w:ind w:firstLine="0"/>
      </w:pPr>
      <w:r>
        <w:rPr>
          <w:rFonts w:eastAsia="DejaVu Serif"/>
          <w:color w:val="263238"/>
        </w:rPr>
        <w:t xml:space="preserve">A metodologia </w:t>
      </w:r>
      <w:r>
        <w:rPr>
          <w:rFonts w:eastAsia="DejaVu Serif"/>
          <w:i/>
          <w:iCs/>
          <w:color w:val="263238"/>
        </w:rPr>
        <w:t xml:space="preserve">Front-End Loading</w:t>
      </w:r>
      <w:r>
        <w:rPr>
          <w:rFonts w:eastAsia="DejaVu Serif"/>
          <w:color w:val="263238"/>
        </w:rPr>
        <w:t xml:space="preserve"> (FEL), </w:t>
      </w:r>
      <w:del w:id="9305" w:author="Revisão editorial" w:date="2026-10-25T12:00:00Z">
        <w:r>
          <w:rPr>
            <w:rFonts w:eastAsia="DejaVu Serif"/>
            <w:color w:val="263238"/>
          </w:rPr>
          <w:delText xml:space="preserve">inicialmente</w:delText>
        </w:r>
      </w:del>
      <w:ins w:id="9306" w:author="Revisão editorial" w:date="2026-10-25T12:00:00Z">
        <w:r>
          <w:rPr>
            <w:rFonts w:eastAsia="DejaVu Serif"/>
            <w:color w:val="263238"/>
          </w:rPr>
          <w:t xml:space="preserve">em</w:t>
        </w:r>
      </w:ins>
      <w:r>
        <w:rPr>
          <w:rFonts w:eastAsia="DejaVu Serif"/>
          <w:color w:val="263238"/>
        </w:rPr>
        <w:t xml:space="preserve"> </w:t>
      </w:r>
      <w:del w:id="9307" w:author="Revisão editorial" w:date="2026-10-25T12:00:00Z">
        <w:r>
          <w:rPr>
            <w:rFonts w:eastAsia="DejaVu Serif"/>
            <w:color w:val="263238"/>
          </w:rPr>
          <w:delText xml:space="preserve">desenvolvida</w:delText>
        </w:r>
      </w:del>
      <w:ins w:id="9308" w:author="Revisão editorial" w:date="2026-10-25T12:00:00Z">
        <w:r>
          <w:rPr>
            <w:rFonts w:eastAsia="DejaVu Serif"/>
            <w:color w:val="263238"/>
          </w:rPr>
          <w:t xml:space="preserve">uso</w:t>
        </w:r>
      </w:ins>
      <w:r>
        <w:rPr>
          <w:rFonts w:eastAsia="DejaVu Serif"/>
          <w:color w:val="263238"/>
        </w:rPr>
        <w:t xml:space="preserve"> </w:t>
      </w:r>
      <w:del w:id="9309" w:author="Revisão editorial" w:date="2026-10-25T12:00:00Z">
        <w:r>
          <w:rPr>
            <w:rFonts w:eastAsia="DejaVu Serif"/>
            <w:color w:val="263238"/>
          </w:rPr>
          <w:delText xml:space="preserve">pela</w:delText>
        </w:r>
      </w:del>
      <w:ins w:id="9310" w:author="Revisão editorial" w:date="2026-10-25T12:00:00Z">
        <w:r>
          <w:rPr>
            <w:rFonts w:eastAsia="DejaVu Serif"/>
            <w:color w:val="263238"/>
          </w:rPr>
          <w:t xml:space="preserve">desde</w:t>
        </w:r>
      </w:ins>
      <w:r>
        <w:rPr>
          <w:rFonts w:eastAsia="DejaVu Serif"/>
          <w:color w:val="263238"/>
        </w:rPr>
        <w:t xml:space="preserve"> </w:t>
      </w:r>
      <w:del w:id="9311" w:author="Revisão editorial" w:date="2026-10-25T12:00:00Z">
        <w:r>
          <w:rPr>
            <w:rFonts w:eastAsia="DejaVu Serif"/>
            <w:color w:val="263238"/>
          </w:rPr>
          <w:delText xml:space="preserve">empresa</w:delText>
        </w:r>
      </w:del>
      <w:ins w:id="9312" w:author="Revisão editorial" w:date="2026-10-25T12:00:00Z">
        <w:r>
          <w:rPr>
            <w:rFonts w:eastAsia="DejaVu Serif"/>
            <w:color w:val="263238"/>
          </w:rPr>
          <w:t xml:space="preserve">pelo</w:t>
        </w:r>
      </w:ins>
      <w:r>
        <w:rPr>
          <w:rFonts w:eastAsia="DejaVu Serif"/>
          <w:color w:val="263238"/>
        </w:rPr>
        <w:t xml:space="preserve"> </w:t>
      </w:r>
      <w:del w:id="9313" w:author="Revisão editorial" w:date="2026-10-25T12:00:00Z">
        <w:r>
          <w:rPr>
            <w:rFonts w:eastAsia="DejaVu Serif"/>
            <w:color w:val="263238"/>
          </w:rPr>
          <w:delText xml:space="preserve">DuPont®</w:delText>
        </w:r>
      </w:del>
      <w:ins w:id="9314" w:author="Revisão editorial" w:date="2026-10-25T12:00:00Z">
        <w:r>
          <w:rPr>
            <w:rFonts w:eastAsia="DejaVu Serif"/>
            <w:color w:val="263238"/>
          </w:rPr>
          <w:t xml:space="preserve">menos</w:t>
        </w:r>
      </w:ins>
      <w:r>
        <w:rPr>
          <w:rFonts w:eastAsia="DejaVu Serif"/>
          <w:color w:val="263238"/>
        </w:rPr>
        <w:t xml:space="preserve"> </w:t>
      </w:r>
      <w:del w:id="9315" w:author="Revisão editorial" w:date="2026-10-25T12:00:00Z">
        <w:r>
          <w:rPr>
            <w:rFonts w:eastAsia="DejaVu Serif"/>
            <w:color w:val="263238"/>
          </w:rPr>
          <w:delText xml:space="preserve">na</w:delText>
        </w:r>
      </w:del>
      <w:ins w:id="9316" w:author="Revisão editorial" w:date="2026-10-25T12:00:00Z">
        <w:r>
          <w:rPr>
            <w:rFonts w:eastAsia="DejaVu Serif"/>
            <w:color w:val="263238"/>
          </w:rPr>
          <w:t xml:space="preserve">a</w:t>
        </w:r>
      </w:ins>
      <w:r>
        <w:rPr>
          <w:rFonts w:eastAsia="DejaVu Serif"/>
          <w:color w:val="263238"/>
        </w:rPr>
        <w:t xml:space="preserve"> década de </w:t>
      </w:r>
      <w:del w:id="9317" w:author="Revisão editorial" w:date="2026-10-25T12:00:00Z">
        <w:r>
          <w:rPr>
            <w:rFonts w:eastAsia="DejaVu Serif"/>
            <w:color w:val="263238"/>
          </w:rPr>
          <w:delText xml:space="preserve">1970</w:delText>
        </w:r>
      </w:del>
      <w:ins w:id="9318" w:author="Revisão editorial" w:date="2026-10-25T12:00:00Z">
        <w:r>
          <w:rPr>
            <w:rFonts w:eastAsia="DejaVu Serif"/>
            <w:color w:val="263238"/>
          </w:rPr>
          <w:t xml:space="preserve">1980</w:t>
        </w:r>
      </w:ins>
      <w:r>
        <w:rPr>
          <w:rFonts w:eastAsia="DejaVu Serif"/>
          <w:color w:val="263238"/>
        </w:rPr>
        <w:t xml:space="preserve"> e </w:t>
      </w:r>
      <w:del w:id="9319" w:author="Revisão editorial" w:date="2026-10-25T12:00:00Z">
        <w:r>
          <w:rPr>
            <w:rFonts w:eastAsia="DejaVu Serif"/>
            <w:color w:val="263238"/>
          </w:rPr>
          <w:delText xml:space="preserve">mais</w:delText>
        </w:r>
      </w:del>
      <w:ins w:id="9320" w:author="Revisão editorial" w:date="2026-10-25T12:00:00Z">
        <w:r>
          <w:rPr>
            <w:rFonts w:eastAsia="DejaVu Serif"/>
            <w:color w:val="263238"/>
          </w:rPr>
          <w:t xml:space="preserve">posteriormente</w:t>
        </w:r>
      </w:ins>
      <w:r>
        <w:rPr>
          <w:rFonts w:eastAsia="DejaVu Serif"/>
          <w:color w:val="263238"/>
        </w:rPr>
        <w:t xml:space="preserve"> </w:t>
      </w:r>
      <w:del w:id="9321" w:author="Revisão editorial" w:date="2026-10-25T12:00:00Z">
        <w:r>
          <w:rPr>
            <w:rFonts w:eastAsia="DejaVu Serif"/>
            <w:color w:val="263238"/>
          </w:rPr>
          <w:delText xml:space="preserve">tarde, já na década de 1990, formalizada</w:delText>
        </w:r>
      </w:del>
      <w:ins w:id="9322" w:author="Revisão editorial" w:date="2026-10-25T12:00:00Z">
        <w:r>
          <w:rPr>
            <w:rFonts w:eastAsia="DejaVu Serif"/>
            <w:color w:val="263238"/>
          </w:rPr>
          <w:t xml:space="preserve">sistematizada</w:t>
        </w:r>
      </w:ins>
      <w:r>
        <w:rPr>
          <w:rFonts w:eastAsia="DejaVu Serif"/>
          <w:color w:val="263238"/>
        </w:rPr>
        <w:t xml:space="preserve"> e padronizada pela Independent Project Analysis (IPA)</w:t>
      </w:r>
      <w:ins w:id="9323" w:author="Revisão editorial" w:date="2026-10-25T12:00:00Z">
        <w:r>
          <w:rPr>
            <w:rFonts w:eastAsia="DejaVu Serif"/>
            <w:color w:val="263238"/>
          </w:rPr>
          <w:t xml:space="preserve">, fundada em 1987</w:t>
        </w:r>
      </w:ins>
      <w:r>
        <w:rPr>
          <w:rFonts w:eastAsia="DejaVu Serif"/>
          <w:color w:val="263238"/>
        </w:rPr>
        <w:t xml:space="preserve">, é uma abordagem amplamente utilizada no desenvolvimento progressivo de projetos de capital (CAPEX), especialmente em indústrias de processo. </w:t>
      </w:r>
    </w:p>
    <w:p w14:paraId="7120A6E8" w14:textId="77777777" w:rsidR="00921ADD" w:rsidRPr="006F14C5" w:rsidRDefault="007023C5">
      <w:r>
        <w:rPr>
          <w:rFonts w:eastAsia="DejaVu Serif"/>
          <w:color w:val="263238"/>
        </w:rPr>
        <w:t xml:space="preserve">Está conceitualmente estruturada em três fases de maturação: </w:t>
      </w:r>
    </w:p>
    <w:p w14:paraId="0CAFF6EA" w14:textId="77777777" w:rsidR="00921ADD" w:rsidRPr="006F14C5" w:rsidRDefault="007023C5" w:rsidP="00C36CDA">
      <w:pPr>
        <w:pStyle w:val="PargrafodaLista"/>
        <w:numPr>
          <w:ilvl w:val="0"/>
          <w:numId w:val="5"/>
        </w:numPr>
        <w:spacing w:after="52" w:line="246" w:lineRule="exact"/>
        <w:ind w:left="397" w:hanging="198"/>
        <w:jc w:val="left"/>
      </w:pPr>
      <w:r>
        <w:rPr>
          <w:rFonts w:eastAsia="DejaVu Serif"/>
          <w:b/>
          <w:bCs/>
          <w:color w:val="263238"/>
          <w:sz w:val="19"/>
        </w:rPr>
        <w:t>FEL 1</w:t>
      </w:r>
      <w:r>
        <w:rPr>
          <w:rFonts w:eastAsia="DejaVu Serif"/>
          <w:color w:val="263238"/>
          <w:sz w:val="19"/>
        </w:rPr>
        <w:t xml:space="preserve"> (Identificação de Oportunidade);</w:t>
      </w:r>
    </w:p>
    <w:p w14:paraId="55A02062" w14:textId="77777777" w:rsidR="00921ADD" w:rsidRPr="006F14C5" w:rsidRDefault="007023C5" w:rsidP="00C36CDA">
      <w:pPr>
        <w:pStyle w:val="PargrafodaLista"/>
        <w:numPr>
          <w:ilvl w:val="0"/>
          <w:numId w:val="5"/>
        </w:numPr>
        <w:spacing w:after="52" w:line="246" w:lineRule="exact"/>
        <w:ind w:left="397" w:hanging="198"/>
        <w:jc w:val="left"/>
      </w:pPr>
      <w:r>
        <w:rPr>
          <w:rFonts w:eastAsia="DejaVu Serif"/>
          <w:b/>
          <w:bCs/>
          <w:color w:val="263238"/>
          <w:sz w:val="19"/>
        </w:rPr>
        <w:t xml:space="preserve">FEL 2</w:t>
      </w:r>
      <w:r>
        <w:rPr>
          <w:rFonts w:eastAsia="DejaVu Serif"/>
          <w:color w:val="263238"/>
          <w:sz w:val="19"/>
        </w:rPr>
        <w:t xml:space="preserve"> (Seleção de Alternativas)</w:t>
      </w:r>
      <w:del w:id="9324" w:author="Revisão editorial" w:date="2026-10-25T12:00:00Z">
        <w:r>
          <w:rPr>
            <w:rFonts w:eastAsia="DejaVu Serif"/>
            <w:color w:val="263238"/>
            <w:sz w:val="19"/>
          </w:rPr>
          <w:delText xml:space="preserve">,</w:delText>
        </w:r>
      </w:del>
      <w:ins w:id="9325" w:author="Revisão editorial" w:date="2026-10-25T12:00:00Z">
        <w:r>
          <w:rPr>
            <w:rFonts w:eastAsia="DejaVu Serif"/>
            <w:color w:val="263238"/>
            <w:sz w:val="19"/>
          </w:rPr>
          <w:t xml:space="preserve">;</w:t>
        </w:r>
      </w:ins>
      <w:r>
        <w:rPr>
          <w:rFonts w:eastAsia="DejaVu Serif"/>
          <w:color w:val="263238"/>
          <w:sz w:val="19"/>
        </w:rPr>
        <w:t xml:space="preserve"> e</w:t>
      </w:r>
      <w:del w:id="9326" w:author="Revisão editorial" w:date="2026-10-25T12:00:00Z">
        <w:r>
          <w:rPr>
            <w:rFonts w:eastAsia="DejaVu Serif"/>
            <w:color w:val="263238"/>
            <w:sz w:val="19"/>
          </w:rPr>
          <w:delText xml:space="preserve">;</w:delText>
        </w:r>
      </w:del>
    </w:p>
    <w:p w14:paraId="7B074456" w14:textId="77777777" w:rsidR="00921ADD" w:rsidRPr="006F14C5" w:rsidRDefault="007023C5" w:rsidP="00C36CDA">
      <w:pPr>
        <w:pStyle w:val="PargrafodaLista"/>
        <w:numPr>
          <w:ilvl w:val="0"/>
          <w:numId w:val="5"/>
        </w:numPr>
        <w:spacing w:after="52" w:line="246" w:lineRule="exact"/>
        <w:ind w:left="397" w:hanging="198"/>
        <w:jc w:val="left"/>
      </w:pPr>
      <w:r>
        <w:rPr>
          <w:rFonts w:eastAsia="DejaVu Serif"/>
          <w:b/>
          <w:bCs/>
          <w:color w:val="263238"/>
          <w:sz w:val="19"/>
        </w:rPr>
        <w:t>FEL 3</w:t>
      </w:r>
      <w:r>
        <w:rPr>
          <w:rFonts w:eastAsia="DejaVu Serif"/>
          <w:color w:val="263238"/>
          <w:sz w:val="19"/>
        </w:rPr>
        <w:t xml:space="preserve"> (Definição do Projeto).</w:t>
      </w:r>
    </w:p>
    <w:p w14:paraId="60D5974B" w14:textId="77777777" w:rsidR="00921ADD" w:rsidRPr="006F14C5" w:rsidRDefault="00921ADD">
      <w:pPr>
        <w:pStyle w:val="PargrafodaLista"/>
      </w:pPr>
    </w:p>
    <w:p w14:paraId="7D1A026B" w14:textId="77777777" w:rsidR="00921ADD" w:rsidRPr="006F14C5" w:rsidRDefault="007023C5">
      <w:r>
        <w:rPr>
          <w:rFonts w:eastAsia="DejaVu Serif"/>
          <w:color w:val="263238"/>
        </w:rPr>
        <w:lastRenderedPageBreak/>
        <w:t>A metodologia FEL estabelece portões de decisão (</w:t>
      </w:r>
      <w:r>
        <w:rPr>
          <w:rFonts w:eastAsia="DejaVu Serif"/>
          <w:i/>
          <w:iCs/>
          <w:color w:val="263238"/>
        </w:rPr>
        <w:t xml:space="preserve">gate reviews</w:t>
      </w:r>
      <w:r>
        <w:rPr>
          <w:rFonts w:eastAsia="DejaVu Serif"/>
          <w:color w:val="263238"/>
        </w:rPr>
        <w:t>) que condicionam o avanço do projeto à qualidade das informações disponíveis.</w:t>
      </w:r>
    </w:p>
    <w:p w14:paraId="69DBAB78" w14:textId="77EA07DF" w:rsidR="00921ADD" w:rsidRPr="006F14C5" w:rsidRDefault="007023C5">
      <w:r>
        <w:rPr>
          <w:rFonts w:eastAsia="DejaVu Serif"/>
          <w:color w:val="263238"/>
        </w:rPr>
        <w:t xml:space="preserve">Já a decisão final de investimento (em inglês, </w:t>
      </w:r>
      <w:r>
        <w:rPr>
          <w:rFonts w:eastAsia="DejaVu Serif"/>
          <w:b/>
          <w:bCs/>
          <w:i/>
          <w:iCs/>
          <w:color w:val="263238"/>
        </w:rPr>
        <w:t xml:space="preserve">Final Investment Decision</w:t>
      </w:r>
      <w:del w:id="9327" w:author="Revisão editorial" w:date="2026-10-25T12:00:00Z">
        <w:r>
          <w:rPr>
            <w:rFonts w:eastAsia="DejaVu Serif"/>
            <w:b/>
            <w:bCs/>
            <w:i/>
            <w:iCs/>
            <w:color w:val="263238"/>
          </w:rPr>
          <w:delText xml:space="preserve"> -</w:delText>
        </w:r>
      </w:del>
      <w:ins w:id="9328" w:author="Revisão editorial" w:date="2026-10-25T12:00:00Z">
        <w:r>
          <w:rPr>
            <w:rFonts w:eastAsia="DejaVu Serif"/>
            <w:b/>
            <w:bCs/>
            <w:i/>
            <w:iCs/>
            <w:color w:val="263238"/>
          </w:rPr>
          <w:t xml:space="preserve">,</w:t>
        </w:r>
      </w:ins>
      <w:r>
        <w:rPr>
          <w:rFonts w:eastAsia="DejaVu Serif"/>
          <w:b/>
          <w:bCs/>
          <w:i/>
          <w:iCs/>
          <w:color w:val="263238"/>
        </w:rPr>
        <w:t xml:space="preserve"> </w:t>
      </w:r>
      <w:r>
        <w:rPr>
          <w:rFonts w:eastAsia="DejaVu Serif"/>
          <w:color w:val="263238"/>
        </w:rPr>
        <w:t xml:space="preserve">FID) representa o momento de maior comprometimento de capital e risco do projeto. </w:t>
      </w:r>
    </w:p>
    <w:p w14:paraId="2B4E0A50" w14:textId="77777777" w:rsidR="00921ADD" w:rsidRPr="006F14C5" w:rsidRDefault="007023C5">
      <w:r>
        <w:rPr>
          <w:rFonts w:eastAsia="DejaVu Serif"/>
          <w:color w:val="263238"/>
        </w:rPr>
        <w:t xml:space="preserve">O Construction Industry Institute (CII)</w:t>
      </w:r>
      <w:del w:id="9329" w:author="Revisão editorial" w:date="2026-10-25T12:00:00Z">
        <w:r>
          <w:rPr>
            <w:rFonts w:eastAsia="DejaVu Serif"/>
            <w:color w:val="263238"/>
          </w:rPr>
          <w:delText xml:space="preserve">, por exemplo, documenta</w:delText>
        </w:r>
      </w:del>
      <w:r>
        <w:rPr>
          <w:rFonts w:eastAsia="DejaVu Serif"/>
          <w:color w:val="263238"/>
        </w:rPr>
        <w:t xml:space="preserve">, com base em décadas de pesquisa e </w:t>
      </w:r>
      <w:r>
        <w:rPr>
          <w:rFonts w:eastAsia="DejaVu Serif"/>
          <w:i/>
          <w:iCs/>
          <w:color w:val="263238"/>
        </w:rPr>
        <w:t xml:space="preserve">benchmarking</w:t>
      </w:r>
      <w:r>
        <w:rPr>
          <w:rFonts w:eastAsia="DejaVu Serif"/>
          <w:color w:val="263238"/>
        </w:rPr>
        <w:t xml:space="preserve"> de projetos industriais, </w:t>
      </w:r>
      <w:ins w:id="9330" w:author="Revisão editorial" w:date="2026-10-25T12:00:00Z">
        <w:r>
          <w:rPr>
            <w:rFonts w:eastAsia="DejaVu Serif"/>
            <w:color w:val="263238"/>
          </w:rPr>
          <w:t xml:space="preserve">documenta </w:t>
        </w:r>
      </w:ins>
      <w:r>
        <w:rPr>
          <w:rFonts w:eastAsia="DejaVu Serif"/>
          <w:color w:val="263238"/>
        </w:rPr>
        <w:t xml:space="preserve">que</w:t>
      </w:r>
      <w:ins w:id="9331" w:author="Revisão editorial" w:date="2026-10-25T12:00:00Z">
        <w:r>
          <w:rPr>
            <w:rFonts w:eastAsia="DejaVu Serif"/>
            <w:color w:val="263238"/>
          </w:rPr>
          <w:t xml:space="preserve"> os</w:t>
        </w:r>
      </w:ins>
      <w:r>
        <w:rPr>
          <w:rFonts w:eastAsia="DejaVu Serif"/>
          <w:color w:val="263238"/>
        </w:rPr>
        <w:t xml:space="preserve"> projetos que chegam ao FID com </w:t>
      </w:r>
      <w:del w:id="9332" w:author="Revisão editorial" w:date="2026-10-25T12:00:00Z">
        <w:r>
          <w:rPr>
            <w:rFonts w:eastAsia="DejaVu Serif"/>
            <w:color w:val="263238"/>
          </w:rPr>
          <w:delText xml:space="preserve">um índice de definição de projeto PDRI (</w:delText>
        </w:r>
      </w:del>
      <w:del w:id="9333" w:author="Revisão editorial" w:date="2026-10-25T12:00:00Z">
        <w:r>
          <w:rPr>
            <w:rFonts w:eastAsia="DejaVu Serif"/>
            <w:i/>
            <w:iCs/>
            <w:color w:val="263238"/>
          </w:rPr>
          <w:delText xml:space="preserve">Project Definition Rating Index</w:delText>
        </w:r>
      </w:del>
      <w:del w:id="9334" w:author="Revisão editorial" w:date="2026-10-25T12:00:00Z">
        <w:r>
          <w:rPr>
            <w:rFonts w:eastAsia="DejaVu Serif"/>
            <w:color w:val="263238"/>
          </w:rPr>
          <w:delText xml:space="preserve">) com </w:delText>
        </w:r>
      </w:del>
      <w:r>
        <w:rPr>
          <w:rFonts w:eastAsia="DejaVu Serif"/>
          <w:color w:val="263238"/>
        </w:rPr>
        <w:t xml:space="preserve">pontuação de 200 pontos ou </w:t>
      </w:r>
      <w:del w:id="9335" w:author="Revisão editorial" w:date="2026-10-25T12:00:00Z">
        <w:r>
          <w:rPr>
            <w:rFonts w:eastAsia="DejaVu Serif"/>
            <w:color w:val="263238"/>
          </w:rPr>
          <w:delText xml:space="preserve">inferior</w:delText>
        </w:r>
      </w:del>
      <w:ins w:id="9336" w:author="Revisão editorial" w:date="2026-10-25T12:00:00Z">
        <w:r>
          <w:rPr>
            <w:rFonts w:eastAsia="DejaVu Serif"/>
            <w:color w:val="263238"/>
          </w:rPr>
          <w:t xml:space="preserve">menos no Project Definition Rating Index (PDRI)</w:t>
        </w:r>
      </w:ins>
      <w:r>
        <w:rPr>
          <w:rFonts w:eastAsia="DejaVu Serif"/>
          <w:color w:val="263238"/>
        </w:rPr>
        <w:t xml:space="preserve">, </w:t>
      </w:r>
      <w:del w:id="9337" w:author="Revisão editorial" w:date="2026-10-25T12:00:00Z">
        <w:r>
          <w:rPr>
            <w:rFonts w:eastAsia="DejaVu Serif"/>
            <w:color w:val="263238"/>
          </w:rPr>
          <w:delText xml:space="preserve">indicando</w:delText>
        </w:r>
      </w:del>
      <w:ins w:id="9338" w:author="Revisão editorial" w:date="2026-10-25T12:00:00Z">
        <w:r>
          <w:rPr>
            <w:rFonts w:eastAsia="DejaVu Serif"/>
            <w:color w:val="263238"/>
          </w:rPr>
          <w:t xml:space="preserve">o que indica</w:t>
        </w:r>
      </w:ins>
      <w:r>
        <w:rPr>
          <w:rFonts w:eastAsia="DejaVu Serif"/>
          <w:color w:val="263238"/>
        </w:rPr>
        <w:t xml:space="preserve"> definição de escopo mais completa, </w:t>
      </w:r>
      <w:del w:id="9339" w:author="Revisão editorial" w:date="2026-10-25T12:00:00Z">
        <w:r>
          <w:rPr>
            <w:rFonts w:eastAsia="DejaVu Serif"/>
            <w:color w:val="263238"/>
          </w:rPr>
          <w:delText xml:space="preserve">consistentemente</w:delText>
        </w:r>
      </w:del>
      <w:ins w:id="9340" w:author="Revisão editorial" w:date="2026-10-25T12:00:00Z">
        <w:r>
          <w:rPr>
            <w:rFonts w:eastAsia="DejaVu Serif"/>
            <w:color w:val="263238"/>
          </w:rPr>
          <w:t xml:space="preserve">superam</w:t>
        </w:r>
      </w:ins>
      <w:r>
        <w:rPr>
          <w:rFonts w:eastAsia="DejaVu Serif"/>
          <w:color w:val="263238"/>
        </w:rPr>
        <w:t xml:space="preserve"> </w:t>
      </w:r>
      <w:del w:id="9341" w:author="Revisão editorial" w:date="2026-10-25T12:00:00Z">
        <w:r>
          <w:rPr>
            <w:rFonts w:eastAsia="DejaVu Serif"/>
            <w:color w:val="263238"/>
          </w:rPr>
          <w:delText xml:space="preserve">superam</w:delText>
        </w:r>
      </w:del>
      <w:ins w:id="9342" w:author="Revisão editorial" w:date="2026-10-25T12:00:00Z">
        <w:r>
          <w:rPr>
            <w:rFonts w:eastAsia="DejaVu Serif"/>
            <w:color w:val="263238"/>
          </w:rPr>
          <w:t xml:space="preserve">de forma consistente os</w:t>
        </w:r>
      </w:ins>
      <w:r>
        <w:rPr>
          <w:rFonts w:eastAsia="DejaVu Serif"/>
          <w:color w:val="263238"/>
        </w:rPr>
        <w:t xml:space="preserve"> projetos com pontuação acima de 200 em</w:t>
      </w:r>
      <w:del w:id="9343" w:author="Revisão editorial" w:date="2026-10-25T12:00:00Z">
        <w:r>
          <w:rPr>
            <w:rFonts w:eastAsia="DejaVu Serif"/>
            <w:color w:val="263238"/>
          </w:rPr>
          <w:delText xml:space="preserve"> termos de</w:delText>
        </w:r>
      </w:del>
      <w:r>
        <w:rPr>
          <w:rFonts w:eastAsia="DejaVu Serif"/>
          <w:color w:val="263238"/>
        </w:rPr>
        <w:t xml:space="preserve"> previsibilidade de estimativas, volume de mudanças e aderência ao cronograma (CII, 2019; WANG; GIBSON, 2002). </w:t>
      </w:r>
    </w:p>
    <w:p w14:paraId="6BEE723B" w14:textId="77777777" w:rsidR="00921ADD" w:rsidRPr="006F14C5" w:rsidRDefault="007023C5">
      <w:r>
        <w:rPr>
          <w:rFonts w:eastAsia="DejaVu Serif"/>
          <w:color w:val="263238"/>
        </w:rPr>
        <w:t xml:space="preserve">Estudos do CII e pesquisas correlatas associam maior esforço de planejamento antecipado a melhor previsibilidade de custo e cronograma, menor volume de mudanças e maior qualidade das decisões de execução. </w:t>
      </w:r>
      <w:ins w:id="9344" w:author="Revisão editorial" w:date="2026-10-25T12:00:00Z">
        <w:r>
          <w:rPr>
            <w:rFonts w:eastAsia="DejaVu Serif"/>
            <w:color w:val="263238"/>
          </w:rPr>
          <w:t xml:space="preserve">Em outras palavras, maior maturidade de definição na fase pré-projeto se traduz em menor exposição ao overrun (estouro ou excesso) de CAPEX na execução. </w:t>
        </w:r>
      </w:ins>
      <w:r>
        <w:rPr>
          <w:rFonts w:eastAsia="DejaVu Serif"/>
          <w:color w:val="263238"/>
        </w:rPr>
        <w:t xml:space="preserve">Os resultados específicos variam conforme a amostra, o setor</w:t>
      </w:r>
      <w:ins w:id="9345" w:author="Revisão editorial" w:date="2026-10-25T12:00:00Z">
        <w:r>
          <w:rPr>
            <w:rFonts w:eastAsia="DejaVu Serif"/>
            <w:color w:val="263238"/>
          </w:rPr>
          <w:t xml:space="preserve">, a versão do instrumento</w:t>
        </w:r>
      </w:ins>
      <w:r>
        <w:rPr>
          <w:rFonts w:eastAsia="DejaVu Serif"/>
          <w:color w:val="263238"/>
        </w:rPr>
        <w:t xml:space="preserve"> e a metodologia; </w:t>
      </w:r>
      <w:ins w:id="9346" w:author="Revisão editorial" w:date="2026-10-25T12:00:00Z">
        <w:r>
          <w:rPr>
            <w:rFonts w:eastAsia="DejaVu Serif"/>
            <w:color w:val="263238"/>
          </w:rPr>
          <w:t xml:space="preserve">devem, </w:t>
        </w:r>
      </w:ins>
      <w:r>
        <w:rPr>
          <w:rFonts w:eastAsia="DejaVu Serif"/>
          <w:color w:val="263238"/>
        </w:rPr>
        <w:t xml:space="preserve">portanto,</w:t>
      </w:r>
      <w:del w:id="9347" w:author="Revisão editorial" w:date="2026-10-25T12:00:00Z">
        <w:r>
          <w:rPr>
            <w:rFonts w:eastAsia="DejaVu Serif"/>
            <w:color w:val="263238"/>
          </w:rPr>
          <w:delText xml:space="preserve"> devem</w:delText>
        </w:r>
      </w:del>
      <w:r>
        <w:rPr>
          <w:rFonts w:eastAsia="DejaVu Serif"/>
          <w:color w:val="263238"/>
        </w:rPr>
        <w:t xml:space="preserve"> ser lidos como evidência direcional, e não como garantia de </w:t>
      </w:r>
      <w:del w:id="9348" w:author="Revisão editorial" w:date="2026-10-25T12:00:00Z">
        <w:r>
          <w:rPr>
            <w:rFonts w:eastAsia="DejaVu Serif"/>
            <w:color w:val="263238"/>
          </w:rPr>
          <w:delText xml:space="preserve">performance</w:delText>
        </w:r>
      </w:del>
      <w:ins w:id="9349" w:author="Revisão editorial" w:date="2026-10-25T12:00:00Z">
        <w:r>
          <w:rPr>
            <w:rFonts w:eastAsia="DejaVu Serif"/>
            <w:color w:val="263238"/>
          </w:rPr>
          <w:t xml:space="preserve">desempenho</w:t>
        </w:r>
      </w:ins>
      <w:r>
        <w:rPr>
          <w:rFonts w:eastAsia="DejaVu Serif"/>
          <w:color w:val="263238"/>
        </w:rPr>
        <w:t xml:space="preserve"> para cada empreendimento.</w:t>
      </w:r>
    </w:p>
    <w:p w14:paraId="35A1331A" w14:textId="6BB2877E" w:rsidR="00921ADD" w:rsidRPr="006F14C5" w:rsidRDefault="007023C5">
      <w:pPr>
        <w:rPr>
          <w:del w:id="10789" w:author="Revisão editorial" w:date="2026-10-25T12:00:00Z"/>
          <w:rFonts w:eastAsia="DejaVu Serif"/>
          <w:color w:val="263238"/>
        </w:rPr>
      </w:pPr>
      <w:del w:id="10786" w:author="Revisão editorial" w:date="2026-10-25T12:00:00Z">
        <w:r>
          <w:rPr>
            <w:rFonts w:eastAsia="DejaVu Serif"/>
            <w:color w:val="263238"/>
          </w:rPr>
          <w:delText xml:space="preserve">A magnitude dos desvios, por sua vez, varia conforme o setor, a versão do instrumento e a amostra analisada, mas a direção do efeito é recorrente nos estudos do CII e em pesquisas correlatas acerca do planejamento em FEL: maior maturidade de definição na fase pré-projeto se traduz em menor exposição ao </w:delText>
        </w:r>
      </w:del>
      <w:del w:id="10787" w:author="Revisão editorial" w:date="2026-10-25T12:00:00Z">
        <w:r>
          <w:rPr>
            <w:rFonts w:eastAsia="DejaVu Serif"/>
            <w:i/>
            <w:iCs/>
            <w:color w:val="263238"/>
          </w:rPr>
          <w:delText xml:space="preserve">overrun</w:delText>
        </w:r>
      </w:del>
      <w:del w:id="10788" w:author="Revisão editorial" w:date="2026-10-25T12:00:00Z">
        <w:r>
          <w:rPr>
            <w:rFonts w:eastAsia="DejaVu Serif"/>
            <w:color w:val="263238"/>
          </w:rPr>
          <w:delText xml:space="preserve"> (em tradução livre, estouro ou excesso) de CAPEX na execução.</w:delText>
        </w:r>
      </w:del>
    </w:p>
    <w:p w14:paraId="0432350E" w14:textId="77777777" w:rsidR="00A25417" w:rsidRPr="006F14C5" w:rsidRDefault="00A25417"/>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09657E57" w14:textId="77777777" w:rsidTr="00E81681">
        <w:trPr>
          <w:cantSplit/>
        </w:trPr>
        <w:tc>
          <w:tcPr>
            <w:tcW w:w="8334" w:type="dxa"/>
            <w:shd w:val="clear" w:color="auto" w:fill="F3F4F6"/>
            <w:tcMar>
              <w:top w:w="80" w:type="dxa"/>
              <w:left w:w="120" w:type="dxa"/>
              <w:bottom w:w="80" w:type="dxa"/>
              <w:right w:w="120" w:type="dxa"/>
            </w:tcMar>
          </w:tcPr>
          <w:p w14:paraId="152A0DF0"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O </w:t>
            </w:r>
            <w:r>
              <w:rPr>
                <w:rFonts w:eastAsia="DejaVu Serif"/>
                <w:b/>
                <w:bCs/>
                <w:sz w:val="18"/>
                <w:szCs w:val="24"/>
                <w:lang w:val="pt-BR"/>
              </w:rPr>
              <w:t xml:space="preserve">Project Definition Rating Index (PDRI)</w:t>
            </w:r>
            <w:r>
              <w:rPr>
                <w:rFonts w:eastAsia="DejaVu Serif"/>
                <w:sz w:val="18"/>
                <w:szCs w:val="24"/>
                <w:lang w:val="pt-BR"/>
              </w:rPr>
              <w:t xml:space="preserve"> é um instrumento de referência para avaliação da maturidade de definição de projetos industriais, desenvolvido pelo Construction Industry Institute (CII) da Universidade do Texas em Austin e publicado na Implementation Resource 113-2 (versão 5.0, 2019). Trata-se de uma ferramenta colaborativa e ponderada, organizada em elementos, categorias e seções que ajudam a identificar lacunas de definição antes da autorização para execução.</w:t>
            </w:r>
          </w:p>
        </w:tc>
      </w:tr>
      <w:tr w:rsidR="00921ADD" w:rsidRPr="006F14C5" w14:paraId="18C5906E" w14:textId="77777777" w:rsidTr="00E81681">
        <w:trPr>
          <w:cantSplit/>
        </w:trPr>
        <w:tc>
          <w:tcPr>
            <w:tcW w:w="8334" w:type="dxa"/>
            <w:shd w:val="clear" w:color="auto" w:fill="F3F4F6"/>
            <w:tcMar>
              <w:top w:w="80" w:type="dxa"/>
              <w:left w:w="120" w:type="dxa"/>
              <w:bottom w:w="80" w:type="dxa"/>
              <w:right w:w="120" w:type="dxa"/>
            </w:tcMar>
          </w:tcPr>
          <w:p w14:paraId="15AC9464"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A </w:t>
            </w:r>
            <w:r>
              <w:rPr>
                <w:rFonts w:eastAsia="DejaVu Serif"/>
                <w:b/>
                <w:bCs/>
                <w:sz w:val="18"/>
                <w:szCs w:val="24"/>
                <w:lang w:val="pt-BR"/>
              </w:rPr>
              <w:t xml:space="preserve">Seção I </w:t>
            </w:r>
            <w:del w:id="9350" w:author="Revisão editorial" w:date="2026-10-25T12:00:00Z">
              <w:r>
                <w:rPr>
                  <w:rFonts w:eastAsia="DejaVu Serif"/>
                  <w:b/>
                  <w:bCs/>
                  <w:sz w:val="18"/>
                  <w:szCs w:val="24"/>
                  <w:lang w:val="pt-BR"/>
                </w:rPr>
                <w:delText xml:space="preserve">- </w:delText>
              </w:r>
            </w:del>
            <w:ins w:id="9351" w:author="Revisão editorial" w:date="2026-10-25T12:00:00Z">
              <w:r>
                <w:rPr>
                  <w:rFonts w:eastAsia="DejaVu Serif"/>
                  <w:b/>
                  <w:bCs/>
                  <w:sz w:val="18"/>
                  <w:szCs w:val="24"/>
                  <w:lang w:val="pt-BR"/>
                </w:rPr>
                <w:t xml:space="preserve">(</w:t>
              </w:r>
            </w:ins>
            <w:r>
              <w:rPr>
                <w:rFonts w:eastAsia="DejaVu Serif"/>
                <w:b/>
                <w:bCs/>
                <w:sz w:val="18"/>
                <w:szCs w:val="24"/>
                <w:lang w:val="pt-BR"/>
              </w:rPr>
              <w:t xml:space="preserve">Basis of Project Decision</w:t>
            </w:r>
            <w:ins w:id="9352" w:author="Revisão editorial" w:date="2026-10-25T12:00:00Z">
              <w:r>
                <w:rPr>
                  <w:rFonts w:eastAsia="DejaVu Serif"/>
                  <w:b/>
                  <w:bCs/>
                  <w:sz w:val="18"/>
                  <w:szCs w:val="24"/>
                  <w:lang w:val="pt-BR"/>
                </w:rPr>
                <w:t xml:space="preserve">)</w:t>
              </w:r>
            </w:ins>
            <w:r>
              <w:rPr>
                <w:rFonts w:eastAsia="DejaVu Serif"/>
                <w:sz w:val="18"/>
                <w:szCs w:val="24"/>
                <w:lang w:val="pt-BR"/>
              </w:rPr>
              <w:t xml:space="preserve"> concentra os objetivos estratégicos e </w:t>
            </w:r>
            <w:r>
              <w:rPr>
                <w:rFonts w:eastAsia="DejaVu Serif"/>
                <w:i/>
                <w:iCs/>
                <w:sz w:val="18"/>
                <w:szCs w:val="24"/>
                <w:lang w:val="pt-BR"/>
              </w:rPr>
              <w:t xml:space="preserve">drivers</w:t>
            </w:r>
            <w:r>
              <w:rPr>
                <w:rFonts w:eastAsia="DejaVu Serif"/>
                <w:sz w:val="18"/>
                <w:szCs w:val="24"/>
                <w:lang w:val="pt-BR"/>
              </w:rPr>
              <w:t xml:space="preserve"> de negócio do empreendimento. Seu papel é verificar se o projeto possui propósito, justificativa econômica, premissas de negócio, requisitos de operação e critérios de sucesso suficientemente claros para sustentar o avanço no ciclo de decisão.</w:t>
            </w:r>
          </w:p>
        </w:tc>
      </w:tr>
      <w:tr w:rsidR="00921ADD" w:rsidRPr="006F14C5" w14:paraId="091F91DA" w14:textId="77777777" w:rsidTr="00E81681">
        <w:trPr>
          <w:cantSplit/>
        </w:trPr>
        <w:tc>
          <w:tcPr>
            <w:tcW w:w="8334" w:type="dxa"/>
            <w:shd w:val="clear" w:color="auto" w:fill="F3F4F6"/>
            <w:tcMar>
              <w:top w:w="80" w:type="dxa"/>
              <w:left w:w="120" w:type="dxa"/>
              <w:bottom w:w="80" w:type="dxa"/>
              <w:right w:w="120" w:type="dxa"/>
            </w:tcMar>
          </w:tcPr>
          <w:p w14:paraId="6E42861A"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A </w:t>
            </w:r>
            <w:r>
              <w:rPr>
                <w:rFonts w:eastAsia="DejaVu Serif"/>
                <w:b/>
                <w:bCs/>
                <w:sz w:val="18"/>
                <w:szCs w:val="24"/>
                <w:lang w:val="pt-BR"/>
              </w:rPr>
              <w:t xml:space="preserve">Seção II </w:t>
            </w:r>
            <w:del w:id="9353" w:author="Revisão editorial" w:date="2026-10-25T12:00:00Z">
              <w:r>
                <w:rPr>
                  <w:rFonts w:eastAsia="DejaVu Serif"/>
                  <w:b/>
                  <w:bCs/>
                  <w:sz w:val="18"/>
                  <w:szCs w:val="24"/>
                  <w:lang w:val="pt-BR"/>
                </w:rPr>
                <w:delText xml:space="preserve">- </w:delText>
              </w:r>
            </w:del>
            <w:ins w:id="9354" w:author="Revisão editorial" w:date="2026-10-25T12:00:00Z">
              <w:r>
                <w:rPr>
                  <w:rFonts w:eastAsia="DejaVu Serif"/>
                  <w:b/>
                  <w:bCs/>
                  <w:sz w:val="18"/>
                  <w:szCs w:val="24"/>
                  <w:lang w:val="pt-BR"/>
                </w:rPr>
                <w:t xml:space="preserve">(</w:t>
              </w:r>
            </w:ins>
            <w:r>
              <w:rPr>
                <w:rFonts w:eastAsia="DejaVu Serif"/>
                <w:b/>
                <w:bCs/>
                <w:sz w:val="18"/>
                <w:szCs w:val="24"/>
                <w:lang w:val="pt-BR"/>
              </w:rPr>
              <w:t xml:space="preserve">Basis of Design</w:t>
            </w:r>
            <w:ins w:id="9355" w:author="Revisão editorial" w:date="2026-10-25T12:00:00Z">
              <w:r>
                <w:rPr>
                  <w:rFonts w:eastAsia="DejaVu Serif"/>
                  <w:b/>
                  <w:bCs/>
                  <w:sz w:val="18"/>
                  <w:szCs w:val="24"/>
                  <w:lang w:val="pt-BR"/>
                </w:rPr>
                <w:t xml:space="preserve">)</w:t>
              </w:r>
            </w:ins>
            <w:r>
              <w:rPr>
                <w:rFonts w:eastAsia="DejaVu Serif"/>
                <w:sz w:val="18"/>
                <w:szCs w:val="24"/>
                <w:lang w:val="pt-BR"/>
              </w:rPr>
              <w:t xml:space="preserve"> avalia a completude das informações técnicas e de processo necessárias para sustentar a engenharia detalhada, como fluxogramas, balanços, especificações, critérios de projeto, interfaces e bases de engenharia. Essa seção reflete a maturidade técnica do empreendimento e deve ser lida em conjunto com análise de riscos, contingência e estratégia de contratação.</w:t>
            </w:r>
          </w:p>
        </w:tc>
      </w:tr>
      <w:tr w:rsidR="00921ADD" w:rsidRPr="006F14C5" w14:paraId="5FE3FAB4" w14:textId="77777777" w:rsidTr="00E81681">
        <w:trPr>
          <w:cantSplit/>
        </w:trPr>
        <w:tc>
          <w:tcPr>
            <w:tcW w:w="8334" w:type="dxa"/>
            <w:shd w:val="clear" w:color="auto" w:fill="F3F4F6"/>
            <w:tcMar>
              <w:top w:w="80" w:type="dxa"/>
              <w:left w:w="120" w:type="dxa"/>
              <w:bottom w:w="80" w:type="dxa"/>
              <w:right w:w="120" w:type="dxa"/>
            </w:tcMar>
          </w:tcPr>
          <w:p w14:paraId="1B2B1C28"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A </w:t>
            </w:r>
            <w:r>
              <w:rPr>
                <w:rFonts w:eastAsia="DejaVu Serif"/>
                <w:b/>
                <w:bCs/>
                <w:sz w:val="18"/>
                <w:szCs w:val="24"/>
                <w:lang w:val="pt-BR"/>
              </w:rPr>
              <w:t xml:space="preserve">Seção III </w:t>
            </w:r>
            <w:del w:id="9356" w:author="Revisão editorial" w:date="2026-10-25T12:00:00Z">
              <w:r>
                <w:rPr>
                  <w:rFonts w:eastAsia="DejaVu Serif"/>
                  <w:b/>
                  <w:bCs/>
                  <w:sz w:val="18"/>
                  <w:szCs w:val="24"/>
                  <w:lang w:val="pt-BR"/>
                </w:rPr>
                <w:delText xml:space="preserve">- </w:delText>
              </w:r>
            </w:del>
            <w:ins w:id="9357" w:author="Revisão editorial" w:date="2026-10-25T12:00:00Z">
              <w:r>
                <w:rPr>
                  <w:rFonts w:eastAsia="DejaVu Serif"/>
                  <w:b/>
                  <w:bCs/>
                  <w:sz w:val="18"/>
                  <w:szCs w:val="24"/>
                  <w:lang w:val="pt-BR"/>
                </w:rPr>
                <w:t xml:space="preserve">(</w:t>
              </w:r>
            </w:ins>
            <w:r>
              <w:rPr>
                <w:rFonts w:eastAsia="DejaVu Serif"/>
                <w:b/>
                <w:bCs/>
                <w:sz w:val="18"/>
                <w:szCs w:val="24"/>
                <w:lang w:val="pt-BR"/>
              </w:rPr>
              <w:t xml:space="preserve">Execution Approach</w:t>
            </w:r>
            <w:ins w:id="9358" w:author="Revisão editorial" w:date="2026-10-25T12:00:00Z">
              <w:r>
                <w:rPr>
                  <w:rFonts w:eastAsia="DejaVu Serif"/>
                  <w:b/>
                  <w:bCs/>
                  <w:sz w:val="18"/>
                  <w:szCs w:val="24"/>
                  <w:lang w:val="pt-BR"/>
                </w:rPr>
                <w:t xml:space="preserve">)</w:t>
              </w:r>
            </w:ins>
            <w:r>
              <w:rPr>
                <w:rFonts w:eastAsia="DejaVu Serif"/>
                <w:sz w:val="18"/>
                <w:szCs w:val="24"/>
                <w:lang w:val="pt-BR"/>
              </w:rPr>
              <w:t xml:space="preserve"> avalia a definição da estratégia de construção, contratação, controles de projeto, comissionamento e encerramento. A seção ajuda a verificar se a organização possui abordagem executiva coerente com o escopo definido, os riscos assumidos e a capacidade real de execução.</w:t>
            </w:r>
          </w:p>
        </w:tc>
      </w:tr>
      <w:tr w:rsidR="00921ADD" w:rsidRPr="006F14C5" w14:paraId="037BC292" w14:textId="77777777" w:rsidTr="00E81681">
        <w:trPr>
          <w:cantSplit/>
        </w:trPr>
        <w:tc>
          <w:tcPr>
            <w:tcW w:w="8334" w:type="dxa"/>
            <w:shd w:val="clear" w:color="auto" w:fill="F3F4F6"/>
            <w:tcMar>
              <w:top w:w="80" w:type="dxa"/>
              <w:left w:w="120" w:type="dxa"/>
              <w:bottom w:w="80" w:type="dxa"/>
              <w:right w:w="120" w:type="dxa"/>
            </w:tcMar>
          </w:tcPr>
          <w:p w14:paraId="4815B2DE"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O sistema de pontuação é intuitivo em seu sentido direcional: pontuação mais baixa indica melhor definição. Cada elemento recebe uma nota baseada no nível de completude da informação disponível, e a soma total posiciona o projeto em uma escala de maturidade. </w:t>
            </w:r>
          </w:p>
        </w:tc>
      </w:tr>
      <w:tr w:rsidR="00921ADD" w:rsidRPr="006F14C5" w14:paraId="739192A7" w14:textId="77777777" w:rsidTr="00E81681">
        <w:trPr>
          <w:cantSplit/>
        </w:trPr>
        <w:tc>
          <w:tcPr>
            <w:tcW w:w="8334" w:type="dxa"/>
            <w:shd w:val="clear" w:color="auto" w:fill="F3F4F6"/>
            <w:tcMar>
              <w:top w:w="80" w:type="dxa"/>
              <w:left w:w="120" w:type="dxa"/>
              <w:bottom w:w="80" w:type="dxa"/>
              <w:right w:w="120" w:type="dxa"/>
            </w:tcMar>
          </w:tcPr>
          <w:p w14:paraId="3DE41F4D" w14:textId="77777777" w:rsidR="00921ADD" w:rsidRPr="006F14C5" w:rsidRDefault="007023C5" w:rsidP="00A25417">
            <w:pPr>
              <w:pStyle w:val="SemEspaamento"/>
              <w:spacing w:after="20" w:line="204" w:lineRule="exact"/>
              <w:rPr>
                <w:rFonts w:eastAsia="MS Mincho"/>
                <w:sz w:val="22"/>
                <w:szCs w:val="22"/>
                <w:lang w:val="pt-BR"/>
              </w:rPr>
            </w:pPr>
            <w:del w:id="9359" w:author="Revisão editorial" w:date="2026-10-25T12:00:00Z">
              <w:r>
                <w:rPr>
                  <w:rFonts w:eastAsia="DejaVu Serif"/>
                  <w:sz w:val="18"/>
                  <w:szCs w:val="24"/>
                  <w:lang w:val="pt-BR"/>
                </w:rPr>
                <w:delText xml:space="preserve">Em projetos industriais, pontuações mais baixas no PDRI tendem a indicar maior maturidade de definição. </w:delText>
              </w:r>
            </w:del>
            <w:r>
              <w:rPr>
                <w:rFonts w:eastAsia="DejaVu Serif"/>
                <w:sz w:val="18"/>
                <w:szCs w:val="24"/>
                <w:lang w:val="pt-BR"/>
              </w:rPr>
              <w:t xml:space="preserve">O limiar de 200 pontos é frequentemente utilizado como referência de boa prontidão para decisão, mas não substitui a avaliação integrada de riscos, maturidade de FEED, estratégia de contratação e governança do investimento.</w:t>
            </w:r>
          </w:p>
        </w:tc>
      </w:tr>
    </w:tbl>
    <w:p w14:paraId="32B40E06" w14:textId="77777777" w:rsidR="00921ADD" w:rsidRPr="006F14C5" w:rsidRDefault="00921ADD">
      <w:pPr>
        <w:ind w:left="851" w:firstLine="850"/>
      </w:pPr>
    </w:p>
    <w:p w14:paraId="408AD1AC" w14:textId="77777777" w:rsidR="00921ADD" w:rsidRPr="006F14C5" w:rsidRDefault="007023C5">
      <w:del w:id="9360" w:author="Revisão editorial" w:date="2026-10-25T12:00:00Z">
        <w:r>
          <w:rPr>
            <w:rFonts w:eastAsia="DejaVu Serif"/>
            <w:color w:val="263238"/>
          </w:rPr>
          <w:delText xml:space="preserve">O</w:delText>
        </w:r>
      </w:del>
      <w:ins w:id="9361" w:author="Revisão editorial" w:date="2026-10-25T12:00:00Z">
        <w:r>
          <w:rPr>
            <w:rFonts w:eastAsia="DejaVu Serif"/>
            <w:color w:val="263238"/>
          </w:rPr>
          <w:t xml:space="preserve">Além do PDRI, o</w:t>
        </w:r>
      </w:ins>
      <w:r>
        <w:rPr>
          <w:rFonts w:eastAsia="DejaVu Serif"/>
          <w:color w:val="263238"/>
        </w:rPr>
        <w:t xml:space="preserve"> IPA e outras organizações de </w:t>
      </w:r>
      <w:r>
        <w:rPr>
          <w:rFonts w:eastAsia="DejaVu Serif"/>
          <w:i/>
          <w:iCs/>
          <w:color w:val="263238"/>
        </w:rPr>
        <w:t xml:space="preserve">benchmarking</w:t>
      </w:r>
      <w:r>
        <w:rPr>
          <w:rFonts w:eastAsia="DejaVu Serif"/>
          <w:color w:val="263238"/>
        </w:rPr>
        <w:t xml:space="preserve"> utilizam instrumentos próprios para avaliar a qualidade da definição antes da autorização para execução. A mensagem </w:t>
      </w:r>
      <w:del w:id="9362" w:author="Revisão editorial" w:date="2026-10-25T12:00:00Z">
        <w:r>
          <w:rPr>
            <w:rFonts w:eastAsia="DejaVu Serif"/>
            <w:color w:val="263238"/>
          </w:rPr>
          <w:delText xml:space="preserve">desses estudos </w:delText>
        </w:r>
      </w:del>
      <w:r>
        <w:rPr>
          <w:rFonts w:eastAsia="DejaVu Serif"/>
          <w:color w:val="263238"/>
        </w:rPr>
        <w:t xml:space="preserve">é consistente com a literatura geral de FEL: </w:t>
      </w:r>
      <w:del w:id="9363" w:author="Revisão editorial" w:date="2026-10-25T12:00:00Z">
        <w:r>
          <w:rPr>
            <w:rFonts w:eastAsia="DejaVu Serif"/>
            <w:color w:val="263238"/>
          </w:rPr>
          <w:delText xml:space="preserve">a aprovação de</w:delText>
        </w:r>
      </w:del>
      <w:ins w:id="9364" w:author="Revisão editorial" w:date="2026-10-25T12:00:00Z">
        <w:r>
          <w:rPr>
            <w:rFonts w:eastAsia="DejaVu Serif"/>
            <w:color w:val="263238"/>
          </w:rPr>
          <w:t xml:space="preserve">aprovar</w:t>
        </w:r>
      </w:ins>
      <w:r>
        <w:rPr>
          <w:rFonts w:eastAsia="DejaVu Serif"/>
          <w:color w:val="263238"/>
        </w:rPr>
        <w:t xml:space="preserve"> empreendimentos com escopo, riscos, estratégia de contratação e cronograma ainda pouco definidos aumenta a exposição a alterações tardias e </w:t>
      </w:r>
      <w:ins w:id="9365" w:author="Revisão editorial" w:date="2026-10-25T12:00:00Z">
        <w:r>
          <w:rPr>
            <w:rFonts w:eastAsia="DejaVu Serif"/>
            <w:color w:val="263238"/>
          </w:rPr>
          <w:t xml:space="preserve">à </w:t>
        </w:r>
      </w:ins>
      <w:r>
        <w:rPr>
          <w:rFonts w:eastAsia="DejaVu Serif"/>
          <w:color w:val="263238"/>
        </w:rPr>
        <w:t xml:space="preserve">perda de previsibilidade.</w:t>
      </w:r>
    </w:p>
    <w:p w14:paraId="289A96FE" w14:textId="77777777" w:rsidR="00921ADD" w:rsidRPr="006F14C5" w:rsidRDefault="007023C5">
      <w:r>
        <w:rPr>
          <w:rFonts w:eastAsia="DejaVu Serif"/>
          <w:color w:val="263238"/>
        </w:rPr>
        <w:t xml:space="preserve">Um dos contextos mais expostos à baixa maturidade de FEL é o dos projetos de manutenção e sustentação operacional, em que a pressão pela disponibilidade do ativo e por prazos curtos para intervenção pode reduzir o tempo dedicado às definições de projeto. </w:t>
      </w:r>
    </w:p>
    <w:p w14:paraId="4D9F4A24" w14:textId="5D12BCE2" w:rsidR="00921ADD" w:rsidRPr="006F14C5" w:rsidRDefault="00BD0911">
      <w:pPr>
        <w:rPr>
          <w:rFonts w:eastAsia="DejaVu Serif"/>
          <w:color w:val="263238"/>
        </w:rPr>
      </w:pPr>
      <w:r>
        <w:rPr>
          <w:rFonts w:eastAsia="DejaVu Serif"/>
          <w:color w:val="263238"/>
        </w:rPr>
        <w:t xml:space="preserve">Também nesses casos, a maturidade de FEL deve ser tratada como uma avaliação integrada. Cabe à governança de projetos tornar visíveis, no </w:t>
      </w:r>
      <w:r>
        <w:rPr>
          <w:rFonts w:eastAsia="DejaVu Serif"/>
          <w:i/>
          <w:iCs/>
          <w:color w:val="263238"/>
        </w:rPr>
        <w:t xml:space="preserve">gate</w:t>
      </w:r>
      <w:r>
        <w:rPr>
          <w:rFonts w:eastAsia="DejaVu Serif"/>
          <w:color w:val="263238"/>
        </w:rPr>
        <w:t xml:space="preserve"> de decisão, as lacunas de informação, as premissas provisórias e os riscos deliberadamente aceitos</w:t>
      </w:r>
      <w:del w:id="9366" w:author="Revisão editorial" w:date="2026-10-25T12:00:00Z">
        <w:r>
          <w:rPr>
            <w:rFonts w:eastAsia="DejaVu Serif"/>
            <w:color w:val="263238"/>
          </w:rPr>
          <w:delText xml:space="preserve"> -</w:delText>
        </w:r>
      </w:del>
      <w:ins w:id="9367" w:author="Revisão editorial" w:date="2026-10-25T12:00:00Z">
        <w:r>
          <w:rPr>
            <w:rFonts w:eastAsia="DejaVu Serif"/>
            <w:color w:val="263238"/>
          </w:rPr>
          <w:t xml:space="preserve">,</w:t>
        </w:r>
      </w:ins>
      <w:r>
        <w:rPr>
          <w:rFonts w:eastAsia="DejaVu Serif"/>
          <w:color w:val="263238"/>
        </w:rPr>
        <w:t xml:space="preserve"> e assegurar que o índice de maturidade de definição seja analisado em conjunto com a qualidade da engenharia, a estratégia contratual, a criticidade operacional e os condicionantes regulatórios.</w:t>
      </w:r>
    </w:p>
    <w:p w14:paraId="72EC25EF" w14:textId="77777777" w:rsidR="0067446E" w:rsidRPr="006F14C5" w:rsidRDefault="00C36CDA">
      <w:r>
        <w:t>A Tabela 1.2 sintetiza essa relação, associando níveis indicativos de prontidão de FEL ao grau de exposição a mudanças tardias de escopo.</w:t>
      </w:r>
    </w:p>
    <w:p w14:paraId="68784060" w14:textId="77777777" w:rsidR="006D0201" w:rsidRPr="006F14C5" w:rsidRDefault="006D0201"/>
    <w:p w14:paraId="684A9B22" w14:textId="77777777" w:rsidR="00921ADD" w:rsidRPr="006F14C5" w:rsidRDefault="007023C5">
      <w:pPr>
        <w:pStyle w:val="Legenda"/>
        <w:keepNext/>
        <w:keepLines/>
        <w:jc w:val="left"/>
        <w:rPr>
          <w:color w:val="auto"/>
          <w:sz w:val="17"/>
          <w:szCs w:val="17"/>
        </w:rPr>
      </w:pPr>
      <w:r>
        <w:rPr>
          <w:bCs/>
          <w:color w:val="auto"/>
          <w:sz w:val="17"/>
          <w:szCs w:val="17"/>
        </w:rPr>
        <w:t xml:space="preserve">Tabela 1.2</w:t>
      </w:r>
      <w:del w:id="9368" w:author="Revisão editorial" w:date="2026-10-25T12:00:00Z">
        <w:r>
          <w:rPr>
            <w:color w:val="auto"/>
            <w:sz w:val="17"/>
            <w:szCs w:val="17"/>
          </w:rPr>
          <w:delText xml:space="preserve"> —</w:delText>
        </w:r>
      </w:del>
      <w:ins w:id="9369" w:author="Revisão editorial" w:date="2026-10-25T12:00:00Z">
        <w:r>
          <w:rPr>
            <w:color w:val="auto"/>
            <w:sz w:val="17"/>
            <w:szCs w:val="17"/>
          </w:rPr>
          <w:t xml:space="preserve">:</w:t>
        </w:r>
      </w:ins>
      <w:r>
        <w:rPr>
          <w:color w:val="auto"/>
          <w:sz w:val="17"/>
          <w:szCs w:val="17"/>
        </w:rPr>
        <w:t xml:space="preserve"> Relação qualitativa entre prontidão de definição e exposição a mudanças tardias</w:t>
      </w:r>
      <w:del w:id="9370" w:author="Revisão editorial" w:date="2026-10-25T12:00:00Z">
        <w:r>
          <w:rPr>
            <w:color w:val="auto"/>
            <w:sz w:val="17"/>
            <w:szCs w:val="17"/>
          </w:rPr>
          <w:delText xml:space="preserve">. </w:delText>
        </w:r>
      </w:del>
    </w:p>
    <w:tbl>
      <w:tblPr>
        <w:tblStyle w:val="TabeladeGrade4"/>
        <w:tblW w:w="0" w:type="auto"/>
        <w:tblLook w:val="04A0" w:firstRow="1" w:lastRow="0" w:firstColumn="1" w:lastColumn="0" w:noHBand="0" w:noVBand="1"/>
      </w:tblPr>
      <w:tblGrid>
        <w:gridCol w:w="1662"/>
        <w:gridCol w:w="1868"/>
        <w:gridCol w:w="1290"/>
        <w:gridCol w:w="1736"/>
        <w:gridCol w:w="1768"/>
      </w:tblGrid>
      <w:tr w:rsidR="00921ADD" w:rsidRPr="006F14C5" w14:paraId="3269A4D4" w14:textId="77777777" w:rsidTr="00ED5DB5">
        <w:trPr>
          <w:cnfStyle w:val="100000000000" w:firstRow="1" w:lastRow="0" w:firstColumn="0" w:lastColumn="0" w:oddVBand="0" w:evenVBand="0" w:oddHBand="0" w:evenHBand="0" w:firstRowFirstColumn="0" w:firstRowLastColumn="0" w:lastRowFirstColumn="0" w:lastRowLastColumn="0"/>
          <w:trHeight w:val="68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2E55A6" w14:textId="77777777" w:rsidR="00921ADD" w:rsidRPr="006F14C5" w:rsidRDefault="007023C5" w:rsidP="00C028F0">
            <w:pPr>
              <w:pStyle w:val="SemEspaamento"/>
              <w:spacing w:after="20" w:line="156" w:lineRule="exact"/>
              <w:jc w:val="center"/>
              <w:rPr>
                <w:rFonts w:eastAsia="MS Mincho"/>
                <w:color w:val="auto"/>
                <w:sz w:val="18"/>
                <w:lang w:val="pt-BR"/>
              </w:rPr>
            </w:pPr>
            <w:r>
              <w:rPr>
                <w:rFonts w:ascii="DejaVu Sans" w:eastAsia="DejaVu Sans" w:hAnsi="DejaVu Sans" w:cs="DejaVu Sans"/>
                <w:color w:val="auto"/>
                <w:sz w:val="18"/>
                <w:lang w:val="pt-BR"/>
              </w:rPr>
              <w:t>Nível indicativo de prontidão FEL</w:t>
            </w:r>
          </w:p>
        </w:tc>
        <w:tc>
          <w:tcPr>
            <w:tcW w:w="0" w:type="auto"/>
            <w:vAlign w:val="center"/>
          </w:tcPr>
          <w:p w14:paraId="3998832B" w14:textId="77777777" w:rsidR="00921ADD" w:rsidRPr="006F14C5" w:rsidRDefault="007023C5" w:rsidP="00C028F0">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lang w:val="pt-BR"/>
              </w:rPr>
            </w:pPr>
            <w:r>
              <w:rPr>
                <w:rFonts w:ascii="DejaVu Sans" w:eastAsia="DejaVu Sans" w:hAnsi="DejaVu Sans" w:cs="DejaVu Sans"/>
                <w:color w:val="auto"/>
                <w:sz w:val="18"/>
                <w:lang w:val="pt-BR"/>
              </w:rPr>
              <w:t>Características de definição</w:t>
            </w:r>
          </w:p>
        </w:tc>
        <w:tc>
          <w:tcPr>
            <w:tcW w:w="0" w:type="auto"/>
            <w:vAlign w:val="center"/>
          </w:tcPr>
          <w:p w14:paraId="2AECD580" w14:textId="77777777" w:rsidR="00921ADD" w:rsidRPr="006F14C5" w:rsidRDefault="007023C5" w:rsidP="00C028F0">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lang w:val="pt-BR"/>
              </w:rPr>
            </w:pPr>
            <w:r>
              <w:rPr>
                <w:rFonts w:ascii="DejaVu Sans" w:eastAsia="DejaVu Sans" w:hAnsi="DejaVu Sans" w:cs="DejaVu Sans"/>
                <w:color w:val="auto"/>
                <w:sz w:val="18"/>
                <w:lang w:val="pt-BR"/>
              </w:rPr>
              <w:t>Exposição a mudanças tardias</w:t>
            </w:r>
          </w:p>
        </w:tc>
        <w:tc>
          <w:tcPr>
            <w:tcW w:w="0" w:type="auto"/>
            <w:vAlign w:val="center"/>
          </w:tcPr>
          <w:p w14:paraId="5AC750E9" w14:textId="77777777" w:rsidR="00921ADD" w:rsidRPr="006F14C5" w:rsidRDefault="007023C5" w:rsidP="00C028F0">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lang w:val="pt-BR"/>
              </w:rPr>
            </w:pPr>
            <w:r>
              <w:rPr>
                <w:rFonts w:ascii="DejaVu Sans" w:eastAsia="DejaVu Sans" w:hAnsi="DejaVu Sans" w:cs="DejaVu Sans"/>
                <w:color w:val="auto"/>
                <w:sz w:val="18"/>
                <w:lang w:val="pt-BR"/>
              </w:rPr>
              <w:t xml:space="preserve">Uso no gate (decisão)</w:t>
            </w:r>
          </w:p>
        </w:tc>
        <w:tc>
          <w:tcPr>
            <w:tcW w:w="0" w:type="auto"/>
            <w:vAlign w:val="center"/>
          </w:tcPr>
          <w:p w14:paraId="2B77EA70" w14:textId="77777777" w:rsidR="00921ADD" w:rsidRPr="006F14C5" w:rsidRDefault="007023C5" w:rsidP="00C028F0">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lang w:val="pt-BR"/>
              </w:rPr>
            </w:pPr>
            <w:r>
              <w:rPr>
                <w:rFonts w:ascii="DejaVu Sans" w:eastAsia="DejaVu Sans" w:hAnsi="DejaVu Sans" w:cs="DejaVu Sans"/>
                <w:color w:val="auto"/>
                <w:sz w:val="18"/>
                <w:lang w:val="pt-BR"/>
              </w:rPr>
              <w:t>Apoio possível da IA</w:t>
            </w:r>
          </w:p>
        </w:tc>
      </w:tr>
      <w:tr w:rsidR="00921ADD" w:rsidRPr="006F14C5" w14:paraId="6847CA0B" w14:textId="77777777" w:rsidTr="008509B6">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E52033" w14:textId="77777777" w:rsidR="00921ADD" w:rsidRPr="006F14C5" w:rsidRDefault="007023C5" w:rsidP="00C028F0">
            <w:pPr>
              <w:pStyle w:val="SemEspaamento"/>
              <w:spacing w:after="20" w:line="156" w:lineRule="exact"/>
              <w:jc w:val="left"/>
              <w:rPr>
                <w:rFonts w:eastAsia="MS Mincho"/>
                <w:bCs w:val="0"/>
                <w:color w:val="auto"/>
                <w:sz w:val="18"/>
                <w:lang w:val="pt-BR"/>
              </w:rPr>
            </w:pPr>
            <w:r>
              <w:rPr>
                <w:rFonts w:eastAsia="DejaVu Serif"/>
                <w:bCs w:val="0"/>
                <w:color w:val="auto"/>
                <w:sz w:val="18"/>
                <w:lang w:val="pt-BR"/>
              </w:rPr>
              <w:t>Robusta</w:t>
            </w:r>
          </w:p>
        </w:tc>
        <w:tc>
          <w:tcPr>
            <w:tcW w:w="0" w:type="auto"/>
            <w:vAlign w:val="center"/>
          </w:tcPr>
          <w:p w14:paraId="06110D70"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Objetivos, escopo, premissas, riscos, interfaces e estratégia de execução coerentes.</w:t>
            </w:r>
          </w:p>
        </w:tc>
        <w:tc>
          <w:tcPr>
            <w:tcW w:w="0" w:type="auto"/>
            <w:vAlign w:val="center"/>
          </w:tcPr>
          <w:p w14:paraId="573D2B0C"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Menor, mas não nula.</w:t>
            </w:r>
          </w:p>
        </w:tc>
        <w:tc>
          <w:tcPr>
            <w:tcW w:w="0" w:type="auto"/>
            <w:vAlign w:val="center"/>
          </w:tcPr>
          <w:p w14:paraId="60A94F63"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Sustenta decisão com condicionantes explícitos.</w:t>
            </w:r>
          </w:p>
        </w:tc>
        <w:tc>
          <w:tcPr>
            <w:tcW w:w="0" w:type="auto"/>
            <w:vAlign w:val="center"/>
          </w:tcPr>
          <w:p w14:paraId="5A57759C"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Checagem de consistência, síntese de evidências e rastreabilidade.</w:t>
            </w:r>
          </w:p>
        </w:tc>
      </w:tr>
      <w:tr w:rsidR="00921ADD" w:rsidRPr="006F14C5" w14:paraId="37F76601" w14:textId="77777777" w:rsidTr="008509B6">
        <w:trPr>
          <w:trHeight w:val="11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1F092D" w14:textId="77777777" w:rsidR="00921ADD" w:rsidRPr="006F14C5" w:rsidRDefault="007023C5" w:rsidP="00C028F0">
            <w:pPr>
              <w:pStyle w:val="SemEspaamento"/>
              <w:spacing w:after="20" w:line="156" w:lineRule="exact"/>
              <w:jc w:val="left"/>
              <w:rPr>
                <w:rFonts w:eastAsia="MS Mincho"/>
                <w:bCs w:val="0"/>
                <w:color w:val="auto"/>
                <w:sz w:val="18"/>
                <w:lang w:val="pt-BR"/>
              </w:rPr>
            </w:pPr>
            <w:r>
              <w:rPr>
                <w:rFonts w:eastAsia="DejaVu Serif"/>
                <w:bCs w:val="0"/>
                <w:color w:val="auto"/>
                <w:sz w:val="18"/>
                <w:lang w:val="pt-BR"/>
              </w:rPr>
              <w:t>Intermediária</w:t>
            </w:r>
          </w:p>
        </w:tc>
        <w:tc>
          <w:tcPr>
            <w:tcW w:w="0" w:type="auto"/>
            <w:vAlign w:val="center"/>
          </w:tcPr>
          <w:p w14:paraId="32AFBC85"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Lacunas conhecidas em dados, cotações, interfaces ou permissões.</w:t>
            </w:r>
          </w:p>
        </w:tc>
        <w:tc>
          <w:tcPr>
            <w:tcW w:w="0" w:type="auto"/>
            <w:vAlign w:val="center"/>
          </w:tcPr>
          <w:p w14:paraId="1AE0047F"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Moderada.</w:t>
            </w:r>
          </w:p>
        </w:tc>
        <w:tc>
          <w:tcPr>
            <w:tcW w:w="0" w:type="auto"/>
            <w:vAlign w:val="center"/>
          </w:tcPr>
          <w:p w14:paraId="1F194F3C"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Pode exigir plano de fechamento de lacunas e contingência.</w:t>
            </w:r>
          </w:p>
        </w:tc>
        <w:tc>
          <w:tcPr>
            <w:tcW w:w="0" w:type="auto"/>
            <w:vAlign w:val="center"/>
          </w:tcPr>
          <w:p w14:paraId="29017522"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Priorizar lacunas, organizar ações e testar cenários.</w:t>
            </w:r>
          </w:p>
        </w:tc>
      </w:tr>
      <w:tr w:rsidR="00921ADD" w:rsidRPr="006F14C5" w14:paraId="76C5FCD8" w14:textId="77777777" w:rsidTr="008509B6">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11073C" w14:textId="77777777" w:rsidR="00921ADD" w:rsidRPr="006F14C5" w:rsidRDefault="007023C5" w:rsidP="00C028F0">
            <w:pPr>
              <w:pStyle w:val="SemEspaamento"/>
              <w:spacing w:after="20" w:line="156" w:lineRule="exact"/>
              <w:jc w:val="left"/>
              <w:rPr>
                <w:rFonts w:eastAsia="MS Mincho"/>
                <w:bCs w:val="0"/>
                <w:color w:val="auto"/>
                <w:sz w:val="18"/>
                <w:lang w:val="pt-BR"/>
              </w:rPr>
            </w:pPr>
            <w:r>
              <w:rPr>
                <w:rFonts w:eastAsia="DejaVu Serif"/>
                <w:bCs w:val="0"/>
                <w:color w:val="auto"/>
                <w:sz w:val="18"/>
                <w:lang w:val="pt-BR"/>
              </w:rPr>
              <w:t>Frágil</w:t>
            </w:r>
          </w:p>
        </w:tc>
        <w:tc>
          <w:tcPr>
            <w:tcW w:w="0" w:type="auto"/>
            <w:vAlign w:val="center"/>
          </w:tcPr>
          <w:p w14:paraId="0D4F5E98"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Escopo ou premissas relevantes ainda instáveis; riscos pouco quantificados.</w:t>
            </w:r>
          </w:p>
        </w:tc>
        <w:tc>
          <w:tcPr>
            <w:tcW w:w="0" w:type="auto"/>
            <w:vAlign w:val="center"/>
          </w:tcPr>
          <w:p w14:paraId="38EC9FDF"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Elevada.</w:t>
            </w:r>
          </w:p>
        </w:tc>
        <w:tc>
          <w:tcPr>
            <w:tcW w:w="0" w:type="auto"/>
            <w:vAlign w:val="center"/>
          </w:tcPr>
          <w:p w14:paraId="68BDFFC2"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Recomenda replanejamento ou aprovação condicionada.</w:t>
            </w:r>
          </w:p>
        </w:tc>
        <w:tc>
          <w:tcPr>
            <w:tcW w:w="0" w:type="auto"/>
            <w:vAlign w:val="center"/>
          </w:tcPr>
          <w:p w14:paraId="5C0995D5"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Varredura documental e estruturação de registro de riscos.</w:t>
            </w:r>
          </w:p>
        </w:tc>
      </w:tr>
      <w:tr w:rsidR="00921ADD" w:rsidRPr="006F14C5" w14:paraId="7DC6B25B" w14:textId="77777777" w:rsidTr="008509B6">
        <w:trPr>
          <w:trHeight w:val="11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81DCF6" w14:textId="77777777" w:rsidR="00921ADD" w:rsidRPr="006F14C5" w:rsidRDefault="007023C5" w:rsidP="00C028F0">
            <w:pPr>
              <w:pStyle w:val="SemEspaamento"/>
              <w:spacing w:after="20" w:line="156" w:lineRule="exact"/>
              <w:jc w:val="left"/>
              <w:rPr>
                <w:rFonts w:eastAsia="MS Mincho"/>
                <w:bCs w:val="0"/>
                <w:color w:val="auto"/>
                <w:sz w:val="18"/>
                <w:lang w:val="pt-BR"/>
              </w:rPr>
            </w:pPr>
            <w:r>
              <w:rPr>
                <w:rFonts w:eastAsia="DejaVu Serif"/>
                <w:bCs w:val="0"/>
                <w:color w:val="auto"/>
                <w:sz w:val="18"/>
                <w:lang w:val="pt-BR"/>
              </w:rPr>
              <w:t>Insuficiente</w:t>
            </w:r>
          </w:p>
        </w:tc>
        <w:tc>
          <w:tcPr>
            <w:tcW w:w="0" w:type="auto"/>
            <w:vAlign w:val="center"/>
          </w:tcPr>
          <w:p w14:paraId="250691D3"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Informações críticas ausentes ou inconsistentes.</w:t>
            </w:r>
          </w:p>
        </w:tc>
        <w:tc>
          <w:tcPr>
            <w:tcW w:w="0" w:type="auto"/>
            <w:vAlign w:val="center"/>
          </w:tcPr>
          <w:p w14:paraId="081517EF"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Muito elevada.</w:t>
            </w:r>
          </w:p>
        </w:tc>
        <w:tc>
          <w:tcPr>
            <w:tcW w:w="0" w:type="auto"/>
            <w:vAlign w:val="center"/>
          </w:tcPr>
          <w:p w14:paraId="2C43DBDB"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Não sustenta FID sem tratamento estruturado.</w:t>
            </w:r>
          </w:p>
        </w:tc>
        <w:tc>
          <w:tcPr>
            <w:tcW w:w="0" w:type="auto"/>
            <w:vAlign w:val="center"/>
          </w:tcPr>
          <w:p w14:paraId="42562498"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Identificar dados faltantes; não substituir a validação de engenharia.</w:t>
            </w:r>
          </w:p>
        </w:tc>
      </w:tr>
    </w:tbl>
    <w:p w14:paraId="4AB556C7" w14:textId="77777777" w:rsidR="00921ADD" w:rsidRPr="006F14C5" w:rsidRDefault="007023C5" w:rsidP="00C028F0">
      <w:pPr>
        <w:pStyle w:val="BookSource"/>
        <w:keepLines/>
        <w:rPr>
          <w:i w:val="0"/>
          <w:iCs/>
          <w:color w:val="auto"/>
          <w:szCs w:val="15"/>
        </w:rPr>
      </w:pPr>
      <w:r>
        <w:rPr>
          <w:i w:val="0"/>
          <w:iCs/>
          <w:color w:val="auto"/>
          <w:szCs w:val="15"/>
        </w:rPr>
        <w:t>Fonte: Síntese editorial baseada em literatura setorial e fontes públicas. Não representa benchmark ou escala proprietária de qualquer organização. Elaborado pelo autor.</w:t>
      </w:r>
    </w:p>
    <w:p w14:paraId="29CEE4BD" w14:textId="77777777" w:rsidR="00921ADD" w:rsidRPr="006F14C5" w:rsidRDefault="00921ADD">
      <w:pPr>
        <w:rPr>
          <w:b/>
        </w:rPr>
      </w:pPr>
    </w:p>
    <w:p w14:paraId="0129F557" w14:textId="77777777" w:rsidR="00921ADD" w:rsidRPr="006F14C5" w:rsidRDefault="007023C5">
      <w:r>
        <w:rPr>
          <w:rFonts w:eastAsia="DejaVu Serif"/>
          <w:b/>
          <w:color w:val="263238"/>
        </w:rPr>
        <w:t xml:space="preserve">Implicação para IA:</w:t>
      </w:r>
      <w:r>
        <w:rPr>
          <w:rFonts w:eastAsia="DejaVu Serif"/>
          <w:bCs/>
          <w:color w:val="263238"/>
        </w:rPr>
        <w:t xml:space="preserve"> o uso responsável de IA pode ajudar a aumentar a visibilidade das lacunas de definição e a organizar informações dispersas</w:t>
      </w:r>
      <w:ins w:id="9371" w:author="Revisão editorial" w:date="2026-10-25T12:00:00Z">
        <w:r>
          <w:rPr>
            <w:rFonts w:eastAsia="DejaVu Serif"/>
            <w:bCs/>
            <w:color w:val="263238"/>
          </w:rPr>
          <w:t xml:space="preserve"> em cada fase do FEL</w:t>
        </w:r>
      </w:ins>
      <w:r>
        <w:rPr>
          <w:rFonts w:eastAsia="DejaVu Serif"/>
          <w:bCs/>
          <w:color w:val="263238"/>
        </w:rPr>
        <w:t xml:space="preserve">. Isso não substitui a disciplina de FEL, a engenharia de projeto, a análise quantitativa de riscos nem a responsabilidade dos tomadores de decisão</w:t>
      </w:r>
      <w:ins w:id="9372" w:author="Revisão editorial" w:date="2026-10-25T12:00:00Z">
        <w:r>
          <w:rPr>
            <w:rFonts w:eastAsia="DejaVu Serif"/>
            <w:bCs/>
            <w:color w:val="263238"/>
          </w:rPr>
          <w:t xml:space="preserve">, e a decisão de avançar para o FID deve continuar condicionada à engenharia, aos riscos, à governança e à validação humana</w:t>
        </w:r>
      </w:ins>
      <w:r>
        <w:rPr>
          <w:rFonts w:eastAsia="DejaVu Serif"/>
          <w:bCs/>
          <w:color w:val="263238"/>
        </w:rPr>
        <w:t xml:space="preserve">.</w:t>
      </w:r>
    </w:p>
    <w:p w14:paraId="41B5B371" w14:textId="4E0A0F51" w:rsidR="00921ADD" w:rsidRPr="006F14C5" w:rsidRDefault="00BD0911">
      <w:pPr>
        <w:rPr>
          <w:del w:id="10793" w:author="Revisão editorial" w:date="2026-10-25T12:00:00Z"/>
          <w:rFonts w:eastAsia="DejaVu Serif"/>
          <w:color w:val="263238"/>
        </w:rPr>
      </w:pPr>
      <w:del w:id="10792" w:author="Revisão editorial" w:date="2026-10-25T12:00:00Z">
        <w:r>
          <w:rPr>
            <w:rFonts w:eastAsia="DejaVu Serif"/>
            <w:color w:val="263238"/>
          </w:rPr>
          <w:delText xml:space="preserve">Aplicada com esse cuidado, a IA pode apoiar a maturidade informacional em cada fase FEL ao estruturar dados, evidências e lacunas de definição. A decisão de avançar para o FID deve continuar condicionada à engenharia, aos riscos, à governança e à validação humana.</w:delText>
        </w:r>
      </w:del>
    </w:p>
    <w:p w14:paraId="72B1CFAA" w14:textId="77777777" w:rsidR="00A25417" w:rsidRPr="006F14C5" w:rsidRDefault="00A25417"/>
    <w:tbl>
      <w:tblPr>
        <w:tblStyle w:val="Tabelacomgrade"/>
        <w:tblW w:w="8334" w:type="dxa"/>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FECA96E" w14:textId="77777777" w:rsidTr="00AF6E56">
        <w:trPr>
          <w:tblHeader/>
        </w:trPr>
        <w:tc>
          <w:tcPr>
            <w:tcW w:w="83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2A789B5B" w14:textId="77777777" w:rsidR="00921ADD" w:rsidRPr="006F14C5" w:rsidRDefault="007023C5" w:rsidP="00A25417">
            <w:pPr>
              <w:pStyle w:val="SemEspaamento"/>
              <w:spacing w:after="20" w:line="204" w:lineRule="exact"/>
              <w:rPr>
                <w:rFonts w:eastAsia="MS Mincho"/>
                <w:sz w:val="22"/>
                <w:szCs w:val="22"/>
                <w:lang w:val="pt-BR"/>
              </w:rPr>
            </w:pPr>
            <w:r>
              <w:rPr>
                <w:rFonts w:eastAsia="DejaVu Serif"/>
                <w:color w:val="auto"/>
                <w:sz w:val="18"/>
                <w:szCs w:val="24"/>
                <w:lang w:val="pt-BR"/>
              </w:rPr>
              <w:lastRenderedPageBreak/>
              <w:t xml:space="preserve">Algumas organizações de </w:t>
            </w:r>
            <w:r>
              <w:rPr>
                <w:rFonts w:eastAsia="DejaVu Serif"/>
                <w:i/>
                <w:iCs/>
                <w:color w:val="auto"/>
                <w:sz w:val="18"/>
                <w:szCs w:val="24"/>
                <w:lang w:val="pt-BR"/>
              </w:rPr>
              <w:t>benchmarking</w:t>
            </w:r>
            <w:r>
              <w:rPr>
                <w:rFonts w:eastAsia="DejaVu Serif"/>
                <w:color w:val="auto"/>
                <w:sz w:val="18"/>
                <w:szCs w:val="24"/>
                <w:lang w:val="pt-BR"/>
              </w:rPr>
              <w:t xml:space="preserve">, entre elas o Independent Project Analysis (IPA), utilizam índices próprios para avaliar a qualidade da definição de projetos antes da autorização. Os critérios, escalas e métricas detalhadas podem ser proprietários e variam segundo a base de </w:t>
            </w:r>
            <w:r>
              <w:rPr>
                <w:rFonts w:eastAsia="DejaVu Serif"/>
                <w:i/>
                <w:iCs/>
                <w:color w:val="auto"/>
                <w:sz w:val="18"/>
                <w:szCs w:val="24"/>
                <w:lang w:val="pt-BR"/>
              </w:rPr>
              <w:t>benchmarking</w:t>
            </w:r>
            <w:r>
              <w:rPr>
                <w:rFonts w:eastAsia="DejaVu Serif"/>
                <w:color w:val="auto"/>
                <w:sz w:val="18"/>
                <w:szCs w:val="24"/>
                <w:lang w:val="pt-BR"/>
              </w:rPr>
              <w:t>. Para fins deste livro, o ponto relevante é metodológico: quanto mais claros estiverem os objetivos de negócio, o escopo, as bases de engenharia, os riscos, a estratégia de contratação e os critérios de execução, maior tende a ser a prontidão informacional para a decisão. Nenhum índice isolado substitui a avaliação integrada de riscos, de engenharia, de custos, de governança e de condicionantes regulatórios.</w:t>
            </w:r>
          </w:p>
        </w:tc>
      </w:tr>
    </w:tbl>
    <w:p w14:paraId="652CC3B7" w14:textId="77777777" w:rsidR="00C42042" w:rsidRPr="006F14C5" w:rsidRDefault="00C42042"/>
    <w:p w14:paraId="015D2CE9" w14:textId="77777777" w:rsidR="00921ADD" w:rsidRPr="006F14C5" w:rsidRDefault="007023C5">
      <w:pPr>
        <w:rPr>
          <w:rFonts w:eastAsia="DejaVu Serif"/>
          <w:color w:val="263238"/>
        </w:rPr>
      </w:pPr>
      <w:r>
        <w:rPr>
          <w:rFonts w:eastAsia="DejaVu Serif"/>
          <w:color w:val="263238"/>
        </w:rPr>
        <w:t>A Figura 1.1, a seguir, apresenta uma representação didática e generalista do ciclo de vida de projetos de capital, estruturado em cinco fases sequenciais, da Identificação da Oportunidade ao Encerramento, e ilustra a relação inversa entre o nível de definição do projeto e a flexibilidade para mudanças ao longo do tempo.</w:t>
      </w:r>
    </w:p>
    <w:p w14:paraId="6E90898F" w14:textId="77777777" w:rsidR="006D0201" w:rsidRPr="006F14C5" w:rsidRDefault="00C42042" w:rsidP="00864843">
      <w:pPr>
        <w:ind w:firstLine="0"/>
        <w:jc w:val="left"/>
        <w:rPr>
          <w:b/>
          <w:sz w:val="17"/>
          <w:szCs w:val="17"/>
        </w:rPr>
      </w:pPr>
      <w:r>
        <w:rPr>
          <w:b/>
          <w:noProof/>
          <w:sz w:val="17"/>
          <w:szCs w:val="17"/>
        </w:rPr>
        <w:drawing>
          <wp:anchor distT="0" distB="0" distL="114300" distR="114300" simplePos="0" relativeHeight="251658240" behindDoc="0" locked="0" layoutInCell="1" allowOverlap="1" wp14:anchorId="622F548B" wp14:editId="07CDAD16">
            <wp:simplePos x="0" y="0"/>
            <wp:positionH relativeFrom="column">
              <wp:posOffset>2540</wp:posOffset>
            </wp:positionH>
            <wp:positionV relativeFrom="paragraph">
              <wp:posOffset>0</wp:posOffset>
            </wp:positionV>
            <wp:extent cx="5288280" cy="2762250"/>
            <wp:effectExtent l="0" t="0" r="7620" b="0"/>
            <wp:wrapTopAndBottom/>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 r="4" b="17048"/>
                    <a:stretch>
                      <a:fillRect/>
                    </a:stretch>
                  </pic:blipFill>
                  <pic:spPr bwMode="auto">
                    <a:xfrm>
                      <a:off x="0" y="0"/>
                      <a:ext cx="5288280" cy="2762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17"/>
          <w:szCs w:val="17"/>
        </w:rPr>
        <w:t xml:space="preserve">Figura 1.1: Ciclo de vida indicativo de projetos com base na metodologia FEL (FEL 1 ao Encerramento). Relações conceituais de maturidade, flexibilidade e custo de mudança.</w:t>
      </w:r>
    </w:p>
    <w:p w14:paraId="39FA2584" w14:textId="77777777" w:rsidR="00921ADD" w:rsidRPr="006F14C5" w:rsidRDefault="007023C5" w:rsidP="004D5625">
      <w:pPr>
        <w:pStyle w:val="Legenda"/>
        <w:keepNext/>
        <w:keepLines/>
        <w:jc w:val="both"/>
        <w:rPr>
          <w:b w:val="0"/>
          <w:color w:val="auto"/>
          <w:sz w:val="15"/>
          <w:szCs w:val="15"/>
        </w:rPr>
      </w:pPr>
      <w:r>
        <w:rPr>
          <w:b w:val="0"/>
          <w:color w:val="auto"/>
          <w:sz w:val="15"/>
          <w:szCs w:val="15"/>
        </w:rPr>
        <w:t>Fonte: Elaborado pelo autor com base em literatura de FEL e estimativas de custo.</w:t>
      </w:r>
    </w:p>
    <w:p w14:paraId="4C7E13FE" w14:textId="77777777" w:rsidR="006D0201" w:rsidRPr="006F14C5" w:rsidRDefault="006D0201" w:rsidP="00C016C4"/>
    <w:p w14:paraId="1BD1C55A" w14:textId="77777777" w:rsidR="00921ADD" w:rsidRPr="006F14C5" w:rsidRDefault="007023C5">
      <w:r>
        <w:rPr>
          <w:rFonts w:eastAsia="DejaVu Serif"/>
          <w:color w:val="263238"/>
        </w:rPr>
        <w:t xml:space="preserve">O ciclo de vida de um projeto de capital não é uma sequência arbitrária de etapas administrativas</w:t>
      </w:r>
      <w:del w:id="9373" w:author="Revisão editorial" w:date="2026-10-25T12:00:00Z">
        <w:r>
          <w:rPr>
            <w:rFonts w:eastAsia="DejaVu Serif"/>
            <w:color w:val="263238"/>
          </w:rPr>
          <w:delText xml:space="preserve"> -</w:delText>
        </w:r>
      </w:del>
      <w:ins w:id="9374" w:author="Revisão editorial" w:date="2026-10-25T12:00:00Z">
        <w:r>
          <w:rPr>
            <w:rFonts w:eastAsia="DejaVu Serif"/>
            <w:color w:val="263238"/>
          </w:rPr>
          <w:t xml:space="preserve">:</w:t>
        </w:r>
      </w:ins>
      <w:r>
        <w:rPr>
          <w:rFonts w:eastAsia="DejaVu Serif"/>
          <w:color w:val="263238"/>
        </w:rPr>
        <w:t xml:space="preserve"> é uma arquitetura de redução progressiva de incerteza, estruturada para que as decisões de maior comprometimento financeiro sejam tomadas apenas quando o nível de informação disponível justifica o risco assumido. </w:t>
      </w:r>
    </w:p>
    <w:p w14:paraId="598CCB83" w14:textId="77777777" w:rsidR="00921ADD" w:rsidRPr="006F14C5" w:rsidRDefault="007023C5">
      <w:r>
        <w:rPr>
          <w:rFonts w:eastAsia="DejaVu Serif"/>
          <w:color w:val="263238"/>
        </w:rPr>
        <w:lastRenderedPageBreak/>
        <w:t>A Figura 1.1 organiza esse ciclo em cinco fases distintas:</w:t>
      </w:r>
    </w:p>
    <w:p w14:paraId="096834D0"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1</w:t>
      </w:r>
      <w:del w:id="9375" w:author="Revisão editorial" w:date="2026-10-25T12:00:00Z">
        <w:r>
          <w:rPr>
            <w:rFonts w:eastAsia="DejaVu Serif"/>
            <w:color w:val="263238"/>
            <w:sz w:val="19"/>
          </w:rPr>
          <w:delText xml:space="preserve"> -</w:delText>
        </w:r>
      </w:del>
      <w:ins w:id="9376" w:author="Revisão editorial" w:date="2026-10-25T12:00:00Z">
        <w:r>
          <w:rPr>
            <w:rFonts w:eastAsia="DejaVu Serif"/>
            <w:color w:val="263238"/>
            <w:sz w:val="19"/>
          </w:rPr>
          <w:t xml:space="preserve">:</w:t>
        </w:r>
      </w:ins>
      <w:r>
        <w:rPr>
          <w:rFonts w:eastAsia="DejaVu Serif"/>
          <w:color w:val="263238"/>
          <w:sz w:val="19"/>
        </w:rPr>
        <w:t xml:space="preserve"> Identificação da Oportunidade (Estudo de Viabilidade / </w:t>
      </w:r>
      <w:r>
        <w:rPr>
          <w:rFonts w:eastAsia="DejaVu Serif"/>
          <w:i/>
          <w:iCs/>
          <w:color w:val="263238"/>
          <w:sz w:val="19"/>
        </w:rPr>
        <w:t xml:space="preserve">Business Case</w:t>
      </w:r>
      <w:r>
        <w:rPr>
          <w:rFonts w:eastAsia="DejaVu Serif"/>
          <w:color w:val="263238"/>
          <w:sz w:val="19"/>
        </w:rPr>
        <w:t xml:space="preserve">); </w:t>
      </w:r>
    </w:p>
    <w:p w14:paraId="7DBEC954"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2</w:t>
      </w:r>
      <w:del w:id="9377" w:author="Revisão editorial" w:date="2026-10-25T12:00:00Z">
        <w:r>
          <w:rPr>
            <w:rFonts w:eastAsia="DejaVu Serif"/>
            <w:color w:val="263238"/>
            <w:sz w:val="19"/>
          </w:rPr>
          <w:delText xml:space="preserve"> -</w:delText>
        </w:r>
      </w:del>
      <w:ins w:id="9378" w:author="Revisão editorial" w:date="2026-10-25T12:00:00Z">
        <w:r>
          <w:rPr>
            <w:rFonts w:eastAsia="DejaVu Serif"/>
            <w:color w:val="263238"/>
            <w:sz w:val="19"/>
          </w:rPr>
          <w:t xml:space="preserve">:</w:t>
        </w:r>
      </w:ins>
      <w:r>
        <w:rPr>
          <w:rFonts w:eastAsia="DejaVu Serif"/>
          <w:color w:val="263238"/>
          <w:sz w:val="19"/>
        </w:rPr>
        <w:t xml:space="preserve"> Desenvolvimento do Conceito (Engenharia Conceitual / FEED); </w:t>
      </w:r>
    </w:p>
    <w:p w14:paraId="1B3E9D72"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3</w:t>
      </w:r>
      <w:del w:id="9379" w:author="Revisão editorial" w:date="2026-10-25T12:00:00Z">
        <w:r>
          <w:rPr>
            <w:rFonts w:eastAsia="DejaVu Serif"/>
            <w:color w:val="263238"/>
            <w:sz w:val="19"/>
          </w:rPr>
          <w:delText xml:space="preserve"> -</w:delText>
        </w:r>
      </w:del>
      <w:ins w:id="9380" w:author="Revisão editorial" w:date="2026-10-25T12:00:00Z">
        <w:r>
          <w:rPr>
            <w:rFonts w:eastAsia="DejaVu Serif"/>
            <w:color w:val="263238"/>
            <w:sz w:val="19"/>
          </w:rPr>
          <w:t xml:space="preserve">:</w:t>
        </w:r>
      </w:ins>
      <w:r>
        <w:rPr>
          <w:rFonts w:eastAsia="DejaVu Serif"/>
          <w:color w:val="263238"/>
          <w:sz w:val="19"/>
        </w:rPr>
        <w:t xml:space="preserve"> Definição do Projeto (engenharia básica/FEED, conforme a prática setorial, e estimativas em maturidade compatível com a decisão de investimento);</w:t>
      </w:r>
    </w:p>
    <w:p w14:paraId="4C2AD0B1"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4</w:t>
      </w:r>
      <w:del w:id="9381" w:author="Revisão editorial" w:date="2026-10-25T12:00:00Z">
        <w:r>
          <w:rPr>
            <w:rFonts w:eastAsia="DejaVu Serif"/>
            <w:color w:val="263238"/>
            <w:sz w:val="19"/>
          </w:rPr>
          <w:delText xml:space="preserve"> -</w:delText>
        </w:r>
      </w:del>
      <w:ins w:id="9382" w:author="Revisão editorial" w:date="2026-10-25T12:00:00Z">
        <w:r>
          <w:rPr>
            <w:rFonts w:eastAsia="DejaVu Serif"/>
            <w:color w:val="263238"/>
            <w:sz w:val="19"/>
          </w:rPr>
          <w:t xml:space="preserve">:</w:t>
        </w:r>
      </w:ins>
      <w:r>
        <w:rPr>
          <w:rFonts w:eastAsia="DejaVu Serif"/>
          <w:color w:val="263238"/>
          <w:sz w:val="19"/>
        </w:rPr>
        <w:t xml:space="preserve"> Execução (Engenharia Detalhada / Construção / Comissionamento, sob regime EPC ou EPCM)</w:t>
      </w:r>
      <w:del w:id="9383" w:author="Revisão editorial" w:date="2026-10-25T12:00:00Z">
        <w:r>
          <w:rPr>
            <w:rFonts w:eastAsia="DejaVu Serif"/>
            <w:color w:val="263238"/>
            <w:sz w:val="19"/>
          </w:rPr>
          <w:delText xml:space="preserve">,</w:delText>
        </w:r>
      </w:del>
      <w:ins w:id="9384" w:author="Revisão editorial" w:date="2026-10-25T12:00:00Z">
        <w:r>
          <w:rPr>
            <w:rFonts w:eastAsia="DejaVu Serif"/>
            <w:color w:val="263238"/>
            <w:sz w:val="19"/>
          </w:rPr>
          <w:t xml:space="preserve">;</w:t>
        </w:r>
      </w:ins>
      <w:r>
        <w:rPr>
          <w:rFonts w:eastAsia="DejaVu Serif"/>
          <w:color w:val="263238"/>
          <w:sz w:val="19"/>
        </w:rPr>
        <w:t xml:space="preserve"> e</w:t>
      </w:r>
      <w:del w:id="9385" w:author="Revisão editorial" w:date="2026-10-25T12:00:00Z">
        <w:r>
          <w:rPr>
            <w:rFonts w:eastAsia="DejaVu Serif"/>
            <w:color w:val="263238"/>
            <w:sz w:val="19"/>
          </w:rPr>
          <w:delText xml:space="preserve">;</w:delText>
        </w:r>
      </w:del>
    </w:p>
    <w:p w14:paraId="2194EB92"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5</w:t>
      </w:r>
      <w:del w:id="9386" w:author="Revisão editorial" w:date="2026-10-25T12:00:00Z">
        <w:r>
          <w:rPr>
            <w:rFonts w:eastAsia="DejaVu Serif"/>
            <w:color w:val="263238"/>
            <w:sz w:val="19"/>
          </w:rPr>
          <w:delText xml:space="preserve"> -</w:delText>
        </w:r>
      </w:del>
      <w:ins w:id="9387" w:author="Revisão editorial" w:date="2026-10-25T12:00:00Z">
        <w:r>
          <w:rPr>
            <w:rFonts w:eastAsia="DejaVu Serif"/>
            <w:color w:val="263238"/>
            <w:sz w:val="19"/>
          </w:rPr>
          <w:t xml:space="preserve">:</w:t>
        </w:r>
      </w:ins>
      <w:r>
        <w:rPr>
          <w:rFonts w:eastAsia="DejaVu Serif"/>
          <w:color w:val="263238"/>
          <w:sz w:val="19"/>
        </w:rPr>
        <w:t xml:space="preserve"> Operação e Encerramento. </w:t>
      </w:r>
    </w:p>
    <w:p w14:paraId="39B18EC1" w14:textId="77777777" w:rsidR="00281D73" w:rsidRDefault="00281D73" w:rsidP="006D0201">
      <w:pPr>
        <w:rPr>
          <w:rFonts w:eastAsia="DejaVu Serif"/>
          <w:color w:val="263238"/>
        </w:rPr>
      </w:pPr>
    </w:p>
    <w:p w14:paraId="691E0EA3" w14:textId="431C8F48" w:rsidR="00921ADD" w:rsidRPr="006F14C5" w:rsidRDefault="007023C5" w:rsidP="006D0201">
      <w:r>
        <w:rPr>
          <w:rFonts w:eastAsia="DejaVu Serif"/>
          <w:color w:val="263238"/>
        </w:rPr>
        <w:t xml:space="preserve">É entre as Fases 3 e 4 que se encontra o FID, um divisor de águas irreversível: é o momento em que o comitê de investimentos aprova formalmente o comprometimento integral do capital previsto no orçamento do projeto.</w:t>
      </w:r>
    </w:p>
    <w:p w14:paraId="412471CF" w14:textId="77777777" w:rsidR="00921ADD" w:rsidRPr="006F14C5" w:rsidRDefault="007023C5">
      <w:r>
        <w:rPr>
          <w:rFonts w:eastAsia="DejaVu Serif"/>
          <w:color w:val="263238"/>
        </w:rPr>
        <w:t xml:space="preserve">Na parte inferior da Figura 1.1, o gráfico revela a dinâmica mais crítica e frequentemente subestimada da gestão de projetos de capital: a relação de cruzamento entre a flexibilidade de mudanças e o nível de definição do projeto. </w:t>
      </w:r>
    </w:p>
    <w:p w14:paraId="7FBDDE1D" w14:textId="77777777" w:rsidR="00281D73" w:rsidRDefault="007023C5">
      <w:pPr>
        <w:rPr>
          <w:rFonts w:eastAsia="DejaVu Serif"/>
          <w:color w:val="263238"/>
        </w:rPr>
      </w:pPr>
      <w:r>
        <w:rPr>
          <w:rFonts w:eastAsia="DejaVu Serif"/>
          <w:color w:val="263238"/>
        </w:rPr>
        <w:t xml:space="preserve">O nível de definição cresce de forma gradual e acumulativa ao longo das fases FEL: parte de um patamar baixo na Fase 1, quando o projeto ainda é uma hipótese de valor, e evolui até a maturidade requerida para o FID ao final da Fase 3. </w:t>
      </w:r>
    </w:p>
    <w:p w14:paraId="1C57833D" w14:textId="29BB1213" w:rsidR="00281D73" w:rsidRDefault="00281D73">
      <w:pPr>
        <w:rPr>
          <w:rFonts w:eastAsia="DejaVu Serif"/>
          <w:color w:val="263238"/>
        </w:rPr>
      </w:pPr>
      <w:del w:id="9388" w:author="Revisão editorial" w:date="2026-10-25T12:00:00Z">
        <w:r>
          <w:rPr>
            <w:rFonts w:eastAsia="DejaVu Serif"/>
            <w:color w:val="263238"/>
          </w:rPr>
          <w:delText xml:space="preserve">Portanto</w:delText>
        </w:r>
      </w:del>
      <w:ins w:id="9389" w:author="Revisão editorial" w:date="2026-10-25T12:00:00Z">
        <w:r>
          <w:rPr>
            <w:rFonts w:eastAsia="DejaVu Serif"/>
            <w:color w:val="263238"/>
          </w:rPr>
          <w:t xml:space="preserve">Assim</w:t>
        </w:r>
      </w:ins>
      <w:r>
        <w:rPr>
          <w:rFonts w:eastAsia="DejaVu Serif"/>
          <w:color w:val="263238"/>
        </w:rPr>
        <w:t xml:space="preserve">, enquanto a flexibilidade para mudanças decresce à medida que o projeto avança, o custo das mudanças cresce progressivamente.</w:t>
      </w:r>
    </w:p>
    <w:p w14:paraId="2E2EEFF0" w14:textId="31FEF05A" w:rsidR="00921ADD" w:rsidRPr="006F14C5" w:rsidRDefault="007023C5">
      <w:r>
        <w:rPr>
          <w:rFonts w:eastAsia="DejaVu Serif"/>
          <w:color w:val="263238"/>
        </w:rPr>
        <w:t xml:space="preserve">Nas indústrias de processo, por exemplo, a AACE International associa classes de estimativa principalmente à maturidade dos entregáveis de definição do projeto (AACE INTERNATIONAL, 2020). Como referência indicativa, estimativas de Classe 5 podem estar associadas a 0% a 2% de definição, enquanto estimativas de Classe 2 podem corresponder a 30% a 75% de definição de projeto. As faixas de precisão publicadas pela AACE são condicionais, pressupõem base de estimativa, contingência e análise de risco adequadas e não constituem garantia de resultado para todos os setores ou contratos.</w:t>
      </w:r>
    </w:p>
    <w:p w14:paraId="59B78694" w14:textId="77777777" w:rsidR="00921ADD" w:rsidRPr="006F14C5" w:rsidRDefault="007023C5">
      <w:r>
        <w:rPr>
          <w:rFonts w:eastAsia="DejaVu Serif"/>
          <w:color w:val="263238"/>
        </w:rPr>
        <w:t xml:space="preserve">Em sentido exatamente oposto, a flexibilidade de mudanças parte de um nível alto na Fase 1</w:t>
      </w:r>
      <w:del w:id="9390" w:author="Revisão editorial" w:date="2026-10-25T12:00:00Z">
        <w:r>
          <w:rPr>
            <w:rFonts w:eastAsia="DejaVu Serif"/>
            <w:color w:val="263238"/>
          </w:rPr>
          <w:delText xml:space="preserve"> -</w:delText>
        </w:r>
      </w:del>
      <w:ins w:id="9391" w:author="Revisão editorial" w:date="2026-10-25T12:00:00Z">
        <w:r>
          <w:rPr>
            <w:rFonts w:eastAsia="DejaVu Serif"/>
            <w:color w:val="263238"/>
          </w:rPr>
          <w:t xml:space="preserve">,</w:t>
        </w:r>
      </w:ins>
      <w:r>
        <w:rPr>
          <w:rFonts w:eastAsia="DejaVu Serif"/>
          <w:color w:val="263238"/>
        </w:rPr>
        <w:t xml:space="preserve"> quando qualquer alteração de escopo, tecnologia ou localização pode ser implementada com custo marginal próximo de zero</w:t>
      </w:r>
      <w:del w:id="9392" w:author="Revisão editorial" w:date="2026-10-25T12:00:00Z">
        <w:r>
          <w:rPr>
            <w:rFonts w:eastAsia="DejaVu Serif"/>
            <w:color w:val="263238"/>
          </w:rPr>
          <w:delText xml:space="preserve"> -</w:delText>
        </w:r>
      </w:del>
      <w:ins w:id="9393" w:author="Revisão editorial" w:date="2026-10-25T12:00:00Z">
        <w:r>
          <w:rPr>
            <w:rFonts w:eastAsia="DejaVu Serif"/>
            <w:color w:val="263238"/>
          </w:rPr>
          <w:t xml:space="preserve">,</w:t>
        </w:r>
      </w:ins>
      <w:r>
        <w:rPr>
          <w:rFonts w:eastAsia="DejaVu Serif"/>
          <w:color w:val="263238"/>
        </w:rPr>
        <w:t xml:space="preserve"> pois nada foi ainda contratado ou construído</w:t>
      </w:r>
      <w:ins w:id="9394" w:author="Revisão editorial" w:date="2026-10-25T12:00:00Z">
        <w:r>
          <w:rPr>
            <w:rFonts w:eastAsia="DejaVu Serif"/>
            <w:color w:val="263238"/>
          </w:rPr>
          <w:t xml:space="preserve">,</w:t>
        </w:r>
      </w:ins>
      <w:r>
        <w:rPr>
          <w:rFonts w:eastAsia="DejaVu Serif"/>
          <w:color w:val="263238"/>
        </w:rPr>
        <w:t xml:space="preserve"> e decresce significativamente à medida que o projeto avança para a execução. </w:t>
      </w:r>
    </w:p>
    <w:p w14:paraId="70B2C50A" w14:textId="64BB3E81" w:rsidR="00921ADD" w:rsidRPr="006F14C5" w:rsidRDefault="00BD0911">
      <w:r>
        <w:rPr>
          <w:rFonts w:eastAsia="DejaVu Serif"/>
          <w:color w:val="263238"/>
        </w:rPr>
        <w:t xml:space="preserve">Em consequência, o custo de qualquer mudança cresce de forma significativa à medida que </w:t>
      </w:r>
      <w:del w:id="9395" w:author="Revisão editorial" w:date="2026-10-25T12:00:00Z">
        <w:r>
          <w:rPr>
            <w:rFonts w:eastAsia="DejaVu Serif"/>
            <w:color w:val="263238"/>
          </w:rPr>
          <w:delText xml:space="preserve">se</w:delText>
        </w:r>
      </w:del>
      <w:ins w:id="9396" w:author="Revisão editorial" w:date="2026-10-25T12:00:00Z">
        <w:r>
          <w:rPr>
            <w:rFonts w:eastAsia="DejaVu Serif"/>
            <w:color w:val="263238"/>
          </w:rPr>
          <w:t xml:space="preserve">o projeto</w:t>
        </w:r>
      </w:ins>
      <w:r>
        <w:rPr>
          <w:rFonts w:eastAsia="DejaVu Serif"/>
          <w:color w:val="263238"/>
        </w:rPr>
        <w:t xml:space="preserve"> avança </w:t>
      </w:r>
      <w:del w:id="9397" w:author="Revisão editorial" w:date="2026-10-25T12:00:00Z">
        <w:r>
          <w:rPr>
            <w:rFonts w:eastAsia="DejaVu Serif"/>
            <w:color w:val="263238"/>
          </w:rPr>
          <w:delText xml:space="preserve">o nível da</w:delText>
        </w:r>
      </w:del>
      <w:ins w:id="9398" w:author="Revisão editorial" w:date="2026-10-25T12:00:00Z">
        <w:r>
          <w:rPr>
            <w:rFonts w:eastAsia="DejaVu Serif"/>
            <w:color w:val="263238"/>
          </w:rPr>
          <w:t xml:space="preserve">em</w:t>
        </w:r>
      </w:ins>
      <w:r>
        <w:rPr>
          <w:rFonts w:eastAsia="DejaVu Serif"/>
          <w:color w:val="263238"/>
        </w:rPr>
        <w:t xml:space="preserve"> maturidade</w:t>
      </w:r>
      <w:del w:id="9399" w:author="Revisão editorial" w:date="2026-10-25T12:00:00Z">
        <w:r>
          <w:rPr>
            <w:rFonts w:eastAsia="DejaVu Serif"/>
            <w:color w:val="263238"/>
          </w:rPr>
          <w:delText xml:space="preserve"> do projeto</w:delText>
        </w:r>
      </w:del>
      <w:r>
        <w:rPr>
          <w:rFonts w:eastAsia="DejaVu Serif"/>
          <w:color w:val="263238"/>
        </w:rPr>
        <w:t xml:space="preserve">. </w:t>
      </w:r>
    </w:p>
    <w:p w14:paraId="153DF258" w14:textId="77777777" w:rsidR="00921ADD" w:rsidRPr="006F14C5" w:rsidRDefault="007023C5">
      <w:r>
        <w:rPr>
          <w:rFonts w:eastAsia="DejaVu Serif"/>
          <w:color w:val="263238"/>
        </w:rPr>
        <w:t xml:space="preserve">Após o FID, uma mudança de escopo pode se tornar significativamente mais onerosa do que nas fases iniciais de concepção, pois envolve a revisão de contratos </w:t>
        <w:lastRenderedPageBreak/>
        <w:t>EPC já assinados, a remobilização de equipes de engenharia detalhada, o retrabalho de materiais adquiridos e, frequentemente, a paralisação de frentes de construção em andamento.</w:t>
      </w:r>
    </w:p>
    <w:p w14:paraId="0486C80E" w14:textId="77777777" w:rsidR="00921ADD" w:rsidRPr="006F14C5" w:rsidRDefault="007023C5">
      <w:r>
        <w:rPr>
          <w:rFonts w:eastAsia="DejaVu Serif"/>
          <w:color w:val="263238"/>
        </w:rPr>
        <w:t xml:space="preserve">O ponto de cruzamento das duas curvas</w:t>
      </w:r>
      <w:del w:id="9400" w:author="Revisão editorial" w:date="2026-10-25T12:00:00Z">
        <w:r>
          <w:rPr>
            <w:rFonts w:eastAsia="DejaVu Serif"/>
            <w:color w:val="263238"/>
          </w:rPr>
          <w:delText xml:space="preserve"> -</w:delText>
        </w:r>
      </w:del>
      <w:ins w:id="9401" w:author="Revisão editorial" w:date="2026-10-25T12:00:00Z">
        <w:r>
          <w:rPr>
            <w:rFonts w:eastAsia="DejaVu Serif"/>
            <w:color w:val="263238"/>
          </w:rPr>
          <w:t xml:space="preserve">,</w:t>
        </w:r>
      </w:ins>
      <w:r>
        <w:rPr>
          <w:rFonts w:eastAsia="DejaVu Serif"/>
          <w:color w:val="263238"/>
        </w:rPr>
        <w:t xml:space="preserve"> que ocorre aproximadamente na transição entre a Fase 3 e o FID</w:t>
      </w:r>
      <w:del w:id="9402" w:author="Revisão editorial" w:date="2026-10-25T12:00:00Z">
        <w:r>
          <w:rPr>
            <w:rFonts w:eastAsia="DejaVu Serif"/>
            <w:color w:val="263238"/>
          </w:rPr>
          <w:delText xml:space="preserve"> -</w:delText>
        </w:r>
      </w:del>
      <w:ins w:id="9403" w:author="Revisão editorial" w:date="2026-10-25T12:00:00Z">
        <w:r>
          <w:rPr>
            <w:rFonts w:eastAsia="DejaVu Serif"/>
            <w:color w:val="263238"/>
          </w:rPr>
          <w:t xml:space="preserve">,</w:t>
        </w:r>
      </w:ins>
      <w:r>
        <w:rPr>
          <w:rFonts w:eastAsia="DejaVu Serif"/>
          <w:color w:val="263238"/>
        </w:rPr>
        <w:t xml:space="preserve"> representa o limiar teórico de comprometimento irreversível do projeto.</w:t>
      </w:r>
    </w:p>
    <w:p w14:paraId="41B56966" w14:textId="77777777" w:rsidR="00921ADD" w:rsidRPr="006F14C5" w:rsidRDefault="007023C5">
      <w:r>
        <w:rPr>
          <w:rFonts w:eastAsia="DejaVu Serif"/>
          <w:color w:val="263238"/>
        </w:rPr>
        <w:t xml:space="preserve">É nesse ponto que a janela de intervenção de baixo custo se fecha definitivamente. </w:t>
      </w:r>
    </w:p>
    <w:p w14:paraId="67993D40" w14:textId="44E772F9" w:rsidR="00921ADD" w:rsidRDefault="007023C5">
      <w:pPr>
        <w:rPr>
          <w:rFonts w:eastAsia="DejaVu Serif"/>
          <w:color w:val="263238"/>
        </w:rPr>
      </w:pPr>
      <w:r>
        <w:rPr>
          <w:rFonts w:eastAsia="DejaVu Serif"/>
          <w:color w:val="263238"/>
        </w:rPr>
        <w:t xml:space="preserve">Por isso, projetos que chegam ao FID com baixo nível de definição, escopo mal consolidado, estimativas ainda preliminares e premissas externas ou regulatórias não confirmadas assumem uma carga elevada de incerteza. Essa condição tende a aumentar a exposição a mudanças tardias, disputas contratuais, desvios de custo e atrasos de cronograma durante a execução.</w:t>
      </w:r>
    </w:p>
    <w:p w14:paraId="7CCFC039" w14:textId="77777777" w:rsidR="00921ADD" w:rsidRPr="006F14C5" w:rsidRDefault="007023C5">
      <w:r>
        <w:rPr>
          <w:rFonts w:eastAsia="DejaVu Serif"/>
          <w:color w:val="263238"/>
        </w:rPr>
        <w:t>Nesse contexto, a inteligência artificial pode apoiar o gestor na consolidação de informações, identificação de lacunas, análise de cenários, síntese de documentos e preparação de evidências para decisão. Ela não substitui a maturidade do FEL, a engenharia, a análise quantitativa de riscos nem a validação dos responsáveis pela decisão; seu uso deve ampliar a qualidade e a velocidade do processo de análise.</w:t>
      </w:r>
    </w:p>
    <w:p w14:paraId="490E5433" w14:textId="77777777" w:rsidR="00921ADD" w:rsidRPr="006F14C5" w:rsidRDefault="007023C5">
      <w:r>
        <w:rPr>
          <w:rFonts w:eastAsia="DejaVu Serif"/>
          <w:color w:val="263238"/>
        </w:rPr>
        <w:t>A Tabela 1.3 apresenta uma correspondência didática entre as etapas de maturação do projeto, classes de estimativa indicativas e entregáveis típicos. A associação deve ser adaptada ao setor, ao modelo de contratação e à governança corporativa.</w:t>
      </w:r>
    </w:p>
    <w:p w14:paraId="45C10E5B" w14:textId="77777777" w:rsidR="00921ADD" w:rsidRPr="006F14C5" w:rsidRDefault="007023C5">
      <w:r>
        <w:rPr>
          <w:rFonts w:eastAsia="DejaVu Serif"/>
          <w:color w:val="263238"/>
        </w:rPr>
        <w:t xml:space="preserve">Para cada etapa, são indicados a denominação funcional, uma classe de estimativa potencialmente compatível e os principais entregáveis que atestam a evolução da maturidade informacional. O FID é apresentado separadamente porque é um gate de governança, e não uma classe de estimativa.</w:t>
      </w:r>
    </w:p>
    <w:p w14:paraId="1A508D21" w14:textId="77777777" w:rsidR="00921ADD" w:rsidRPr="006F14C5" w:rsidRDefault="007023C5">
      <w:pPr>
        <w:rPr>
          <w:rFonts w:eastAsia="DejaVu Serif"/>
          <w:color w:val="263238"/>
        </w:rPr>
      </w:pPr>
      <w:r>
        <w:rPr>
          <w:rFonts w:eastAsia="DejaVu Serif"/>
          <w:color w:val="263238"/>
        </w:rPr>
        <w:t>Compreender essa progressão é essencial para entender onde e como a inteligência artificial pode intervir de forma mais eficaz no ciclo de vida do projeto.</w:t>
      </w:r>
    </w:p>
    <w:p w14:paraId="1F42FD30" w14:textId="77777777" w:rsidR="00A25417" w:rsidRPr="006F14C5" w:rsidRDefault="00A25417"/>
    <w:p w14:paraId="67F7D7E0" w14:textId="77777777" w:rsidR="00921ADD" w:rsidRPr="006F14C5" w:rsidRDefault="007023C5">
      <w:pPr>
        <w:pStyle w:val="Legenda"/>
        <w:keepNext/>
        <w:keepLines/>
        <w:jc w:val="left"/>
        <w:rPr>
          <w:color w:val="auto"/>
          <w:sz w:val="17"/>
          <w:szCs w:val="17"/>
        </w:rPr>
      </w:pPr>
      <w:r>
        <w:rPr>
          <w:bCs/>
          <w:color w:val="auto"/>
          <w:sz w:val="17"/>
          <w:szCs w:val="17"/>
        </w:rPr>
        <w:t xml:space="preserve">Tabela 1.3</w:t>
      </w:r>
      <w:del w:id="9404" w:author="Revisão editorial" w:date="2026-10-25T12:00:00Z">
        <w:r>
          <w:rPr>
            <w:bCs/>
            <w:color w:val="auto"/>
            <w:sz w:val="17"/>
            <w:szCs w:val="17"/>
          </w:rPr>
          <w:delText xml:space="preserve"> —</w:delText>
        </w:r>
      </w:del>
      <w:ins w:id="9405" w:author="Revisão editorial" w:date="2026-10-25T12:00:00Z">
        <w:r>
          <w:rPr>
            <w:bCs/>
            <w:color w:val="auto"/>
            <w:sz w:val="17"/>
            <w:szCs w:val="17"/>
          </w:rPr>
          <w:t xml:space="preserve">:</w:t>
        </w:r>
      </w:ins>
      <w:r>
        <w:rPr>
          <w:bCs/>
          <w:color w:val="auto"/>
          <w:sz w:val="17"/>
          <w:szCs w:val="17"/>
        </w:rPr>
        <w:t xml:space="preserve"> </w:t>
      </w:r>
      <w:r>
        <w:rPr>
          <w:color w:val="auto"/>
          <w:sz w:val="17"/>
          <w:szCs w:val="17"/>
        </w:rPr>
        <w:t xml:space="preserve">Etapas FEL, classes de estimativa indicativas e entregáveis típicos</w:t>
      </w:r>
    </w:p>
    <w:tbl>
      <w:tblPr>
        <w:tblStyle w:val="TabeladeGrade4"/>
        <w:tblW w:w="0" w:type="auto"/>
        <w:tblLook w:val="04A0" w:firstRow="1" w:lastRow="0" w:firstColumn="1" w:lastColumn="0" w:noHBand="0" w:noVBand="1"/>
      </w:tblPr>
      <w:tblGrid>
        <w:gridCol w:w="797"/>
        <w:gridCol w:w="2317"/>
        <w:gridCol w:w="2027"/>
        <w:gridCol w:w="3183"/>
      </w:tblGrid>
      <w:tr w:rsidR="00921ADD" w:rsidRPr="006F14C5" w14:paraId="152A3132" w14:textId="77777777" w:rsidTr="00BB0D05">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21AA7B" w14:textId="77777777" w:rsidR="00921ADD" w:rsidRPr="006F14C5" w:rsidRDefault="007023C5" w:rsidP="006D0201">
            <w:pPr>
              <w:pStyle w:val="SemEspaamento"/>
              <w:spacing w:after="20" w:line="156" w:lineRule="exact"/>
              <w:jc w:val="center"/>
              <w:rPr>
                <w:rFonts w:eastAsia="MS Mincho"/>
                <w:color w:val="FFFFFF" w:themeColor="background1"/>
                <w:sz w:val="18"/>
                <w:lang w:val="pt-BR"/>
              </w:rPr>
            </w:pPr>
            <w:r>
              <w:rPr>
                <w:rFonts w:ascii="DejaVu Sans" w:eastAsia="DejaVu Sans" w:hAnsi="DejaVu Sans" w:cs="DejaVu Sans"/>
                <w:color w:val="FFFFFF"/>
                <w:sz w:val="18"/>
                <w:lang w:val="pt-BR" w:eastAsia="pt-BR"/>
              </w:rPr>
              <w:t>Etapa</w:t>
            </w:r>
          </w:p>
        </w:tc>
        <w:tc>
          <w:tcPr>
            <w:tcW w:w="0" w:type="auto"/>
            <w:vAlign w:val="center"/>
          </w:tcPr>
          <w:p w14:paraId="6895FF0E"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eastAsia="pt-BR"/>
              </w:rPr>
              <w:t>Objetivo de maturidade</w:t>
            </w:r>
          </w:p>
        </w:tc>
        <w:tc>
          <w:tcPr>
            <w:tcW w:w="0" w:type="auto"/>
            <w:vAlign w:val="center"/>
          </w:tcPr>
          <w:p w14:paraId="5D66BC23"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eastAsia="pt-BR"/>
              </w:rPr>
              <w:t>Classe de estimativa indicativa (AACE)</w:t>
            </w:r>
          </w:p>
        </w:tc>
        <w:tc>
          <w:tcPr>
            <w:tcW w:w="0" w:type="auto"/>
            <w:vAlign w:val="center"/>
          </w:tcPr>
          <w:p w14:paraId="494C74D0"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eastAsia="pt-BR"/>
              </w:rPr>
              <w:t>Entregáveis e critérios típicos</w:t>
            </w:r>
          </w:p>
        </w:tc>
      </w:tr>
      <w:tr w:rsidR="00921ADD" w:rsidRPr="006F14C5" w14:paraId="20591BB5" w14:textId="77777777" w:rsidTr="00BB0D0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AE18A5"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FEL 1</w:t>
            </w:r>
          </w:p>
        </w:tc>
        <w:tc>
          <w:tcPr>
            <w:tcW w:w="0" w:type="auto"/>
            <w:vAlign w:val="center"/>
          </w:tcPr>
          <w:p w14:paraId="47F41E60"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Avaliar oportunidade e hipóteses de valor.</w:t>
            </w:r>
          </w:p>
        </w:tc>
        <w:tc>
          <w:tcPr>
            <w:tcW w:w="0" w:type="auto"/>
            <w:vAlign w:val="center"/>
          </w:tcPr>
          <w:p w14:paraId="7B3E17B2"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Classe 5</w:t>
            </w:r>
          </w:p>
        </w:tc>
        <w:tc>
          <w:tcPr>
            <w:tcW w:w="0" w:type="auto"/>
            <w:vAlign w:val="center"/>
          </w:tcPr>
          <w:p w14:paraId="18200B2A"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i/>
                <w:iCs/>
                <w:sz w:val="18"/>
                <w:lang w:val="pt-BR"/>
              </w:rPr>
              <w:t>Business case</w:t>
            </w:r>
            <w:r>
              <w:rPr>
                <w:rFonts w:eastAsia="DejaVu Serif"/>
                <w:sz w:val="18"/>
                <w:lang w:val="pt-BR"/>
              </w:rPr>
              <w:t xml:space="preserve"> inicial, alternativas de alto nível, premissas, riscos iniciais e ordem de grandeza de custo.</w:t>
            </w:r>
          </w:p>
        </w:tc>
      </w:tr>
      <w:tr w:rsidR="00921ADD" w:rsidRPr="006F14C5" w14:paraId="7BA576A0" w14:textId="77777777" w:rsidTr="00BB0D05">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88B33E"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lastRenderedPageBreak/>
              <w:t>FEL 2</w:t>
            </w:r>
          </w:p>
        </w:tc>
        <w:tc>
          <w:tcPr>
            <w:tcW w:w="0" w:type="auto"/>
            <w:vAlign w:val="center"/>
          </w:tcPr>
          <w:p w14:paraId="385105C0"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Selecionar conceito e reduzir incertezas críticas.</w:t>
            </w:r>
          </w:p>
        </w:tc>
        <w:tc>
          <w:tcPr>
            <w:tcW w:w="0" w:type="auto"/>
            <w:vAlign w:val="center"/>
          </w:tcPr>
          <w:p w14:paraId="17566162"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Classe 4; evolução para Classe 3 conforme a maturidade</w:t>
            </w:r>
          </w:p>
        </w:tc>
        <w:tc>
          <w:tcPr>
            <w:tcW w:w="0" w:type="auto"/>
            <w:vAlign w:val="center"/>
          </w:tcPr>
          <w:p w14:paraId="67E29CC7"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Engenharia conceitual, alternativas comparadas, bases de processo, riscos preliminares e estratégia inicial de execução.</w:t>
            </w:r>
          </w:p>
        </w:tc>
      </w:tr>
      <w:tr w:rsidR="00921ADD" w:rsidRPr="006F14C5" w14:paraId="6924339A" w14:textId="77777777" w:rsidTr="00BB0D0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C4CD64"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FEL 3</w:t>
            </w:r>
          </w:p>
        </w:tc>
        <w:tc>
          <w:tcPr>
            <w:tcW w:w="0" w:type="auto"/>
            <w:vAlign w:val="center"/>
          </w:tcPr>
          <w:p w14:paraId="3A083325"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Definir o projeto para sustentar a decisão de investimento.</w:t>
            </w:r>
          </w:p>
        </w:tc>
        <w:tc>
          <w:tcPr>
            <w:tcW w:w="0" w:type="auto"/>
            <w:vAlign w:val="center"/>
          </w:tcPr>
          <w:p w14:paraId="679EE6A9"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Classe 3; podendo evoluir para Classe 2 conforme o setor e a política corporativa</w:t>
            </w:r>
          </w:p>
        </w:tc>
        <w:tc>
          <w:tcPr>
            <w:tcW w:w="0" w:type="auto"/>
            <w:vAlign w:val="center"/>
          </w:tcPr>
          <w:p w14:paraId="5603C187"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FEED/engenharia básica aplicável, cronograma mestre, plano de contratação, registros de risco, estimativa e contingência justificadas.</w:t>
            </w:r>
          </w:p>
        </w:tc>
      </w:tr>
      <w:tr w:rsidR="00921ADD" w:rsidRPr="006F14C5" w14:paraId="134C1E15" w14:textId="77777777" w:rsidTr="00BB0D05">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DC99CD"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FID</w:t>
            </w:r>
          </w:p>
        </w:tc>
        <w:tc>
          <w:tcPr>
            <w:tcW w:w="0" w:type="auto"/>
            <w:vAlign w:val="center"/>
          </w:tcPr>
          <w:p w14:paraId="260514CE"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Aprovar o comprometimento de capital.</w:t>
            </w:r>
          </w:p>
        </w:tc>
        <w:tc>
          <w:tcPr>
            <w:tcW w:w="0" w:type="auto"/>
            <w:vAlign w:val="center"/>
          </w:tcPr>
          <w:p w14:paraId="2BFBF9AE"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Não é classe de estimativa</w:t>
            </w:r>
          </w:p>
        </w:tc>
        <w:tc>
          <w:tcPr>
            <w:tcW w:w="0" w:type="auto"/>
            <w:vAlign w:val="center"/>
          </w:tcPr>
          <w:p w14:paraId="7CA64FB0"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Gate corporativo baseado na estimativa aprovada, na maturidade de escopo, nos riscos, na governança e nos critérios internos de investimento.</w:t>
            </w:r>
          </w:p>
        </w:tc>
      </w:tr>
    </w:tbl>
    <w:p w14:paraId="6A2ACAF1" w14:textId="77777777" w:rsidR="00921ADD" w:rsidRPr="006F14C5" w:rsidRDefault="007023C5" w:rsidP="006D0201">
      <w:pPr>
        <w:pStyle w:val="BookSource"/>
        <w:keepLines/>
        <w:rPr>
          <w:i w:val="0"/>
          <w:iCs/>
          <w:color w:val="auto"/>
          <w:szCs w:val="15"/>
        </w:rPr>
      </w:pPr>
      <w:r>
        <w:rPr>
          <w:i w:val="0"/>
          <w:iCs/>
          <w:color w:val="auto"/>
          <w:szCs w:val="15"/>
        </w:rPr>
        <w:t xml:space="preserve">Fonte: Referência didática baseada na AACE International Recommended Practice 18R-97 para indústrias de processo. Elaborado pelo autor.</w:t>
      </w:r>
    </w:p>
    <w:p w14:paraId="36BF4438" w14:textId="77777777" w:rsidR="00C016C4" w:rsidRPr="006F14C5" w:rsidRDefault="00C016C4">
      <w:pPr>
        <w:rPr>
          <w:rFonts w:eastAsia="DejaVu Serif"/>
          <w:color w:val="263238"/>
        </w:rPr>
      </w:pPr>
    </w:p>
    <w:p w14:paraId="6C15E2CC" w14:textId="0255F5B1" w:rsidR="00921ADD" w:rsidRPr="006F14C5" w:rsidRDefault="007023C5">
      <w:r>
        <w:rPr>
          <w:rFonts w:eastAsia="DejaVu Serif"/>
          <w:color w:val="263238"/>
        </w:rPr>
        <w:t xml:space="preserve">O </w:t>
      </w:r>
      <w:r>
        <w:rPr>
          <w:rFonts w:eastAsia="DejaVu Serif"/>
          <w:b/>
          <w:bCs/>
          <w:color w:val="263238"/>
        </w:rPr>
        <w:t xml:space="preserve">FEL 1 </w:t>
      </w:r>
      <w:del w:id="9406" w:author="Revisão editorial" w:date="2026-10-25T12:00:00Z">
        <w:r>
          <w:rPr>
            <w:rFonts w:eastAsia="DejaVu Serif"/>
            <w:b/>
            <w:bCs/>
            <w:color w:val="263238"/>
          </w:rPr>
          <w:delText xml:space="preserve">- </w:delText>
        </w:r>
      </w:del>
      <w:ins w:id="9407" w:author="Revisão editorial" w:date="2026-10-25T12:00:00Z">
        <w:r>
          <w:rPr>
            <w:rFonts w:eastAsia="DejaVu Serif"/>
            <w:b/>
            <w:bCs/>
            <w:color w:val="263238"/>
          </w:rPr>
          <w:t xml:space="preserve">(</w:t>
        </w:r>
      </w:ins>
      <w:r>
        <w:rPr>
          <w:rFonts w:eastAsia="DejaVu Serif"/>
          <w:b/>
          <w:bCs/>
          <w:color w:val="263238"/>
        </w:rPr>
        <w:t xml:space="preserve">Avaliação de Oportunidade</w:t>
      </w:r>
      <w:ins w:id="9408" w:author="Revisão editorial" w:date="2026-10-25T12:00:00Z">
        <w:r>
          <w:rPr>
            <w:rFonts w:eastAsia="DejaVu Serif"/>
            <w:b/>
            <w:bCs/>
            <w:color w:val="263238"/>
          </w:rPr>
          <w:t xml:space="preserve">)</w:t>
        </w:r>
      </w:ins>
      <w:r>
        <w:rPr>
          <w:rFonts w:eastAsia="DejaVu Serif"/>
          <w:color w:val="263238"/>
        </w:rPr>
        <w:t xml:space="preserve"> representa o ponto de partida do projeto como hipótese de valor. Em indústrias de processo, a AACE associa a Classe 5 a níveis de definição de aproximadamente 0% a 2%; as faixas de precisão podem ser amplas e dependem da qualidade das informações, dos riscos e da contingência adotada. Nessa fase, precisão aparente não deve ser confundida com confiabilidade: o papel da estimativa é orientar a triagem e a decisão de prosseguir, não fixar um orçamento definitivo.</w:t>
      </w:r>
    </w:p>
    <w:p w14:paraId="1EAA8F2B" w14:textId="302E31BB" w:rsidR="00921ADD" w:rsidRPr="006F14C5" w:rsidRDefault="00BD0911">
      <w:r>
        <w:rPr>
          <w:rFonts w:eastAsia="DejaVu Serif"/>
          <w:color w:val="263238"/>
        </w:rPr>
        <w:t xml:space="preserve">O entregável central dessa fase é o </w:t>
      </w:r>
      <w:r>
        <w:rPr>
          <w:rFonts w:eastAsia="DejaVu Serif"/>
          <w:b/>
          <w:bCs/>
          <w:color w:val="263238"/>
        </w:rPr>
        <w:t xml:space="preserve">Estudo de Viabilidade</w:t>
      </w:r>
      <w:del w:id="9409" w:author="Revisão editorial" w:date="2026-10-25T12:00:00Z">
        <w:r>
          <w:rPr>
            <w:rFonts w:eastAsia="DejaVu Serif"/>
            <w:color w:val="263238"/>
          </w:rPr>
          <w:delText xml:space="preserve"> - um</w:delText>
        </w:r>
      </w:del>
      <w:ins w:id="9410" w:author="Revisão editorial" w:date="2026-10-25T12:00:00Z">
        <w:r>
          <w:rPr>
            <w:rFonts w:eastAsia="DejaVu Serif"/>
            <w:color w:val="263238"/>
          </w:rPr>
          <w:t xml:space="preserve">,</w:t>
        </w:r>
      </w:ins>
      <w:r>
        <w:rPr>
          <w:rFonts w:eastAsia="DejaVu Serif"/>
          <w:color w:val="263238"/>
        </w:rPr>
        <w:t xml:space="preserve"> documento que avalia a atratividade econômica da oportunidade, identifica as principais alternativas técnicas e estabelece as premissas de base para o </w:t>
      </w:r>
      <w:r>
        <w:rPr>
          <w:rFonts w:eastAsia="DejaVu Serif"/>
          <w:i/>
          <w:iCs/>
          <w:color w:val="263238"/>
        </w:rPr>
        <w:t xml:space="preserve">Business Case</w:t>
      </w:r>
      <w:r>
        <w:rPr>
          <w:rFonts w:eastAsia="DejaVu Serif"/>
          <w:color w:val="263238"/>
        </w:rPr>
        <w:t xml:space="preserve">. </w:t>
      </w:r>
    </w:p>
    <w:p w14:paraId="10431D32" w14:textId="77777777" w:rsidR="00921ADD" w:rsidRPr="006F14C5" w:rsidRDefault="007023C5">
      <w:r>
        <w:rPr>
          <w:rFonts w:eastAsia="DejaVu Serif"/>
          <w:color w:val="263238"/>
        </w:rPr>
        <w:t xml:space="preserve">A amplitude da faixa de precisão não é uma falha metodológica, mas uma característica intrínseca e esperada: com escopo ainda com baixa definição, tecnologia não selecionada e dados externos (regulatório/ambiental) ou de mercado ainda preliminares, qualquer estimativa mais precisa seria uma falsa segurança. </w:t>
      </w:r>
    </w:p>
    <w:p w14:paraId="79C3BFF5" w14:textId="77777777" w:rsidR="00921ADD" w:rsidRPr="006F14C5" w:rsidRDefault="007023C5">
      <w:r>
        <w:rPr>
          <w:rFonts w:eastAsia="DejaVu Serif"/>
          <w:color w:val="263238"/>
        </w:rPr>
        <w:t xml:space="preserve">O papel da IA nessa fase é apoiar a triagem de alternativas, a estruturação de premissas e a elaboração de análises de sensibilidade. </w:t>
      </w:r>
    </w:p>
    <w:p w14:paraId="65A80E11" w14:textId="6D7B846C" w:rsidR="00921ADD" w:rsidRPr="006F14C5" w:rsidRDefault="00BD0911">
      <w:r>
        <w:rPr>
          <w:rFonts w:eastAsia="DejaVu Serif"/>
          <w:color w:val="263238"/>
        </w:rPr>
        <w:t xml:space="preserve">Esses resultados, gerados por IA, devem ser confrontados com dados de engenharia, mercado e especialistas do projeto antes de serem incorporados ao </w:t>
      </w:r>
      <w:r>
        <w:rPr>
          <w:rFonts w:eastAsia="DejaVu Serif"/>
          <w:i/>
          <w:iCs/>
          <w:color w:val="263238"/>
        </w:rPr>
        <w:t>business case</w:t>
      </w:r>
      <w:r>
        <w:rPr>
          <w:rFonts w:eastAsia="DejaVu Serif"/>
          <w:color w:val="263238"/>
        </w:rPr>
        <w:t>.</w:t>
      </w:r>
    </w:p>
    <w:p w14:paraId="7B3089F3" w14:textId="77777777" w:rsidR="00921ADD" w:rsidRPr="006F14C5" w:rsidRDefault="007023C5">
      <w:r>
        <w:rPr>
          <w:rFonts w:eastAsia="DejaVu Serif"/>
          <w:color w:val="263238"/>
        </w:rPr>
        <w:t xml:space="preserve">O </w:t>
      </w:r>
      <w:r>
        <w:rPr>
          <w:rFonts w:eastAsia="DejaVu Serif"/>
          <w:b/>
          <w:bCs/>
          <w:color w:val="263238"/>
        </w:rPr>
        <w:t xml:space="preserve">FEL 2 </w:t>
      </w:r>
      <w:del w:id="9411" w:author="Revisão editorial" w:date="2026-10-25T12:00:00Z">
        <w:r>
          <w:rPr>
            <w:rFonts w:eastAsia="DejaVu Serif"/>
            <w:b/>
            <w:bCs/>
            <w:color w:val="263238"/>
          </w:rPr>
          <w:delText xml:space="preserve">- </w:delText>
        </w:r>
      </w:del>
      <w:ins w:id="9412" w:author="Revisão editorial" w:date="2026-10-25T12:00:00Z">
        <w:r>
          <w:rPr>
            <w:rFonts w:eastAsia="DejaVu Serif"/>
            <w:b/>
            <w:bCs/>
            <w:color w:val="263238"/>
          </w:rPr>
          <w:t xml:space="preserve">(</w:t>
        </w:r>
      </w:ins>
      <w:r>
        <w:rPr>
          <w:rFonts w:eastAsia="DejaVu Serif"/>
          <w:b/>
          <w:bCs/>
          <w:color w:val="263238"/>
        </w:rPr>
        <w:t xml:space="preserve">Seleção de Alternativas</w:t>
      </w:r>
      <w:ins w:id="9413" w:author="Revisão editorial" w:date="2026-10-25T12:00:00Z">
        <w:r>
          <w:rPr>
            <w:rFonts w:eastAsia="DejaVu Serif"/>
            <w:b/>
            <w:bCs/>
            <w:color w:val="263238"/>
          </w:rPr>
          <w:t xml:space="preserve">)</w:t>
        </w:r>
      </w:ins>
      <w:r>
        <w:rPr>
          <w:rFonts w:eastAsia="DejaVu Serif"/>
          <w:color w:val="263238"/>
        </w:rPr>
        <w:t xml:space="preserve"> amplia a maturidade de definição, tipicamente com engenharia conceitual e avaliação comparativa das opções. Em indústrias de processo, essa etapa pode transitar de uma estimativa Classe 4 para Classe 3 à medida que o escopo e as premissas são desenvolvidos. A correspondência não é universal e deve ser adaptada ao contexto do empreendimento.</w:t>
      </w:r>
    </w:p>
    <w:p w14:paraId="10291F13" w14:textId="77777777" w:rsidR="00921ADD" w:rsidRPr="006F14C5" w:rsidRDefault="007023C5">
      <w:r>
        <w:rPr>
          <w:rFonts w:eastAsia="DejaVu Serif"/>
          <w:color w:val="263238"/>
        </w:rPr>
        <w:t xml:space="preserve">É nessa fase que a engenharia conceitual é desenvolvida, as alternativas técnicas são comparadas em profundidade e a Análise de Risco Preliminar é formalizada. </w:t>
      </w:r>
    </w:p>
    <w:p w14:paraId="1499CFAE" w14:textId="77777777" w:rsidR="00921ADD" w:rsidRPr="006F14C5" w:rsidRDefault="007023C5">
      <w:r>
        <w:rPr>
          <w:rFonts w:eastAsia="DejaVu Serif"/>
          <w:color w:val="263238"/>
        </w:rPr>
        <w:t>A redução da incerteza decorre da definição do conceito selecionado, da confirmação progressiva das premissas técnicas e externas e da elaboração de modelos de processo e critérios de projeto. A qualidade das decisões em FEL 2 é determinante porque alternativas tecnológicas, locacionais e contratuais mal avaliadas tendem a gerar mudanças mais caras nas etapas posteriores.</w:t>
      </w:r>
    </w:p>
    <w:p w14:paraId="6BC10D64" w14:textId="77777777" w:rsidR="00921ADD" w:rsidRPr="006F14C5" w:rsidRDefault="007023C5">
      <w:r>
        <w:rPr>
          <w:rFonts w:eastAsia="DejaVu Serif"/>
          <w:color w:val="263238"/>
        </w:rPr>
        <w:t xml:space="preserve">O </w:t>
      </w:r>
      <w:r>
        <w:rPr>
          <w:rFonts w:eastAsia="DejaVu Serif"/>
          <w:b/>
          <w:bCs/>
          <w:color w:val="263238"/>
        </w:rPr>
        <w:t xml:space="preserve">FEL 3 </w:t>
      </w:r>
      <w:del w:id="9414" w:author="Revisão editorial" w:date="2026-10-25T12:00:00Z">
        <w:r>
          <w:rPr>
            <w:rFonts w:eastAsia="DejaVu Serif"/>
            <w:b/>
            <w:bCs/>
            <w:color w:val="263238"/>
          </w:rPr>
          <w:delText xml:space="preserve">- </w:delText>
        </w:r>
      </w:del>
      <w:ins w:id="9415" w:author="Revisão editorial" w:date="2026-10-25T12:00:00Z">
        <w:r>
          <w:rPr>
            <w:rFonts w:eastAsia="DejaVu Serif"/>
            <w:b/>
            <w:bCs/>
            <w:color w:val="263238"/>
          </w:rPr>
          <w:t xml:space="preserve">(</w:t>
        </w:r>
      </w:ins>
      <w:r>
        <w:rPr>
          <w:rFonts w:eastAsia="DejaVu Serif"/>
          <w:b/>
          <w:bCs/>
          <w:color w:val="263238"/>
        </w:rPr>
        <w:t xml:space="preserve">Definição do Projeto</w:t>
      </w:r>
      <w:ins w:id="9416" w:author="Revisão editorial" w:date="2026-10-25T12:00:00Z">
        <w:r>
          <w:rPr>
            <w:rFonts w:eastAsia="DejaVu Serif"/>
            <w:b/>
            <w:bCs/>
            <w:color w:val="263238"/>
          </w:rPr>
          <w:t xml:space="preserve">)</w:t>
        </w:r>
      </w:ins>
      <w:r>
        <w:rPr>
          <w:rFonts w:eastAsia="DejaVu Serif"/>
          <w:color w:val="263238"/>
        </w:rPr>
        <w:t xml:space="preserve"> representa o estágio de maior maturidade informacional antes do FID. Conforme o setor, a qualidade da base de cotações, a estratégia de contratação e o grau de definição, o projeto pode buscar estimativas de Classe 3 ou Classe 2, sem que essa classificação substitua a análise de riscos e a governança da decisão.</w:t>
      </w:r>
    </w:p>
    <w:p w14:paraId="682BA498" w14:textId="5EE51754" w:rsidR="00921ADD" w:rsidRPr="006F14C5" w:rsidRDefault="00BD0911">
      <w:r>
        <w:rPr>
          <w:rFonts w:eastAsia="DejaVu Serif"/>
          <w:color w:val="263238"/>
        </w:rPr>
        <w:t xml:space="preserve">A engenharia básica ou o FEED (</w:t>
      </w:r>
      <w:r>
        <w:rPr>
          <w:rFonts w:eastAsia="DejaVu Serif"/>
          <w:i/>
          <w:iCs/>
          <w:color w:val="263238"/>
        </w:rPr>
        <w:t xml:space="preserve">Front End Engineering Design</w:t>
      </w:r>
      <w:r>
        <w:rPr>
          <w:rFonts w:eastAsia="DejaVu Serif"/>
          <w:color w:val="263238"/>
        </w:rPr>
        <w:t>) aplicável deve estar suficientemente consolidado, o cronograma mestre estruturado e os principais pacotes, interfaces e itens de longo prazo avaliados. O nível de detalhamento necessário varia por indústria, modalidade de contratação e política corporativa.</w:t>
      </w:r>
    </w:p>
    <w:p w14:paraId="6D565161" w14:textId="77777777" w:rsidR="00921ADD" w:rsidRPr="006F14C5" w:rsidRDefault="007023C5">
      <w:r>
        <w:rPr>
          <w:rFonts w:eastAsia="DejaVu Serif"/>
          <w:color w:val="263238"/>
        </w:rPr>
        <w:t>É o momento, por exemplo, em que o PDRI pode ser calculado e discutido de forma colaborativa. Em projetos industriais, pontuações mais baixas indicam maior maturidade; o limiar de 200 pontos é uma referência de prontidão frequentemente citada, mas não substitui a avaliação integrada de riscos, estratégia de execução e governança do investimento.</w:t>
      </w:r>
    </w:p>
    <w:p w14:paraId="237CE13D" w14:textId="46641F13" w:rsidR="00921ADD" w:rsidRPr="006F14C5" w:rsidRDefault="00BD0911">
      <w:r>
        <w:rPr>
          <w:rFonts w:eastAsia="DejaVu Serif"/>
          <w:color w:val="263238"/>
        </w:rPr>
        <w:t xml:space="preserve">Nesse contexto, a IA pode auxiliar a verificar consistência interna do escopo, organizar evidências, identificar lacunas de definição e estruturar cenários. Tais análises devem ser revisadas por responsáveis técnicos e incorporadas ao processo formal de gestão de riscos e de decisão.</w:t>
      </w:r>
    </w:p>
    <w:p w14:paraId="08D9A353" w14:textId="77777777" w:rsidR="00921ADD" w:rsidRPr="006F14C5" w:rsidRDefault="007023C5">
      <w:r>
        <w:rPr>
          <w:rFonts w:eastAsia="DejaVu Serif"/>
          <w:color w:val="263238"/>
        </w:rPr>
        <w:t xml:space="preserve">O </w:t>
      </w:r>
      <w:r>
        <w:rPr>
          <w:rFonts w:eastAsia="DejaVu Serif"/>
          <w:b/>
          <w:bCs/>
          <w:color w:val="263238"/>
        </w:rPr>
        <w:t xml:space="preserve">FID </w:t>
      </w:r>
      <w:del w:id="9417" w:author="Revisão editorial" w:date="2026-10-25T12:00:00Z">
        <w:r>
          <w:rPr>
            <w:rFonts w:eastAsia="DejaVu Serif"/>
            <w:b/>
            <w:bCs/>
            <w:color w:val="263238"/>
          </w:rPr>
          <w:delText xml:space="preserve">- </w:delText>
        </w:r>
      </w:del>
      <w:ins w:id="9418" w:author="Revisão editorial" w:date="2026-10-25T12:00:00Z">
        <w:r>
          <w:rPr>
            <w:rFonts w:eastAsia="DejaVu Serif"/>
            <w:b/>
            <w:bCs/>
            <w:color w:val="263238"/>
          </w:rPr>
          <w:t xml:space="preserve">(</w:t>
        </w:r>
      </w:ins>
      <w:r>
        <w:rPr>
          <w:rFonts w:eastAsia="DejaVu Serif"/>
          <w:b/>
          <w:bCs/>
          <w:color w:val="263238"/>
        </w:rPr>
        <w:t xml:space="preserve">Decisão Final de Investimento</w:t>
      </w:r>
      <w:ins w:id="9419" w:author="Revisão editorial" w:date="2026-10-25T12:00:00Z">
        <w:r>
          <w:rPr>
            <w:rFonts w:eastAsia="DejaVu Serif"/>
            <w:b/>
            <w:bCs/>
            <w:color w:val="263238"/>
          </w:rPr>
          <w:t xml:space="preserve">)</w:t>
        </w:r>
      </w:ins>
      <w:r>
        <w:rPr>
          <w:rFonts w:eastAsia="DejaVu Serif"/>
          <w:color w:val="263238"/>
        </w:rPr>
        <w:t xml:space="preserve"> não é uma fase de engenharia, mas um </w:t>
      </w:r>
      <w:r>
        <w:rPr>
          <w:rFonts w:eastAsia="DejaVu Serif"/>
          <w:i/>
          <w:iCs/>
          <w:color w:val="263238"/>
        </w:rPr>
        <w:t xml:space="preserve">gate</w:t>
      </w:r>
      <w:r>
        <w:rPr>
          <w:rFonts w:eastAsia="DejaVu Serif"/>
          <w:color w:val="263238"/>
        </w:rPr>
        <w:t xml:space="preserve"> de decisão corporativa: o momento em que o conselho de administração ou o comitê de investimentos aprova formalmente o comprometimento integral do capital, autoriza as aquisições, contratação de EPC e inicia a mobilização das equipes de execução. </w:t>
      </w:r>
    </w:p>
    <w:p w14:paraId="205B698B" w14:textId="77777777" w:rsidR="00921ADD" w:rsidRPr="006F14C5" w:rsidRDefault="007023C5">
      <w:r>
        <w:rPr>
          <w:rFonts w:eastAsia="DejaVu Serif"/>
          <w:color w:val="263238"/>
        </w:rPr>
        <w:t xml:space="preserve">Ao final do FEL 3, projetos de capital normalmente buscam estimativas e bases de engenharia compatíveis com o nível de decisão requerido pela organização. As faixas de precisão são indicativas e devem ser interpretadas segundo a prática </w:t>
      </w:r>
      <w:del w:id="9420" w:author="Revisão editorial" w:date="2026-10-25T12:00:00Z">
        <w:r>
          <w:rPr>
            <w:rFonts w:eastAsia="DejaVu Serif"/>
            <w:color w:val="263238"/>
          </w:rPr>
          <w:delText xml:space="preserve">aplicável </w:delText>
        </w:r>
      </w:del>
      <w:r>
        <w:rPr>
          <w:rFonts w:eastAsia="DejaVu Serif"/>
          <w:color w:val="263238"/>
        </w:rPr>
        <w:t xml:space="preserve">da organização ou de entidades reconhecidas</w:t>
      </w:r>
      <w:ins w:id="9421" w:author="Revisão editorial" w:date="2026-10-25T12:00:00Z">
        <w:r>
          <w:rPr>
            <w:rFonts w:eastAsia="DejaVu Serif"/>
            <w:color w:val="263238"/>
          </w:rPr>
          <w:t xml:space="preserve">,</w:t>
        </w:r>
      </w:ins>
      <w:r>
        <w:rPr>
          <w:rFonts w:eastAsia="DejaVu Serif"/>
          <w:color w:val="263238"/>
        </w:rPr>
        <w:t xml:space="preserve"> como a AACE,</w:t>
      </w:r>
      <w:ins w:id="9422" w:author="Revisão editorial" w:date="2026-10-25T12:00:00Z">
        <w:r>
          <w:rPr>
            <w:rFonts w:eastAsia="DejaVu Serif"/>
            <w:color w:val="263238"/>
          </w:rPr>
          <w:t xml:space="preserve"> e levando em conta</w:t>
        </w:r>
      </w:ins>
      <w:r>
        <w:rPr>
          <w:rFonts w:eastAsia="DejaVu Serif"/>
          <w:color w:val="263238"/>
        </w:rPr>
        <w:t xml:space="preserve"> o grau de definição, a qualidade das cotações, as premissas de contingência e o perfil de risco.</w:t>
      </w:r>
    </w:p>
    <w:p w14:paraId="16E4B363" w14:textId="77777777" w:rsidR="00BD0911" w:rsidRDefault="007023C5">
      <w:pPr>
        <w:rPr>
          <w:rFonts w:eastAsia="DejaVu Serif"/>
          <w:color w:val="263238"/>
        </w:rPr>
      </w:pPr>
      <w:r>
        <w:rPr>
          <w:rFonts w:eastAsia="DejaVu Serif"/>
          <w:color w:val="263238"/>
        </w:rPr>
        <w:t xml:space="preserve">A autorização de investimento com premissas ainda imaturas não determina, por si só, o fracasso do projeto, mas amplia a exposição a revisões de orçamento, mudanças de escopo e atrasos. </w:t>
      </w:r>
    </w:p>
    <w:p w14:paraId="6DECAA6C" w14:textId="421E4553" w:rsidR="00921ADD" w:rsidRPr="006F14C5" w:rsidRDefault="007023C5">
      <w:r>
        <w:rPr>
          <w:rFonts w:eastAsia="DejaVu Serif"/>
          <w:color w:val="263238"/>
        </w:rPr>
        <w:t xml:space="preserve">Compreendida a função preventiva do FEL e do FID, cabe observar as evidências que demonstram por que essa disciplina continua necessária.</w:t>
      </w:r>
    </w:p>
    <w:p w14:paraId="2B52E287" w14:textId="77777777" w:rsidR="00921ADD" w:rsidRPr="006F14C5" w:rsidRDefault="007023C5" w:rsidP="00FE6E33">
      <w:pPr>
        <w:pStyle w:val="Ttulo3"/>
      </w:pPr>
      <w:bookmarkStart w:id="60" w:name="__RefHeading___Toc10562_3485589216"/>
      <w:bookmarkStart w:id="61" w:name="_Toc236076000"/>
      <w:bookmarkStart w:id="62" w:name="_Toc233748466"/>
      <w:bookmarkStart w:id="63" w:name="_Toc233040013"/>
      <w:bookmarkStart w:id="64" w:name="_Toc232715507"/>
      <w:bookmarkStart w:id="65" w:name="_Toc232715170"/>
      <w:bookmarkStart w:id="66" w:name="_Toc236516875"/>
      <w:bookmarkEnd w:id="60"/>
      <w:r>
        <w:t>O Problema Crônico: Por Que Projetos Falham?</w:t>
      </w:r>
      <w:bookmarkEnd w:id="61"/>
      <w:bookmarkEnd w:id="62"/>
      <w:bookmarkEnd w:id="63"/>
      <w:bookmarkEnd w:id="64"/>
      <w:bookmarkEnd w:id="65"/>
      <w:bookmarkEnd w:id="66"/>
    </w:p>
    <w:p w14:paraId="25C92119" w14:textId="35301463" w:rsidR="00921ADD" w:rsidRPr="006F14C5" w:rsidRDefault="007023C5">
      <w:pPr>
        <w:ind w:firstLine="0"/>
      </w:pPr>
      <w:r>
        <w:rPr>
          <w:rFonts w:eastAsia="DejaVu Serif"/>
          <w:color w:val="263238"/>
        </w:rPr>
        <w:t xml:space="preserve">As evidências empíricas ajudam a dimensionar o problema, que aparece com clareza nos levantamentos setoriais. A McKinsey (2024), em estudo focado no setor de mineração e metais, constatou que 83% dos grandes projetos recentes do setor enfrentam desafios de custo e cronograma, com </w:t>
      </w:r>
      <w:r>
        <w:rPr>
          <w:rFonts w:eastAsia="DejaVu Serif"/>
          <w:i/>
          <w:color w:val="263238"/>
        </w:rPr>
        <w:t>overrun</w:t>
      </w:r>
      <w:r>
        <w:rPr>
          <w:rFonts w:eastAsia="DejaVu Serif"/>
          <w:color w:val="263238"/>
        </w:rPr>
        <w:t xml:space="preserve"> médio de CAPEX acima de 40% e atrasos de 20 a 30%. Em megaprojetos acima de US$ 1 bilhão, os números são ainda mais severos: </w:t>
      </w:r>
      <w:r>
        <w:rPr>
          <w:rFonts w:eastAsia="DejaVu Serif"/>
          <w:i/>
          <w:color w:val="263238"/>
        </w:rPr>
        <w:t>overrun</w:t>
      </w:r>
      <w:r>
        <w:rPr>
          <w:rFonts w:eastAsia="DejaVu Serif"/>
          <w:color w:val="263238"/>
        </w:rPr>
        <w:t xml:space="preserve"> médio de custo de pelo menos 79% e atraso médio de cronograma de 52% em relação às estimativas iniciais aprovadas.</w:t>
      </w:r>
    </w:p>
    <w:p w14:paraId="30077D92" w14:textId="77777777" w:rsidR="00921ADD" w:rsidRPr="006F14C5" w:rsidRDefault="007023C5">
      <w:r>
        <w:rPr>
          <w:rFonts w:eastAsia="DejaVu Serif"/>
          <w:color w:val="263238"/>
        </w:rPr>
        <w:t xml:space="preserve">Uma análise complementar da McKinsey (2025a), focada em mais de 300 megaprojetos acima de US$ 1 bilhão, confirma </w:t>
      </w:r>
      <w:r>
        <w:rPr>
          <w:rFonts w:eastAsia="DejaVu Serif"/>
          <w:i/>
          <w:iCs/>
          <w:color w:val="263238"/>
        </w:rPr>
        <w:t xml:space="preserve">overrun</w:t>
      </w:r>
      <w:r>
        <w:rPr>
          <w:rFonts w:eastAsia="DejaVu Serif"/>
          <w:color w:val="263238"/>
        </w:rPr>
        <w:t xml:space="preserve"> médio de custo de </w:t>
      </w:r>
      <w:del w:id="9423" w:author="Revisão editorial" w:date="2026-10-25T12:00:00Z">
        <w:r>
          <w:rPr>
            <w:rFonts w:eastAsia="DejaVu Serif"/>
            <w:color w:val="263238"/>
          </w:rPr>
          <w:delText xml:space="preserve">~</w:delText>
        </w:r>
      </w:del>
      <w:ins w:id="9424" w:author="Revisão editorial" w:date="2026-10-25T12:00:00Z">
        <w:r>
          <w:rPr>
            <w:rFonts w:eastAsia="DejaVu Serif"/>
            <w:color w:val="263238"/>
          </w:rPr>
          <w:t xml:space="preserve">cerca de </w:t>
        </w:r>
      </w:ins>
      <w:r>
        <w:rPr>
          <w:rFonts w:eastAsia="DejaVu Serif"/>
          <w:color w:val="263238"/>
        </w:rPr>
        <w:t xml:space="preserve">80% e atraso médio de </w:t>
      </w:r>
      <w:del w:id="9425" w:author="Revisão editorial" w:date="2026-10-25T12:00:00Z">
        <w:r>
          <w:rPr>
            <w:rFonts w:eastAsia="DejaVu Serif"/>
            <w:color w:val="263238"/>
          </w:rPr>
          <w:delText xml:space="preserve">~</w:delText>
        </w:r>
      </w:del>
      <w:ins w:id="9426" w:author="Revisão editorial" w:date="2026-10-25T12:00:00Z">
        <w:r>
          <w:rPr>
            <w:rFonts w:eastAsia="DejaVu Serif"/>
            <w:color w:val="263238"/>
          </w:rPr>
          <w:t xml:space="preserve">cerca de </w:t>
        </w:r>
      </w:ins>
      <w:r>
        <w:rPr>
          <w:rFonts w:eastAsia="DejaVu Serif"/>
          <w:color w:val="263238"/>
        </w:rPr>
        <w:t xml:space="preserve">50%. </w:t>
      </w:r>
    </w:p>
    <w:p w14:paraId="2A691A70" w14:textId="77777777" w:rsidR="00921ADD" w:rsidRPr="006F14C5" w:rsidRDefault="007023C5">
      <w:r>
        <w:rPr>
          <w:rFonts w:eastAsia="DejaVu Serif"/>
          <w:color w:val="263238"/>
        </w:rPr>
        <w:t>Estudos setoriais de mineração, infraestrutura, energia e O&amp;G relatam padrões de desvio relevantes, mas a magnitude observada varia conforme o recorte, o momento de medição e a definição de custo e prazo utilizada. A leitura mais segura é que projetos de alta complexidade exigem maior disciplina de definição, governança e gestão de riscos.</w:t>
      </w:r>
    </w:p>
    <w:p w14:paraId="1D2810B5" w14:textId="77777777" w:rsidR="00921ADD" w:rsidRPr="006F14C5" w:rsidRDefault="007023C5">
      <w:r>
        <w:rPr>
          <w:rFonts w:eastAsia="DejaVu Serif"/>
          <w:color w:val="263238"/>
        </w:rPr>
        <w:t xml:space="preserve">Flyvbjerg et al. (2003), em sua análise de 258 grandes projetos de transporte em 20 países </w:t>
      </w:r>
      <w:del w:id="9427" w:author="Revisão editorial" w:date="2026-10-25T12:00:00Z">
        <w:r>
          <w:rPr>
            <w:rFonts w:eastAsia="DejaVu Serif"/>
            <w:color w:val="263238"/>
          </w:rPr>
          <w:delText xml:space="preserve">- </w:delText>
        </w:r>
      </w:del>
      <w:ins w:id="9428" w:author="Revisão editorial" w:date="2026-10-25T12:00:00Z">
        <w:r>
          <w:rPr>
            <w:rFonts w:eastAsia="DejaVu Serif"/>
            <w:color w:val="263238"/>
          </w:rPr>
          <w:t xml:space="preserve">(</w:t>
        </w:r>
      </w:ins>
      <w:r>
        <w:rPr>
          <w:rFonts w:eastAsia="DejaVu Serif"/>
          <w:color w:val="263238"/>
        </w:rPr>
        <w:t xml:space="preserve">o maior estudo quantitativo de sua época, cobrindo aproximadamente US$ 90 bilhões em investimentos</w:t>
      </w:r>
      <w:ins w:id="9429" w:author="Revisão editorial" w:date="2026-10-25T12:00:00Z">
        <w:r>
          <w:rPr>
            <w:rFonts w:eastAsia="DejaVu Serif"/>
            <w:color w:val="263238"/>
          </w:rPr>
          <w:t xml:space="preserve">)</w:t>
        </w:r>
      </w:ins>
      <w:r>
        <w:rPr>
          <w:rFonts w:eastAsia="DejaVu Serif"/>
          <w:color w:val="263238"/>
        </w:rPr>
        <w:t xml:space="preserve">, </w:t>
      </w:r>
      <w:del w:id="9430" w:author="Revisão editorial" w:date="2026-10-25T12:00:00Z">
        <w:r>
          <w:rPr>
            <w:rFonts w:eastAsia="DejaVu Serif"/>
            <w:color w:val="263238"/>
          </w:rPr>
          <w:delText xml:space="preserve">identificaram</w:delText>
        </w:r>
      </w:del>
      <w:ins w:id="9431" w:author="Revisão editorial" w:date="2026-10-25T12:00:00Z">
        <w:r>
          <w:rPr>
            <w:rFonts w:eastAsia="DejaVu Serif"/>
            <w:color w:val="263238"/>
          </w:rPr>
          <w:t xml:space="preserve">documentaram que a grande maioria deles teve custo final acima do orçado. Em trabalhos posteriores do mesmo grupo,</w:t>
        </w:r>
      </w:ins>
      <w:r>
        <w:rPr>
          <w:rFonts w:eastAsia="DejaVu Serif"/>
          <w:color w:val="263238"/>
        </w:rPr>
        <w:t xml:space="preserve"> o Optimism Bias (Viés de Otimismo) e a Planning Fallacy (Planejamento Ilusório)</w:t>
      </w:r>
      <w:ins w:id="9432" w:author="Revisão editorial" w:date="2026-10-25T12:00:00Z">
        <w:r>
          <w:rPr>
            <w:rFonts w:eastAsia="DejaVu Serif"/>
            <w:color w:val="263238"/>
          </w:rPr>
          <w:t xml:space="preserve">, de natureza psicológica, aparecem ao lado da deturpação estratégica (strategic misrepresentation), de natureza político-econômica,</w:t>
        </w:r>
      </w:ins>
      <w:r>
        <w:rPr>
          <w:rFonts w:eastAsia="DejaVu Serif"/>
          <w:color w:val="263238"/>
        </w:rPr>
        <w:t xml:space="preserve"> como </w:t>
      </w:r>
      <w:del w:id="9433" w:author="Revisão editorial" w:date="2026-10-25T12:00:00Z">
        <w:r>
          <w:rPr>
            <w:rFonts w:eastAsia="DejaVu Serif"/>
            <w:color w:val="263238"/>
          </w:rPr>
          <w:delText xml:space="preserve">causas</w:delText>
        </w:r>
      </w:del>
      <w:ins w:id="9434" w:author="Revisão editorial" w:date="2026-10-25T12:00:00Z">
        <w:r>
          <w:rPr>
            <w:rFonts w:eastAsia="DejaVu Serif"/>
            <w:color w:val="263238"/>
          </w:rPr>
          <w:t xml:space="preserve">explicações</w:t>
        </w:r>
      </w:ins>
      <w:r>
        <w:rPr>
          <w:rFonts w:eastAsia="DejaVu Serif"/>
          <w:color w:val="263238"/>
        </w:rPr>
        <w:t xml:space="preserve"> </w:t>
      </w:r>
      <w:del w:id="9435" w:author="Revisão editorial" w:date="2026-10-25T12:00:00Z">
        <w:r>
          <w:rPr>
            <w:rFonts w:eastAsia="DejaVu Serif"/>
            <w:color w:val="263238"/>
          </w:rPr>
          <w:delText xml:space="preserve">psicológicas</w:delText>
        </w:r>
      </w:del>
      <w:ins w:id="9436" w:author="Revisão editorial" w:date="2026-10-25T12:00:00Z">
        <w:r>
          <w:rPr>
            <w:rFonts w:eastAsia="DejaVu Serif"/>
            <w:color w:val="263238"/>
          </w:rPr>
          <w:t xml:space="preserve">centrais</w:t>
        </w:r>
      </w:ins>
      <w:r>
        <w:rPr>
          <w:rFonts w:eastAsia="DejaVu Serif"/>
          <w:color w:val="263238"/>
        </w:rPr>
        <w:t xml:space="preserve"> </w:t>
      </w:r>
      <w:del w:id="9437" w:author="Revisão editorial" w:date="2026-10-25T12:00:00Z">
        <w:r>
          <w:rPr>
            <w:rFonts w:eastAsia="DejaVu Serif"/>
            <w:color w:val="263238"/>
          </w:rPr>
          <w:delText xml:space="preserve">primárias</w:delText>
        </w:r>
      </w:del>
      <w:ins w:id="9438" w:author="Revisão editorial" w:date="2026-10-25T12:00:00Z">
        <w:r>
          <w:rPr>
            <w:rFonts w:eastAsia="DejaVu Serif"/>
            <w:color w:val="263238"/>
          </w:rPr>
          <w:t xml:space="preserve">para</w:t>
        </w:r>
      </w:ins>
      <w:r>
        <w:rPr>
          <w:rFonts w:eastAsia="DejaVu Serif"/>
          <w:color w:val="263238"/>
        </w:rPr>
        <w:t xml:space="preserve"> </w:t>
      </w:r>
      <w:del w:id="9439" w:author="Revisão editorial" w:date="2026-10-25T12:00:00Z">
        <w:r>
          <w:rPr>
            <w:rFonts w:eastAsia="DejaVu Serif"/>
            <w:color w:val="263238"/>
          </w:rPr>
          <w:delText xml:space="preserve">do</w:delText>
        </w:r>
      </w:del>
      <w:ins w:id="9440" w:author="Revisão editorial" w:date="2026-10-25T12:00:00Z">
        <w:r>
          <w:rPr>
            <w:rFonts w:eastAsia="DejaVu Serif"/>
            <w:color w:val="263238"/>
          </w:rPr>
          <w:t xml:space="preserve">esses</w:t>
        </w:r>
      </w:ins>
      <w:r>
        <w:rPr>
          <w:rFonts w:eastAsia="DejaVu Serif"/>
          <w:color w:val="263238"/>
        </w:rPr>
        <w:t xml:space="preserve"> </w:t>
      </w:r>
      <w:del w:id="9441" w:author="Revisão editorial" w:date="2026-10-25T12:00:00Z">
        <w:r>
          <w:rPr>
            <w:rFonts w:eastAsia="DejaVu Serif"/>
            <w:color w:val="263238"/>
          </w:rPr>
          <w:delText xml:space="preserve">fracasso</w:delText>
        </w:r>
      </w:del>
      <w:ins w:id="9442" w:author="Revisão editorial" w:date="2026-10-25T12:00:00Z">
        <w:r>
          <w:rPr>
            <w:rFonts w:eastAsia="DejaVu Serif"/>
            <w:color w:val="263238"/>
          </w:rPr>
          <w:t xml:space="preserve">desvios</w:t>
        </w:r>
      </w:ins>
      <w:r>
        <w:rPr>
          <w:rFonts w:eastAsia="DejaVu Serif"/>
          <w:color w:val="263238"/>
        </w:rPr>
        <w:t xml:space="preserve">. </w:t>
      </w:r>
    </w:p>
    <w:p w14:paraId="2515B750" w14:textId="7A7E322D" w:rsidR="00921ADD" w:rsidRPr="006F14C5" w:rsidRDefault="006D550B">
      <w:r>
        <w:rPr>
          <w:rFonts w:eastAsia="DejaVu Serif"/>
          <w:color w:val="263238"/>
        </w:rPr>
        <w:t xml:space="preserve">Segundo </w:t>
      </w:r>
      <w:del w:id="9443" w:author="Revisão editorial" w:date="2026-10-25T12:00:00Z">
        <w:r>
          <w:rPr>
            <w:rFonts w:eastAsia="DejaVu Serif"/>
            <w:color w:val="263238"/>
          </w:rPr>
          <w:delText xml:space="preserve">os</w:delText>
        </w:r>
      </w:del>
      <w:ins w:id="9444" w:author="Revisão editorial" w:date="2026-10-25T12:00:00Z">
        <w:r>
          <w:rPr>
            <w:rFonts w:eastAsia="DejaVu Serif"/>
            <w:color w:val="263238"/>
          </w:rPr>
          <w:t xml:space="preserve">esses</w:t>
        </w:r>
      </w:ins>
      <w:r>
        <w:rPr>
          <w:rFonts w:eastAsia="DejaVu Serif"/>
          <w:color w:val="263238"/>
        </w:rPr>
        <w:t xml:space="preserve"> autores, </w:t>
      </w:r>
      <w:del w:id="9445" w:author="Revisão editorial" w:date="2026-10-25T12:00:00Z">
        <w:r>
          <w:rPr>
            <w:rFonts w:eastAsia="DejaVu Serif"/>
            <w:color w:val="263238"/>
          </w:rPr>
          <w:delText xml:space="preserve">gestores</w:delText>
        </w:r>
      </w:del>
      <w:ins w:id="9446" w:author="Revisão editorial" w:date="2026-10-25T12:00:00Z">
        <w:r>
          <w:rPr>
            <w:rFonts w:eastAsia="DejaVu Serif"/>
            <w:color w:val="263238"/>
          </w:rPr>
          <w:t xml:space="preserve">os</w:t>
        </w:r>
      </w:ins>
      <w:r>
        <w:rPr>
          <w:rFonts w:eastAsia="DejaVu Serif"/>
          <w:color w:val="263238"/>
        </w:rPr>
        <w:t xml:space="preserve"> </w:t>
      </w:r>
      <w:del w:id="9447" w:author="Revisão editorial" w:date="2026-10-25T12:00:00Z">
        <w:r>
          <w:rPr>
            <w:rFonts w:eastAsia="DejaVu Serif"/>
            <w:color w:val="263238"/>
          </w:rPr>
          <w:delText xml:space="preserve">sistematicamente</w:delText>
        </w:r>
      </w:del>
      <w:ins w:id="9448" w:author="Revisão editorial" w:date="2026-10-25T12:00:00Z">
        <w:r>
          <w:rPr>
            <w:rFonts w:eastAsia="DejaVu Serif"/>
            <w:color w:val="263238"/>
          </w:rPr>
          <w:t xml:space="preserve">responsáveis</w:t>
        </w:r>
      </w:ins>
      <w:r>
        <w:rPr>
          <w:rFonts w:eastAsia="DejaVu Serif"/>
          <w:color w:val="263238"/>
        </w:rPr>
        <w:t xml:space="preserve"> </w:t>
      </w:r>
      <w:del w:id="9449" w:author="Revisão editorial" w:date="2026-10-25T12:00:00Z">
        <w:r>
          <w:rPr>
            <w:rFonts w:eastAsia="DejaVu Serif"/>
            <w:color w:val="263238"/>
          </w:rPr>
          <w:delText xml:space="preserve">subestimam</w:delText>
        </w:r>
      </w:del>
      <w:ins w:id="9450" w:author="Revisão editorial" w:date="2026-10-25T12:00:00Z">
        <w:r>
          <w:rPr>
            <w:rFonts w:eastAsia="DejaVu Serif"/>
            <w:color w:val="263238"/>
          </w:rPr>
          <w:t xml:space="preserve">pelas previsões tendem a subestimar</w:t>
        </w:r>
      </w:ins>
      <w:r>
        <w:rPr>
          <w:rFonts w:eastAsia="DejaVu Serif"/>
          <w:color w:val="263238"/>
        </w:rPr>
        <w:t xml:space="preserve"> custos e prazos e </w:t>
      </w:r>
      <w:del w:id="9451" w:author="Revisão editorial" w:date="2026-10-25T12:00:00Z">
        <w:r>
          <w:rPr>
            <w:rFonts w:eastAsia="DejaVu Serif"/>
            <w:color w:val="263238"/>
          </w:rPr>
          <w:delText xml:space="preserve">superestimam</w:delText>
        </w:r>
      </w:del>
      <w:ins w:id="9452" w:author="Revisão editorial" w:date="2026-10-25T12:00:00Z">
        <w:r>
          <w:rPr>
            <w:rFonts w:eastAsia="DejaVu Serif"/>
            <w:color w:val="263238"/>
          </w:rPr>
          <w:t xml:space="preserve">a superestimar</w:t>
        </w:r>
      </w:ins>
      <w:r>
        <w:rPr>
          <w:rFonts w:eastAsia="DejaVu Serif"/>
          <w:color w:val="263238"/>
        </w:rPr>
        <w:t xml:space="preserve"> benefícios, não apenas por desconhecimento, mas por vieses cognitivos </w:t>
      </w:r>
      <w:del w:id="9453" w:author="Revisão editorial" w:date="2026-10-25T12:00:00Z">
        <w:r>
          <w:rPr>
            <w:rFonts w:eastAsia="DejaVu Serif"/>
            <w:color w:val="263238"/>
          </w:rPr>
          <w:delText xml:space="preserve">inerentes</w:delText>
        </w:r>
      </w:del>
      <w:ins w:id="9454" w:author="Revisão editorial" w:date="2026-10-25T12:00:00Z">
        <w:r>
          <w:rPr>
            <w:rFonts w:eastAsia="DejaVu Serif"/>
            <w:color w:val="263238"/>
          </w:rPr>
          <w:t xml:space="preserve">e</w:t>
        </w:r>
      </w:ins>
      <w:r>
        <w:rPr>
          <w:rFonts w:eastAsia="DejaVu Serif"/>
          <w:color w:val="263238"/>
        </w:rPr>
        <w:t xml:space="preserve"> </w:t>
      </w:r>
      <w:del w:id="9455" w:author="Revisão editorial" w:date="2026-10-25T12:00:00Z">
        <w:r>
          <w:rPr>
            <w:rFonts w:eastAsia="DejaVu Serif"/>
            <w:color w:val="263238"/>
          </w:rPr>
          <w:delText xml:space="preserve">à</w:delText>
        </w:r>
      </w:del>
      <w:ins w:id="9456" w:author="Revisão editorial" w:date="2026-10-25T12:00:00Z">
        <w:r>
          <w:rPr>
            <w:rFonts w:eastAsia="DejaVu Serif"/>
            <w:color w:val="263238"/>
          </w:rPr>
          <w:t xml:space="preserve">por</w:t>
        </w:r>
      </w:ins>
      <w:r>
        <w:rPr>
          <w:rFonts w:eastAsia="DejaVu Serif"/>
          <w:color w:val="263238"/>
        </w:rPr>
        <w:t xml:space="preserve"> </w:t>
      </w:r>
      <w:del w:id="9457" w:author="Revisão editorial" w:date="2026-10-25T12:00:00Z">
        <w:r>
          <w:rPr>
            <w:rFonts w:eastAsia="DejaVu Serif"/>
            <w:color w:val="263238"/>
          </w:rPr>
          <w:delText xml:space="preserve">natureza</w:delText>
        </w:r>
      </w:del>
      <w:ins w:id="9458" w:author="Revisão editorial" w:date="2026-10-25T12:00:00Z">
        <w:r>
          <w:rPr>
            <w:rFonts w:eastAsia="DejaVu Serif"/>
            <w:color w:val="263238"/>
          </w:rPr>
          <w:t xml:space="preserve">incentivos</w:t>
        </w:r>
      </w:ins>
      <w:r>
        <w:rPr>
          <w:rFonts w:eastAsia="DejaVu Serif"/>
          <w:color w:val="263238"/>
        </w:rPr>
        <w:t xml:space="preserve"> </w:t>
      </w:r>
      <w:del w:id="9459" w:author="Revisão editorial" w:date="2026-10-25T12:00:00Z">
        <w:r>
          <w:rPr>
            <w:rFonts w:eastAsia="DejaVu Serif"/>
            <w:color w:val="263238"/>
          </w:rPr>
          <w:delText xml:space="preserve">humana</w:delText>
        </w:r>
      </w:del>
      <w:ins w:id="9460" w:author="Revisão editorial" w:date="2026-10-25T12:00:00Z">
        <w:r>
          <w:rPr>
            <w:rFonts w:eastAsia="DejaVu Serif"/>
            <w:color w:val="263238"/>
          </w:rPr>
          <w:t xml:space="preserve">institucionais</w:t>
        </w:r>
      </w:ins>
      <w:r>
        <w:rPr>
          <w:rFonts w:eastAsia="DejaVu Serif"/>
          <w:color w:val="263238"/>
        </w:rPr>
        <w:t xml:space="preserve">.</w:t>
      </w:r>
    </w:p>
    <w:p w14:paraId="4D263D72" w14:textId="77777777" w:rsidR="00921ADD" w:rsidRPr="006F14C5" w:rsidRDefault="007023C5" w:rsidP="00FE6E33">
      <w:pPr>
        <w:pStyle w:val="Ttulo3"/>
      </w:pPr>
      <w:bookmarkStart w:id="67" w:name="__RefHeading___Toc10564_3485589216"/>
      <w:bookmarkStart w:id="68" w:name="_Toc236076001"/>
      <w:bookmarkStart w:id="69" w:name="_Toc233748467"/>
      <w:bookmarkStart w:id="70" w:name="_Toc233040014"/>
      <w:bookmarkStart w:id="71" w:name="_Toc232715508"/>
      <w:bookmarkStart w:id="72" w:name="_Toc232715171"/>
      <w:bookmarkStart w:id="73" w:name="_Toc236516876"/>
      <w:bookmarkEnd w:id="67"/>
      <w:r>
        <w:lastRenderedPageBreak/>
        <w:t>Desempenho por Setor: Uma Análise Comparativa</w:t>
      </w:r>
      <w:bookmarkEnd w:id="68"/>
      <w:bookmarkEnd w:id="69"/>
      <w:bookmarkEnd w:id="70"/>
      <w:bookmarkEnd w:id="71"/>
      <w:bookmarkEnd w:id="72"/>
      <w:bookmarkEnd w:id="73"/>
    </w:p>
    <w:p w14:paraId="4F101FE5" w14:textId="77777777" w:rsidR="00921ADD" w:rsidRPr="006F14C5" w:rsidRDefault="007023C5">
      <w:pPr>
        <w:ind w:firstLine="0"/>
      </w:pPr>
      <w:r>
        <w:rPr>
          <w:rFonts w:eastAsia="DejaVu Serif"/>
          <w:color w:val="263238"/>
        </w:rPr>
        <w:t>Os indicadores agregados demonstram a recorrência do problema, mas não explicam como ele se manifesta em cada indústria. Retomando os vetores apresentados na Tabela 1.1, a Tabela 1.4 os desdobra em controles e decisões preventivas, além de indicar referências para aprofundamento, sem converter bases heterogêneas em uma métrica única de comparação.</w:t>
      </w:r>
    </w:p>
    <w:p w14:paraId="38A47A18" w14:textId="77777777" w:rsidR="00921ADD" w:rsidRPr="006F14C5" w:rsidRDefault="00921ADD">
      <w:pPr>
        <w:pStyle w:val="SemEspaamento"/>
        <w:jc w:val="left"/>
        <w:rPr>
          <w:b/>
          <w:bCs/>
          <w:sz w:val="22"/>
          <w:szCs w:val="22"/>
          <w:lang w:val="pt-BR"/>
        </w:rPr>
      </w:pPr>
    </w:p>
    <w:p w14:paraId="18ECC5C2" w14:textId="77777777" w:rsidR="00921ADD" w:rsidRPr="006F14C5" w:rsidRDefault="007023C5">
      <w:pPr>
        <w:pStyle w:val="Legenda"/>
        <w:keepNext/>
        <w:keepLines/>
        <w:jc w:val="left"/>
        <w:rPr>
          <w:color w:val="auto"/>
          <w:sz w:val="17"/>
          <w:szCs w:val="17"/>
        </w:rPr>
      </w:pPr>
      <w:r>
        <w:rPr>
          <w:bCs/>
          <w:color w:val="auto"/>
          <w:sz w:val="17"/>
          <w:szCs w:val="17"/>
        </w:rPr>
        <w:t xml:space="preserve">Tabela 1.4</w:t>
      </w:r>
      <w:del w:id="9461" w:author="Revisão editorial" w:date="2026-10-25T12:00:00Z">
        <w:r>
          <w:rPr>
            <w:bCs/>
            <w:color w:val="auto"/>
            <w:sz w:val="17"/>
            <w:szCs w:val="17"/>
          </w:rPr>
          <w:delText xml:space="preserve"> —</w:delText>
        </w:r>
      </w:del>
      <w:ins w:id="9462" w:author="Revisão editorial" w:date="2026-10-25T12:00:00Z">
        <w:r>
          <w:rPr>
            <w:bCs/>
            <w:color w:val="auto"/>
            <w:sz w:val="17"/>
            <w:szCs w:val="17"/>
          </w:rPr>
          <w:t xml:space="preserve">:</w:t>
        </w:r>
      </w:ins>
      <w:r>
        <w:rPr>
          <w:bCs/>
          <w:color w:val="auto"/>
          <w:sz w:val="17"/>
          <w:szCs w:val="17"/>
        </w:rPr>
        <w:t xml:space="preserve"> Desdobramento dos vetores setoriais em controles e referências de consulta</w:t>
      </w:r>
    </w:p>
    <w:tbl>
      <w:tblPr>
        <w:tblStyle w:val="TabeladeGrade4"/>
        <w:tblW w:w="8334" w:type="dxa"/>
        <w:tblLayout w:type="fixed"/>
        <w:tblLook w:val="04A0" w:firstRow="1" w:lastRow="0" w:firstColumn="1" w:lastColumn="0" w:noHBand="0" w:noVBand="1"/>
      </w:tblPr>
      <w:tblGrid>
        <w:gridCol w:w="2083"/>
        <w:gridCol w:w="2084"/>
        <w:gridCol w:w="2083"/>
        <w:gridCol w:w="2084"/>
      </w:tblGrid>
      <w:tr w:rsidR="00921ADD" w:rsidRPr="006F14C5" w14:paraId="3F7D1FE5" w14:textId="77777777" w:rsidTr="00C42042">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4E6B718D" w14:textId="77777777" w:rsidR="00921ADD" w:rsidRPr="006F14C5" w:rsidRDefault="007023C5" w:rsidP="006D0201">
            <w:pPr>
              <w:pStyle w:val="SemEspaamento"/>
              <w:spacing w:after="20" w:line="156" w:lineRule="exact"/>
              <w:jc w:val="center"/>
              <w:rPr>
                <w:rFonts w:eastAsia="MS Mincho"/>
                <w:color w:val="FFFFFF" w:themeColor="background1"/>
                <w:sz w:val="18"/>
                <w:lang w:val="pt-BR"/>
              </w:rPr>
            </w:pPr>
            <w:r>
              <w:rPr>
                <w:rFonts w:ascii="DejaVu Sans" w:eastAsia="DejaVu Sans" w:hAnsi="DejaVu Sans" w:cs="DejaVu Sans"/>
                <w:color w:val="FFFFFF"/>
                <w:sz w:val="18"/>
                <w:lang w:val="pt-BR"/>
              </w:rPr>
              <w:t>Setor / recorte</w:t>
            </w:r>
          </w:p>
        </w:tc>
        <w:tc>
          <w:tcPr>
            <w:tcW w:w="2084" w:type="dxa"/>
            <w:vAlign w:val="center"/>
          </w:tcPr>
          <w:p w14:paraId="0AF01268"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rPr>
              <w:t>Fontes recorrentes de desvio</w:t>
            </w:r>
          </w:p>
        </w:tc>
        <w:tc>
          <w:tcPr>
            <w:tcW w:w="2083" w:type="dxa"/>
            <w:vAlign w:val="center"/>
          </w:tcPr>
          <w:p w14:paraId="36FECDA3"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rPr>
              <w:t>Controles e decisões críticas</w:t>
            </w:r>
          </w:p>
        </w:tc>
        <w:tc>
          <w:tcPr>
            <w:tcW w:w="2084" w:type="dxa"/>
            <w:vAlign w:val="center"/>
          </w:tcPr>
          <w:p w14:paraId="6823C659"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rPr>
              <w:t>Referências de consulta</w:t>
            </w:r>
          </w:p>
        </w:tc>
      </w:tr>
      <w:tr w:rsidR="00921ADD" w:rsidRPr="006F14C5" w14:paraId="35713697" w14:textId="77777777" w:rsidTr="00C937E5">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3E3D6CAF"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O&amp;G E&amp;P / offshore</w:t>
            </w:r>
          </w:p>
        </w:tc>
        <w:tc>
          <w:tcPr>
            <w:tcW w:w="2084" w:type="dxa"/>
            <w:vAlign w:val="center"/>
          </w:tcPr>
          <w:p w14:paraId="557F3CE8"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Reservatório, interfaces, cadeia de suprimentos, clima e mudanças de escopo.</w:t>
            </w:r>
          </w:p>
        </w:tc>
        <w:tc>
          <w:tcPr>
            <w:tcW w:w="2083" w:type="dxa"/>
            <w:vAlign w:val="center"/>
          </w:tcPr>
          <w:p w14:paraId="0D506720"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Maturidade de conceito, integração de pacotes, LLI e gestão contratual.</w:t>
            </w:r>
          </w:p>
        </w:tc>
        <w:tc>
          <w:tcPr>
            <w:tcW w:w="2084" w:type="dxa"/>
            <w:vAlign w:val="center"/>
          </w:tcPr>
          <w:p w14:paraId="6090FE1B"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Merrow/IPA; literatura de megaprojetos de energia.</w:t>
            </w:r>
          </w:p>
        </w:tc>
      </w:tr>
      <w:tr w:rsidR="00921ADD" w:rsidRPr="006F14C5" w14:paraId="0E556E1A" w14:textId="77777777" w:rsidTr="00C937E5">
        <w:trPr>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5347FE18"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Mineração</w:t>
            </w:r>
          </w:p>
        </w:tc>
        <w:tc>
          <w:tcPr>
            <w:tcW w:w="2084" w:type="dxa"/>
            <w:vAlign w:val="center"/>
          </w:tcPr>
          <w:p w14:paraId="0BEBC440"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Geotecnia, variabilidade do minério, licenciamento, infraestrutura e água.</w:t>
            </w:r>
          </w:p>
        </w:tc>
        <w:tc>
          <w:tcPr>
            <w:tcW w:w="2083" w:type="dxa"/>
            <w:vAlign w:val="center"/>
          </w:tcPr>
          <w:p w14:paraId="6ED48372"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Investigação, bases de processo, rejeitos, permissões e contingência.</w:t>
            </w:r>
          </w:p>
        </w:tc>
        <w:tc>
          <w:tcPr>
            <w:tcW w:w="2084" w:type="dxa"/>
            <w:vAlign w:val="center"/>
          </w:tcPr>
          <w:p w14:paraId="69C38F18"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McKinsey (2024); literatura setorial.</w:t>
            </w:r>
          </w:p>
        </w:tc>
      </w:tr>
      <w:tr w:rsidR="00921ADD" w:rsidRPr="006F14C5" w14:paraId="5B02339D" w14:textId="77777777" w:rsidTr="00C937E5">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7E6DA1E0"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Infraestrutura de transporte</w:t>
            </w:r>
          </w:p>
        </w:tc>
        <w:tc>
          <w:tcPr>
            <w:tcW w:w="2084" w:type="dxa"/>
            <w:vAlign w:val="center"/>
          </w:tcPr>
          <w:p w14:paraId="4EE804B0"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Desapropriações, interferências, demanda, licenças e interfaces urbanas.</w:t>
            </w:r>
          </w:p>
        </w:tc>
        <w:tc>
          <w:tcPr>
            <w:tcW w:w="2083" w:type="dxa"/>
            <w:vAlign w:val="center"/>
          </w:tcPr>
          <w:p w14:paraId="3608A696"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Estudos de traçado, cadastro, gestão fundiária e interfaces.</w:t>
            </w:r>
          </w:p>
        </w:tc>
        <w:tc>
          <w:tcPr>
            <w:tcW w:w="2084" w:type="dxa"/>
            <w:vAlign w:val="center"/>
          </w:tcPr>
          <w:p w14:paraId="04EB8962"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 xml:space="preserve">Flyvbjerg et al. (2003); Garemo et al. (2015).</w:t>
            </w:r>
          </w:p>
        </w:tc>
      </w:tr>
      <w:tr w:rsidR="00921ADD" w:rsidRPr="006F14C5" w14:paraId="012C6902" w14:textId="77777777" w:rsidTr="00C937E5">
        <w:trPr>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7E830505"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Energia renovável</w:t>
            </w:r>
          </w:p>
        </w:tc>
        <w:tc>
          <w:tcPr>
            <w:tcW w:w="2084" w:type="dxa"/>
            <w:vAlign w:val="center"/>
          </w:tcPr>
          <w:p w14:paraId="03647BBE"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Conexão à rede, recurso, cadeia de equipamentos e janelas climáticas.</w:t>
            </w:r>
          </w:p>
        </w:tc>
        <w:tc>
          <w:tcPr>
            <w:tcW w:w="2083" w:type="dxa"/>
            <w:vAlign w:val="center"/>
          </w:tcPr>
          <w:p w14:paraId="40EBE34B"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Estudos de conexão, contratos, logística e plano de instalação.</w:t>
            </w:r>
          </w:p>
        </w:tc>
        <w:tc>
          <w:tcPr>
            <w:tcW w:w="2084" w:type="dxa"/>
            <w:vAlign w:val="center"/>
          </w:tcPr>
          <w:p w14:paraId="347B81B9"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Literatura setorial e fontes de mercado.</w:t>
            </w:r>
          </w:p>
        </w:tc>
      </w:tr>
      <w:tr w:rsidR="00921ADD" w:rsidRPr="006F14C5" w14:paraId="539AFD30" w14:textId="77777777" w:rsidTr="00C937E5">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1FC51A31"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Químico / petroquímico</w:t>
            </w:r>
          </w:p>
        </w:tc>
        <w:tc>
          <w:tcPr>
            <w:tcW w:w="2084" w:type="dxa"/>
            <w:vAlign w:val="center"/>
          </w:tcPr>
          <w:p w14:paraId="678A8093"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Integração de processo, segurança, paradas e requisitos ambientais.</w:t>
            </w:r>
          </w:p>
        </w:tc>
        <w:tc>
          <w:tcPr>
            <w:tcW w:w="2083" w:type="dxa"/>
            <w:vAlign w:val="center"/>
          </w:tcPr>
          <w:p w14:paraId="47736447"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 xml:space="preserve">FEED, HAZID/HAZOP, construtibilidade e integração operacional.</w:t>
            </w:r>
          </w:p>
        </w:tc>
        <w:tc>
          <w:tcPr>
            <w:tcW w:w="2084" w:type="dxa"/>
            <w:vAlign w:val="center"/>
          </w:tcPr>
          <w:p w14:paraId="30DAC3EC"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Literatura de indústrias de processo.</w:t>
            </w:r>
          </w:p>
        </w:tc>
      </w:tr>
      <w:tr w:rsidR="00921ADD" w:rsidRPr="006F14C5" w14:paraId="2F202EB1" w14:textId="77777777" w:rsidTr="00C937E5">
        <w:trPr>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7BF00D13"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Naval / offshore</w:t>
            </w:r>
          </w:p>
        </w:tc>
        <w:tc>
          <w:tcPr>
            <w:tcW w:w="2084" w:type="dxa"/>
            <w:vAlign w:val="center"/>
          </w:tcPr>
          <w:p w14:paraId="43328EA8"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Integração de engenharia, estaleiro, modularização, fornecedores e comissionamento.</w:t>
            </w:r>
          </w:p>
        </w:tc>
        <w:tc>
          <w:tcPr>
            <w:tcW w:w="2083" w:type="dxa"/>
            <w:vAlign w:val="center"/>
          </w:tcPr>
          <w:p w14:paraId="0597AD82"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Interfaces, controle de mudanças, qualidade e plano de integração.</w:t>
            </w:r>
          </w:p>
        </w:tc>
        <w:tc>
          <w:tcPr>
            <w:tcW w:w="2084" w:type="dxa"/>
            <w:vAlign w:val="center"/>
          </w:tcPr>
          <w:p w14:paraId="26E80BFA"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 xml:space="preserve">Literatura de EPCI e gestão de </w:t>
            </w:r>
            <w:r>
              <w:rPr>
                <w:rFonts w:eastAsia="DejaVu Serif"/>
                <w:i/>
                <w:iCs/>
                <w:sz w:val="18"/>
                <w:lang w:val="pt-BR"/>
              </w:rPr>
              <w:t>claims</w:t>
            </w:r>
            <w:r>
              <w:rPr>
                <w:rFonts w:eastAsia="DejaVu Serif"/>
                <w:sz w:val="18"/>
                <w:lang w:val="pt-BR"/>
              </w:rPr>
              <w:t>.</w:t>
            </w:r>
          </w:p>
        </w:tc>
      </w:tr>
      <w:tr w:rsidR="00921ADD" w:rsidRPr="006F14C5" w14:paraId="58989DD7" w14:textId="77777777" w:rsidTr="00C937E5">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00AC10F9"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Uso transversal</w:t>
            </w:r>
          </w:p>
        </w:tc>
        <w:tc>
          <w:tcPr>
            <w:tcW w:w="2084" w:type="dxa"/>
            <w:vAlign w:val="center"/>
          </w:tcPr>
          <w:p w14:paraId="6413DDAC"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Premissas, riscos, governança, dados e capacidade de execução.</w:t>
            </w:r>
          </w:p>
        </w:tc>
        <w:tc>
          <w:tcPr>
            <w:tcW w:w="2083" w:type="dxa"/>
            <w:vAlign w:val="center"/>
          </w:tcPr>
          <w:p w14:paraId="692BF8AF"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 xml:space="preserve">FEL, PDRI/indicadores de prontidão, registro de riscos e gates.</w:t>
            </w:r>
          </w:p>
        </w:tc>
        <w:tc>
          <w:tcPr>
            <w:tcW w:w="2084" w:type="dxa"/>
            <w:vAlign w:val="center"/>
          </w:tcPr>
          <w:p w14:paraId="56F037C6"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CII, AACE e referências setoriais.</w:t>
            </w:r>
          </w:p>
        </w:tc>
      </w:tr>
    </w:tbl>
    <w:p w14:paraId="71EC250F" w14:textId="77777777" w:rsidR="00921ADD" w:rsidRPr="006F14C5" w:rsidRDefault="007023C5" w:rsidP="006D0201">
      <w:pPr>
        <w:pStyle w:val="BookSource"/>
        <w:keepLines/>
        <w:rPr>
          <w:i w:val="0"/>
          <w:iCs/>
          <w:color w:val="auto"/>
          <w:szCs w:val="15"/>
        </w:rPr>
      </w:pPr>
      <w:r>
        <w:rPr>
          <w:i w:val="0"/>
          <w:iCs/>
          <w:color w:val="auto"/>
          <w:szCs w:val="15"/>
        </w:rPr>
        <w:t>Fonte: Síntese qualitativa baseada em literatura e estudos setoriais. Não representa benchmark único ou comparação estatística direta. Elaborado pelo autor.</w:t>
      </w:r>
    </w:p>
    <w:p w14:paraId="0B569621" w14:textId="77777777" w:rsidR="00921ADD" w:rsidRPr="006F14C5" w:rsidRDefault="00921ADD"/>
    <w:p w14:paraId="13CA3633" w14:textId="77777777" w:rsidR="00921ADD" w:rsidRPr="006F14C5" w:rsidRDefault="007023C5">
      <w:r>
        <w:rPr>
          <w:rFonts w:eastAsia="DejaVu Serif"/>
          <w:color w:val="263238"/>
        </w:rPr>
        <w:t>Esse segundo recorte não repete o diagnóstico inicial: ele o converte em orientação gerencial. A síntese evidencia que os desvios não decorrem de um único fator, mas da interação entre incertezas técnicas, decisões de escopo, premissas externas, interfaces de execução e qualidade da governança. Portanto, os indicadores devem orientar investigação e prevenção, e não ser usados como previsão determinística de desempenho.</w:t>
      </w:r>
    </w:p>
    <w:p w14:paraId="4F8DFD92" w14:textId="77777777" w:rsidR="00921ADD" w:rsidRPr="006F14C5" w:rsidRDefault="007023C5">
      <w:r>
        <w:rPr>
          <w:rFonts w:eastAsia="DejaVu Serif"/>
          <w:color w:val="263238"/>
        </w:rPr>
        <w:t>Em O&amp;G e ambientes offshore, a complexidade de interfaces, as condições operacionais severas e a dependência de pacotes críticos exigem disciplina de definição, gestão de mudanças e integração contratual. Em projetos de mineração, a investigação geotécnica, a rota de processo e os condicionantes socioambientais tendem a ter peso elevado na maturidade da decisão.</w:t>
      </w:r>
    </w:p>
    <w:p w14:paraId="1545A8FA" w14:textId="0087B9AB" w:rsidR="00921ADD" w:rsidRPr="006F14C5" w:rsidRDefault="006D550B">
      <w:r>
        <w:rPr>
          <w:rFonts w:eastAsia="DejaVu Serif"/>
          <w:color w:val="263238"/>
        </w:rPr>
        <w:t xml:space="preserve">Já em energia renovável e infraestrutura, a padronização de parte dos equipamentos pode reduzir algumas incertezas, mas não elimina riscos de conexão, logística, clima, licenciamento, demanda ou disponibilidade de fornecedores. O nível de exposição depende do contexto específico do ativo e do projeto.</w:t>
      </w:r>
    </w:p>
    <w:p w14:paraId="2C70379E" w14:textId="77777777" w:rsidR="00921ADD" w:rsidRPr="006F14C5" w:rsidRDefault="007023C5">
      <w:r>
        <w:rPr>
          <w:rFonts w:eastAsia="DejaVu Serif"/>
          <w:color w:val="263238"/>
        </w:rPr>
        <w:t>A análise transversal mostra que grande parte das fontes de desvio é identificável no FEL, mas requer dados suficientes, análise estruturada e disposição gerencial para tratar incertezas antes da contratação e da mobilização.</w:t>
      </w:r>
    </w:p>
    <w:p w14:paraId="68127619" w14:textId="77777777" w:rsidR="00921ADD" w:rsidRPr="006F14C5" w:rsidRDefault="007023C5">
      <w:r>
        <w:rPr>
          <w:rFonts w:eastAsia="DejaVu Serif"/>
          <w:color w:val="263238"/>
        </w:rPr>
        <w:t>Projetos que investem em investigação, definição de interfaces, planejamento de suprimentos, análise de riscos e governança de mudanças tendem a apresentar maior previsibilidade. O efeito observado, porém, depende da qualidade da execução dessas práticas e das condições externas do empreendimento.</w:t>
      </w:r>
    </w:p>
    <w:p w14:paraId="274984C9" w14:textId="6F130E81" w:rsidR="00921ADD" w:rsidRPr="006F14C5" w:rsidRDefault="007023C5">
      <w:r>
        <w:rPr>
          <w:rFonts w:eastAsia="DejaVu Serif"/>
          <w:color w:val="263238"/>
        </w:rPr>
        <w:t xml:space="preserve">Nesse contexto, IA e analítica podem auxiliar no processamento de documentação, na organização de dados históricos, na identificação de padrões e na estruturação de cenários. Esses recursos não eliminam a incerteza nem dispensam a análise de engenharia, a validação estatística e o julgamento dos responsáveis pelo projeto. Essa combinação entre disciplina de gestão e capacidade analítica situa a transformação digital como resposta possível</w:t>
      </w:r>
      <w:del w:id="9463" w:author="Revisão editorial" w:date="2026-10-25T12:00:00Z">
        <w:r>
          <w:rPr>
            <w:rFonts w:eastAsia="DejaVu Serif"/>
            <w:color w:val="263238"/>
          </w:rPr>
          <w:delText xml:space="preserve"> -</w:delText>
        </w:r>
      </w:del>
      <w:ins w:id="9464" w:author="Revisão editorial" w:date="2026-10-25T12:00:00Z">
        <w:r>
          <w:rPr>
            <w:rFonts w:eastAsia="DejaVu Serif"/>
            <w:color w:val="263238"/>
          </w:rPr>
          <w:t xml:space="preserve">,</w:t>
        </w:r>
      </w:ins>
      <w:r>
        <w:rPr>
          <w:rFonts w:eastAsia="DejaVu Serif"/>
          <w:color w:val="263238"/>
        </w:rPr>
        <w:t xml:space="preserve"> embora não automática</w:t>
      </w:r>
      <w:del w:id="9465" w:author="Revisão editorial" w:date="2026-10-25T12:00:00Z">
        <w:r>
          <w:rPr>
            <w:rFonts w:eastAsia="DejaVu Serif"/>
            <w:color w:val="263238"/>
          </w:rPr>
          <w:delText xml:space="preserve"> -</w:delText>
        </w:r>
      </w:del>
      <w:ins w:id="9466" w:author="Revisão editorial" w:date="2026-10-25T12:00:00Z">
        <w:r>
          <w:rPr>
            <w:rFonts w:eastAsia="DejaVu Serif"/>
            <w:color w:val="263238"/>
          </w:rPr>
          <w:t xml:space="preserve">,</w:t>
        </w:r>
      </w:ins>
      <w:r>
        <w:rPr>
          <w:rFonts w:eastAsia="DejaVu Serif"/>
          <w:color w:val="263238"/>
        </w:rPr>
        <w:t xml:space="preserve"> aos desafios descritos.</w:t>
      </w:r>
    </w:p>
    <w:p w14:paraId="4A77D57B" w14:textId="77777777" w:rsidR="00921ADD" w:rsidRPr="006F14C5" w:rsidRDefault="007023C5" w:rsidP="00FE6E33">
      <w:pPr>
        <w:pStyle w:val="Ttulo3"/>
      </w:pPr>
      <w:bookmarkStart w:id="74" w:name="__RefHeading___Toc10566_3485589216"/>
      <w:bookmarkStart w:id="75" w:name="_Toc236076002"/>
      <w:bookmarkStart w:id="76" w:name="_Toc233748468"/>
      <w:bookmarkStart w:id="77" w:name="_Toc233040015"/>
      <w:bookmarkStart w:id="78" w:name="_Toc232715509"/>
      <w:bookmarkStart w:id="79" w:name="_Toc232715172"/>
      <w:bookmarkStart w:id="80" w:name="_Toc236516877"/>
      <w:bookmarkEnd w:id="74"/>
      <w:r>
        <w:t>A Urgência da Transformação Digital</w:t>
      </w:r>
      <w:bookmarkEnd w:id="75"/>
      <w:bookmarkEnd w:id="76"/>
      <w:bookmarkEnd w:id="77"/>
      <w:bookmarkEnd w:id="78"/>
      <w:bookmarkEnd w:id="79"/>
      <w:bookmarkEnd w:id="80"/>
    </w:p>
    <w:p w14:paraId="7245ADF1" w14:textId="77777777" w:rsidR="00921ADD" w:rsidRPr="006F14C5" w:rsidRDefault="007023C5">
      <w:pPr>
        <w:ind w:firstLine="0"/>
      </w:pPr>
      <w:r>
        <w:rPr>
          <w:rFonts w:eastAsia="DejaVu Serif"/>
          <w:color w:val="263238"/>
        </w:rPr>
        <w:t xml:space="preserve">A transformação digital em projetos de capital não é uma tendência futura</w:t>
      </w:r>
      <w:del w:id="9467" w:author="Revisão editorial" w:date="2026-10-25T12:00:00Z">
        <w:r>
          <w:rPr>
            <w:rFonts w:eastAsia="DejaVu Serif"/>
            <w:color w:val="263238"/>
          </w:rPr>
          <w:delText xml:space="preserve"> -</w:delText>
        </w:r>
      </w:del>
      <w:ins w:id="9468" w:author="Revisão editorial" w:date="2026-10-25T12:00:00Z">
        <w:r>
          <w:rPr>
            <w:rFonts w:eastAsia="DejaVu Serif"/>
            <w:color w:val="263238"/>
          </w:rPr>
          <w:t xml:space="preserve">:</w:t>
        </w:r>
      </w:ins>
      <w:r>
        <w:rPr>
          <w:rFonts w:eastAsia="DejaVu Serif"/>
          <w:color w:val="263238"/>
        </w:rPr>
        <w:t xml:space="preserve"> é uma necessidade presente. Segundo a McKinsey &amp; Company (2017), análises de projetos de capital que adotaram ferramentas digitais identificaram ganhos de produtividade de 15 a 25% em projetos em andamento e economias da ordem de 10% nos custos de engenharia; a mesma publicação estima que tecnologias digitais existentes, quando aplicadas de forma abrangente e eficiente, podem reduzir os custos totais de projeto em até 45%. </w:t>
      </w:r>
    </w:p>
    <w:p w14:paraId="762EE3B8" w14:textId="77777777" w:rsidR="00921ADD" w:rsidRPr="006F14C5" w:rsidRDefault="007023C5">
      <w:r>
        <w:rPr>
          <w:rFonts w:eastAsia="DejaVu Serif"/>
          <w:color w:val="263238"/>
        </w:rPr>
        <w:t xml:space="preserve">No entanto, esses indicadores referem-se à adoção de ferramentas digitais em geral </w:t>
      </w:r>
      <w:del w:id="9469" w:author="Revisão editorial" w:date="2026-10-25T12:00:00Z">
        <w:r>
          <w:rPr>
            <w:rFonts w:eastAsia="DejaVu Serif"/>
            <w:color w:val="263238"/>
          </w:rPr>
          <w:delText xml:space="preserve">- </w:delText>
        </w:r>
      </w:del>
      <w:ins w:id="9470" w:author="Revisão editorial" w:date="2026-10-25T12:00:00Z">
        <w:r>
          <w:rPr>
            <w:rFonts w:eastAsia="DejaVu Serif"/>
            <w:color w:val="263238"/>
          </w:rPr>
          <w:t xml:space="preserve">(</w:t>
        </w:r>
      </w:ins>
      <w:r>
        <w:rPr>
          <w:rFonts w:eastAsia="DejaVu Serif"/>
          <w:color w:val="263238"/>
        </w:rPr>
        <w:t xml:space="preserve">automação, analytics e plataformas de gestão</w:t>
      </w:r>
      <w:del w:id="9471" w:author="Revisão editorial" w:date="2026-10-25T12:00:00Z">
        <w:r>
          <w:rPr>
            <w:rFonts w:eastAsia="DejaVu Serif"/>
            <w:color w:val="263238"/>
          </w:rPr>
          <w:delText xml:space="preserve"> -</w:delText>
        </w:r>
      </w:del>
      <w:ins w:id="9472" w:author="Revisão editorial" w:date="2026-10-25T12:00:00Z">
        <w:r>
          <w:rPr>
            <w:rFonts w:eastAsia="DejaVu Serif"/>
            <w:color w:val="263238"/>
          </w:rPr>
          <w:t xml:space="preserve">)</w:t>
        </w:r>
      </w:ins>
      <w:r>
        <w:rPr>
          <w:rFonts w:eastAsia="DejaVu Serif"/>
          <w:color w:val="263238"/>
        </w:rPr>
        <w:t xml:space="preserve"> e não devem ser extrapolados diretamente para IA generativa, tecnologia mais recente e com perfil de aplicação distinto. Como nova fronteira da transformação digital, a IA generativa pode ampliar o acesso a recursos de síntese, análise e estruturação de informação que, antes, exigiam maior esforço manual ou equipes especializadas. </w:t>
      </w:r>
      <w:del w:id="9473" w:author="Revisão editorial" w:date="2026-10-25T12:00:00Z">
        <w:r>
          <w:rPr>
            <w:rFonts w:eastAsia="DejaVu Serif"/>
            <w:color w:val="263238"/>
          </w:rPr>
          <w:delText xml:space="preserve">No</w:delText>
        </w:r>
      </w:del>
      <w:ins w:id="9474" w:author="Revisão editorial" w:date="2026-10-25T12:00:00Z">
        <w:r>
          <w:rPr>
            <w:rFonts w:eastAsia="DejaVu Serif"/>
            <w:color w:val="263238"/>
          </w:rPr>
          <w:t xml:space="preserve">Ainda</w:t>
        </w:r>
      </w:ins>
      <w:r>
        <w:rPr>
          <w:rFonts w:eastAsia="DejaVu Serif"/>
          <w:color w:val="263238"/>
        </w:rPr>
        <w:t xml:space="preserve"> </w:t>
      </w:r>
      <w:del w:id="9475" w:author="Revisão editorial" w:date="2026-10-25T12:00:00Z">
        <w:r>
          <w:rPr>
            <w:rFonts w:eastAsia="DejaVu Serif"/>
            <w:color w:val="263238"/>
          </w:rPr>
          <w:delText xml:space="preserve">entanto</w:delText>
        </w:r>
      </w:del>
      <w:ins w:id="9476" w:author="Revisão editorial" w:date="2026-10-25T12:00:00Z">
        <w:r>
          <w:rPr>
            <w:rFonts w:eastAsia="DejaVu Serif"/>
            <w:color w:val="263238"/>
          </w:rPr>
          <w:t xml:space="preserve">assim</w:t>
        </w:r>
      </w:ins>
      <w:r>
        <w:rPr>
          <w:rFonts w:eastAsia="DejaVu Serif"/>
          <w:color w:val="263238"/>
        </w:rPr>
        <w:t xml:space="preserve">, o ganho efetivo depende de dados adequados, contexto suficiente, ferramentas integradas e validação humana.</w:t>
      </w:r>
    </w:p>
    <w:p w14:paraId="7FE2FCB5" w14:textId="77777777" w:rsidR="00921ADD" w:rsidRPr="006F14C5" w:rsidRDefault="007023C5">
      <w:r>
        <w:rPr>
          <w:rFonts w:eastAsia="DejaVu Serif"/>
          <w:color w:val="263238"/>
        </w:rPr>
        <w:t>Empresas de energia e mineração têm divulgado iniciativas de dados, automação, manutenção preditiva e monitoramento operacional. Tais casos são úteis como referências de aplicação, mas seus resultados não devem ser generalizados sem considerar escopo, maturidade digital, qualidade dos dados e contexto operacional.</w:t>
      </w:r>
    </w:p>
    <w:p w14:paraId="42059720" w14:textId="77777777" w:rsidR="00921ADD" w:rsidRPr="006F14C5" w:rsidRDefault="007023C5">
      <w:r>
        <w:rPr>
          <w:rFonts w:eastAsia="DejaVu Serif"/>
          <w:color w:val="263238"/>
        </w:rPr>
        <w:t>Em publicação técnica da SPE (2020), a Petrobras descreveu a operação de um sistema de detecção de problemas de perfuração em águas profundas entre 2014 e 2019. O trabalho reporta resultados operacionais e econômicos relevantes, incluindo cerca de 150 dias de perfuração evitados e economia estimada de US$ 130 milhões no contexto estudado. Esses resultados devem ser interpretados como evidência de um caso específico, não como desempenho garantido para outros projetos.</w:t>
      </w:r>
    </w:p>
    <w:p w14:paraId="6B838BB3" w14:textId="397254E5" w:rsidR="00921ADD" w:rsidRPr="006F14C5" w:rsidRDefault="006D550B">
      <w:r>
        <w:rPr>
          <w:rFonts w:eastAsia="DejaVu Serif"/>
          <w:color w:val="263238"/>
        </w:rPr>
        <w:t xml:space="preserve">No mesmo sentido, a Vale divulgou, em 2026, iniciativas de inteligência artificial, automação e monitoramento aplicadas à cadeia de mineração, incluindo soluções voltadas a apoio a decisões de lavra, monitoramento de ativos críticos, previsibilidade logística e segurança operacional (VALE, 2026).</w:t>
      </w:r>
    </w:p>
    <w:p w14:paraId="30935381" w14:textId="25A2EB40" w:rsidR="00B14F6B" w:rsidRPr="006F14C5" w:rsidRDefault="006D550B">
      <w:pPr>
        <w:rPr>
          <w:rFonts w:eastAsia="DejaVu Serif"/>
          <w:color w:val="263238"/>
        </w:rPr>
      </w:pPr>
      <w:r>
        <w:rPr>
          <w:rFonts w:eastAsia="DejaVu Serif"/>
          <w:color w:val="263238"/>
        </w:rPr>
        <w:t xml:space="preserve">Também a Rio Tinto informa que Gudai-Darri, iniciada em 2022, incorporou automação, equipamentos autônomos e recursos digitais em sua operação. O caso ilustra como dados e automação podem apoiar produtividade, segurança e tomada de decisão, sem representar um modelo diretamente transferível a todos os empreendimentos de mineração (RIO TINTO, 2022).</w:t>
      </w:r>
    </w:p>
    <w:p w14:paraId="52513E5E" w14:textId="63DF58C5" w:rsidR="006D550B" w:rsidRDefault="006D550B" w:rsidP="006D550B">
      <w:pPr>
        <w:rPr>
          <w:rFonts w:eastAsia="DejaVu Serif"/>
          <w:color w:val="263238"/>
        </w:rPr>
      </w:pPr>
      <w:r>
        <w:rPr>
          <w:rFonts w:eastAsia="DejaVu Serif"/>
          <w:color w:val="263238"/>
        </w:rPr>
        <w:t xml:space="preserve">Os três casos ilustram aplicações distintas </w:t>
      </w:r>
      <w:del w:id="9477" w:author="Revisão editorial" w:date="2026-10-25T12:00:00Z">
        <w:r>
          <w:rPr>
            <w:rFonts w:eastAsia="DejaVu Serif"/>
            <w:color w:val="263238"/>
          </w:rPr>
          <w:delText xml:space="preserve">- </w:delText>
        </w:r>
      </w:del>
      <w:ins w:id="9478" w:author="Revisão editorial" w:date="2026-10-25T12:00:00Z">
        <w:r>
          <w:rPr>
            <w:rFonts w:eastAsia="DejaVu Serif"/>
            <w:color w:val="263238"/>
          </w:rPr>
          <w:t xml:space="preserve">(</w:t>
        </w:r>
      </w:ins>
      <w:r>
        <w:rPr>
          <w:rFonts w:eastAsia="DejaVu Serif"/>
          <w:color w:val="263238"/>
        </w:rPr>
        <w:t xml:space="preserve">perfuração exploratória, cadeia de mineração e operação autônoma</w:t>
      </w:r>
      <w:del w:id="9479" w:author="Revisão editorial" w:date="2026-10-25T12:00:00Z">
        <w:r>
          <w:rPr>
            <w:rFonts w:eastAsia="DejaVu Serif"/>
            <w:color w:val="263238"/>
          </w:rPr>
          <w:delText xml:space="preserve"> -</w:delText>
        </w:r>
      </w:del>
      <w:ins w:id="9480" w:author="Revisão editorial" w:date="2026-10-25T12:00:00Z">
        <w:r>
          <w:rPr>
            <w:rFonts w:eastAsia="DejaVu Serif"/>
            <w:color w:val="263238"/>
          </w:rPr>
          <w:t xml:space="preserve">),</w:t>
        </w:r>
      </w:ins>
      <w:r>
        <w:rPr>
          <w:rFonts w:eastAsia="DejaVu Serif"/>
          <w:color w:val="263238"/>
        </w:rPr>
        <w:t xml:space="preserve"> mas compartilham uma condição comum: o ganho decorre da integração entre dados confiáveis, processo definido e validação técnica, e não da tecnologia isolada. É essa condição que o restante do livro procura tornar operacional para o gestor de projetos de capital. O Capítulo 2 começa pelo ponto em que a própria disciplina se reorganizou mais recentemente: a transição, consolidada pelo PMBOK® 8, da entrega de processos para a entrega de valor.</w:t>
      </w:r>
    </w:p>
    <w:p w14:paraId="337F2B1D" w14:textId="77777777" w:rsidR="008B5137" w:rsidRPr="006F14C5" w:rsidRDefault="008B5137">
      <w:pPr>
        <w:rPr>
          <w:rFonts w:eastAsia="DejaVu Serif"/>
          <w:color w:val="263238"/>
        </w:rPr>
        <w:sectPr w:rsidR="008B5137" w:rsidRPr="006F14C5" w:rsidSect="00852B1E">
          <w:headerReference w:type="even" r:id="rId35"/>
          <w:headerReference w:type="default" r:id="rId36"/>
          <w:footerReference w:type="even" r:id="rId37"/>
          <w:footerReference w:type="default" r:id="rId38"/>
          <w:headerReference w:type="first" r:id="rId39"/>
          <w:footerReference w:type="first" r:id="rId40"/>
          <w:pgSz w:w="10772" w:h="12756"/>
          <w:pgMar w:top="1247" w:right="1077" w:bottom="1020" w:left="1361" w:header="454" w:footer="567" w:gutter="0"/>
          <w:cols w:space="720"/>
          <w:formProt w:val="0"/>
          <w:titlePg/>
          <w:docGrid w:linePitch="360" w:charSpace="4096"/>
        </w:sectPr>
      </w:pPr>
    </w:p>
    <w:p w14:paraId="1EF750E9" w14:textId="77777777" w:rsidR="005E2DE7" w:rsidRPr="006F14C5" w:rsidRDefault="005E2DE7">
      <w:pPr>
        <w:rPr>
          <w:rFonts w:eastAsia="DejaVu Serif"/>
          <w:color w:val="263238"/>
        </w:rPr>
      </w:pPr>
    </w:p>
    <w:p w14:paraId="10E7B458" w14:textId="77777777" w:rsidR="005E2DE7" w:rsidRPr="006F14C5" w:rsidRDefault="005E2DE7">
      <w:pPr>
        <w:rPr>
          <w:rFonts w:eastAsia="DejaVu Serif"/>
          <w:color w:val="263238"/>
        </w:rPr>
        <w:sectPr w:rsidR="005E2DE7" w:rsidRPr="006F14C5" w:rsidSect="00852B1E">
          <w:pgSz w:w="10772" w:h="12756"/>
          <w:pgMar w:top="1247" w:right="1077" w:bottom="1020" w:left="1361" w:header="454" w:footer="567" w:gutter="0"/>
          <w:cols w:space="720"/>
          <w:formProt w:val="0"/>
          <w:titlePg/>
          <w:docGrid w:linePitch="360" w:charSpace="4096"/>
        </w:sectPr>
      </w:pPr>
    </w:p>
    <w:p w14:paraId="060DC2B6" w14:textId="77777777" w:rsidR="00921ADD" w:rsidRPr="006F14C5" w:rsidRDefault="007023C5" w:rsidP="00E55F8B">
      <w:pPr>
        <w:pStyle w:val="Ttulo2"/>
      </w:pPr>
      <w:bookmarkStart w:id="81" w:name="__RefHeading___Toc10568_3485589216"/>
      <w:bookmarkStart w:id="82" w:name="_Toc232715510"/>
      <w:bookmarkStart w:id="83" w:name="_Toc232715173"/>
      <w:bookmarkStart w:id="84" w:name="_Ref236076411"/>
      <w:bookmarkStart w:id="85" w:name="_Toc236076003"/>
      <w:bookmarkStart w:id="86" w:name="_Toc233748469"/>
      <w:bookmarkStart w:id="87" w:name="_Toc233040016"/>
      <w:bookmarkStart w:id="88" w:name="_Toc236516878"/>
      <w:bookmarkEnd w:id="81"/>
      <w:r>
        <w:lastRenderedPageBreak/>
        <w:t>Capítulo 2</w:t>
      </w:r>
      <w:bookmarkEnd w:id="82"/>
      <w:bookmarkEnd w:id="83"/>
      <w:r>
        <w:t xml:space="preserve">: </w:t>
      </w:r>
      <w:bookmarkStart w:id="89" w:name="_Toc232715511"/>
      <w:bookmarkStart w:id="90" w:name="_Toc232715174"/>
      <w:r>
        <w:t>O PMBOK® 8 e a Evolução da Gestão de Projetos</w:t>
      </w:r>
      <w:bookmarkEnd w:id="84"/>
      <w:bookmarkEnd w:id="85"/>
      <w:bookmarkEnd w:id="86"/>
      <w:bookmarkEnd w:id="87"/>
      <w:bookmarkEnd w:id="89"/>
      <w:bookmarkEnd w:id="90"/>
      <w:r>
        <w:t xml:space="preserve"> de Capital</w:t>
      </w:r>
      <w:bookmarkEnd w:id="88"/>
    </w:p>
    <w:p w14:paraId="58F37CCF" w14:textId="77777777" w:rsidR="00921ADD" w:rsidRPr="006F14C5" w:rsidRDefault="00921ADD"/>
    <w:p w14:paraId="1007EFFD" w14:textId="77777777" w:rsidR="00921ADD" w:rsidRPr="006F14C5" w:rsidRDefault="007023C5">
      <w:pPr>
        <w:ind w:firstLine="0"/>
      </w:pPr>
      <w:r>
        <w:rPr>
          <w:rFonts w:eastAsia="DejaVu Serif"/>
          <w:color w:val="263238"/>
        </w:rPr>
        <w:t xml:space="preserve">O </w:t>
      </w:r>
      <w:r>
        <w:rPr>
          <w:rFonts w:eastAsia="DejaVu Serif"/>
          <w:b/>
          <w:bCs/>
          <w:i/>
          <w:iCs/>
          <w:color w:val="263238"/>
        </w:rPr>
        <w:t xml:space="preserve">Project Management Institute</w:t>
      </w:r>
      <w:r>
        <w:rPr>
          <w:rFonts w:eastAsia="DejaVu Serif"/>
          <w:color w:val="263238"/>
        </w:rPr>
        <w:t xml:space="preserve"> (PMI) publicou </w:t>
      </w:r>
      <w:del w:id="9481" w:author="Revisão editorial" w:date="2026-10-25T12:00:00Z">
        <w:r>
          <w:rPr>
            <w:rFonts w:eastAsia="DejaVu Serif"/>
            <w:color w:val="263238"/>
          </w:rPr>
          <w:delText xml:space="preserve">inicialmente </w:delText>
        </w:r>
      </w:del>
      <w:r>
        <w:rPr>
          <w:rFonts w:eastAsia="DejaVu Serif"/>
          <w:color w:val="263238"/>
        </w:rPr>
        <w:t xml:space="preserve">o PMBOK® </w:t>
      </w:r>
      <w:r>
        <w:rPr>
          <w:rFonts w:eastAsia="DejaVu Serif"/>
          <w:i/>
          <w:iCs/>
          <w:color w:val="263238"/>
        </w:rPr>
        <w:t xml:space="preserve">Guide</w:t>
      </w:r>
      <w:del w:id="9482" w:author="Revisão editorial" w:date="2026-10-25T12:00:00Z">
        <w:r>
          <w:rPr>
            <w:rFonts w:eastAsia="DejaVu Serif"/>
            <w:i/>
            <w:iCs/>
            <w:color w:val="263238"/>
          </w:rPr>
          <w:delText xml:space="preserve"> -</w:delText>
        </w:r>
      </w:del>
      <w:ins w:id="9483" w:author="Revisão editorial" w:date="2026-10-25T12:00:00Z">
        <w:r>
          <w:rPr>
            <w:rFonts w:eastAsia="DejaVu Serif"/>
            <w:i/>
            <w:iCs/>
            <w:color w:val="263238"/>
          </w:rPr>
          <w:t xml:space="preserve">,</w:t>
        </w:r>
      </w:ins>
      <w:r>
        <w:rPr>
          <w:rFonts w:eastAsia="DejaVu Serif"/>
          <w:i/>
          <w:iCs/>
          <w:color w:val="263238"/>
        </w:rPr>
        <w:t xml:space="preserve"> Eighth Edition</w:t>
      </w:r>
      <w:ins w:id="9484" w:author="Revisão editorial" w:date="2026-10-25T12:00:00Z">
        <w:r>
          <w:rPr>
            <w:rFonts w:eastAsia="DejaVu Serif"/>
            <w:i/>
            <w:iCs/>
            <w:color w:val="263238"/>
          </w:rPr>
          <w:t xml:space="preserve">,</w:t>
        </w:r>
      </w:ins>
      <w:r>
        <w:rPr>
          <w:rFonts w:eastAsia="DejaVu Serif"/>
          <w:color w:val="263238"/>
        </w:rPr>
        <w:t xml:space="preserve"> em novembro de 2025, aprofundando a orientação à entrega de valor (PMI, 2025a). A edição consolida os doze princípios da 7ª edição em seis princípios essenciais, refina os domínios de desempenho de oito para sete, apresenta cinco áreas de foco e incorpora orientação de processos de maneira não prescritiva. Também amplia a cobertura de temas como Inteligência Artificial, PMOs e aquisições. Essa evolução reforça que projetos complexos exigem adaptação ao contexto, integração e governança, e não a aplicação mecânica de uma única receita.</w:t>
      </w:r>
    </w:p>
    <w:p w14:paraId="1B8E67C6" w14:textId="77777777" w:rsidR="00921ADD" w:rsidRPr="006F14C5" w:rsidRDefault="007023C5">
      <w:r>
        <w:rPr>
          <w:rFonts w:eastAsia="DejaVu Serif"/>
          <w:color w:val="263238"/>
        </w:rPr>
        <w:t xml:space="preserve">Essa </w:t>
      </w:r>
      <w:del w:id="9485" w:author="Revisão editorial" w:date="2026-10-25T12:00:00Z">
        <w:r>
          <w:rPr>
            <w:rFonts w:eastAsia="DejaVu Serif"/>
            <w:color w:val="263238"/>
          </w:rPr>
          <w:delText xml:space="preserve">mudança</w:delText>
        </w:r>
      </w:del>
      <w:ins w:id="9486" w:author="Revisão editorial" w:date="2026-10-25T12:00:00Z">
        <w:r>
          <w:rPr>
            <w:rFonts w:eastAsia="DejaVu Serif"/>
            <w:color w:val="263238"/>
          </w:rPr>
          <w:t xml:space="preserve">evolução</w:t>
        </w:r>
      </w:ins>
      <w:r>
        <w:rPr>
          <w:rFonts w:eastAsia="DejaVu Serif"/>
          <w:color w:val="263238"/>
        </w:rPr>
        <w:t xml:space="preserve"> não é meramente terminológica. Ela reflete o reconhecimento de que projetos complexos não podem ser conduzidos por receitas rígidas ou pela aplicação isolada de processos. O PMBOK® 8 enfatiza que o sucesso de um projeto não se mede exclusivamente pelo cumprimento de prazo, orçamento e escopo, mas também pela capacidade de gerar benefícios, atender às necessidades das partes interessadas e sustentar o valor previsto no </w:t>
      </w:r>
      <w:r>
        <w:rPr>
          <w:rFonts w:eastAsia="DejaVu Serif"/>
          <w:i/>
          <w:iCs/>
          <w:color w:val="263238"/>
        </w:rPr>
        <w:t xml:space="preserve">business case</w:t>
      </w:r>
      <w:r>
        <w:rPr>
          <w:rFonts w:eastAsia="DejaVu Serif"/>
          <w:color w:val="263238"/>
        </w:rPr>
        <w:t xml:space="preserve">.</w:t>
      </w:r>
    </w:p>
    <w:p w14:paraId="412FC682" w14:textId="77777777" w:rsidR="00921ADD" w:rsidRPr="006F14C5" w:rsidRDefault="007023C5">
      <w:r>
        <w:rPr>
          <w:rFonts w:eastAsia="DejaVu Serif"/>
          <w:color w:val="263238"/>
        </w:rPr>
        <w:t xml:space="preserve">Para o gestor de projetos, essa evolução é particularmente relevante em empreendimentos de capital</w:t>
      </w:r>
      <w:del w:id="9487" w:author="Revisão editorial" w:date="2026-10-25T12:00:00Z">
        <w:r>
          <w:rPr>
            <w:rFonts w:eastAsia="DejaVu Serif"/>
            <w:color w:val="263238"/>
          </w:rPr>
          <w:delText xml:space="preserve">.</w:delText>
        </w:r>
      </w:del>
      <w:ins w:id="9488" w:author="Revisão editorial" w:date="2026-10-25T12:00:00Z">
        <w:r>
          <w:rPr>
            <w:rFonts w:eastAsia="DejaVu Serif"/>
            <w:color w:val="263238"/>
          </w:rPr>
          <w:t xml:space="preserve">,</w:t>
        </w:r>
      </w:ins>
      <w:r>
        <w:rPr>
          <w:rFonts w:eastAsia="DejaVu Serif"/>
          <w:color w:val="263238"/>
        </w:rPr>
        <w:t xml:space="preserve"> </w:t>
      </w:r>
      <w:del w:id="9489" w:author="Revisão editorial" w:date="2026-10-25T12:00:00Z">
        <w:r>
          <w:rPr>
            <w:rFonts w:eastAsia="DejaVu Serif"/>
            <w:color w:val="263238"/>
          </w:rPr>
          <w:delText xml:space="preserve">Em</w:delText>
        </w:r>
      </w:del>
      <w:ins w:id="9490" w:author="Revisão editorial" w:date="2026-10-25T12:00:00Z">
        <w:r>
          <w:rPr>
            <w:rFonts w:eastAsia="DejaVu Serif"/>
            <w:color w:val="263238"/>
          </w:rPr>
          <w:t xml:space="preserve">nos</w:t>
        </w:r>
      </w:ins>
      <w:r>
        <w:rPr>
          <w:rFonts w:eastAsia="DejaVu Serif"/>
          <w:color w:val="263238"/>
        </w:rPr>
        <w:t xml:space="preserve"> </w:t>
      </w:r>
      <w:del w:id="9491" w:author="Revisão editorial" w:date="2026-10-25T12:00:00Z">
        <w:r>
          <w:rPr>
            <w:rFonts w:eastAsia="DejaVu Serif"/>
            <w:color w:val="263238"/>
          </w:rPr>
          <w:delText xml:space="preserve">projetos de capital,</w:delText>
        </w:r>
      </w:del>
      <w:ins w:id="9492" w:author="Revisão editorial" w:date="2026-10-25T12:00:00Z">
        <w:r>
          <w:rPr>
            <w:rFonts w:eastAsia="DejaVu Serif"/>
            <w:color w:val="263238"/>
          </w:rPr>
          <w:t xml:space="preserve">quais</w:t>
        </w:r>
      </w:ins>
      <w:r>
        <w:rPr>
          <w:rFonts w:eastAsia="DejaVu Serif"/>
          <w:color w:val="263238"/>
        </w:rPr>
        <w:t xml:space="preserve"> a rigidez processual pode criar uma falsa sensação de controle, enquanto vetores críticos de risco</w:t>
      </w:r>
      <w:del w:id="9493" w:author="Revisão editorial" w:date="2026-10-25T12:00:00Z">
        <w:r>
          <w:rPr>
            <w:rFonts w:eastAsia="DejaVu Serif"/>
            <w:color w:val="263238"/>
          </w:rPr>
          <w:delText xml:space="preserve"> -</w:delText>
        </w:r>
      </w:del>
      <w:ins w:id="9494" w:author="Revisão editorial" w:date="2026-10-25T12:00:00Z">
        <w:r>
          <w:rPr>
            <w:rFonts w:eastAsia="DejaVu Serif"/>
            <w:color w:val="263238"/>
          </w:rPr>
          <w:t xml:space="preserve">,</w:t>
        </w:r>
      </w:ins>
      <w:r>
        <w:rPr>
          <w:rFonts w:eastAsia="DejaVu Serif"/>
          <w:color w:val="263238"/>
        </w:rPr>
        <w:t xml:space="preserve"> como a qualidade das estimativas, o alinhamento das partes interessadas, a maturidade do escopo, a disponibilidade de recursos e a consistência das premissas regulatórias</w:t>
      </w:r>
      <w:del w:id="9495" w:author="Revisão editorial" w:date="2026-10-25T12:00:00Z">
        <w:r>
          <w:rPr>
            <w:rFonts w:eastAsia="DejaVu Serif"/>
            <w:color w:val="263238"/>
          </w:rPr>
          <w:delText xml:space="preserve"> -</w:delText>
        </w:r>
      </w:del>
      <w:ins w:id="9496" w:author="Revisão editorial" w:date="2026-10-25T12:00:00Z">
        <w:r>
          <w:rPr>
            <w:rFonts w:eastAsia="DejaVu Serif"/>
            <w:color w:val="263238"/>
          </w:rPr>
          <w:t xml:space="preserve">,</w:t>
        </w:r>
      </w:ins>
      <w:r>
        <w:rPr>
          <w:rFonts w:eastAsia="DejaVu Serif"/>
          <w:color w:val="263238"/>
        </w:rPr>
        <w:t xml:space="preserve"> permanecem insuficientemente avaliados.</w:t>
      </w:r>
    </w:p>
    <w:p w14:paraId="60DF502D" w14:textId="67EB27AB" w:rsidR="00921ADD" w:rsidRPr="006F14C5" w:rsidRDefault="006D550B">
      <w:r>
        <w:rPr>
          <w:rFonts w:eastAsia="DejaVu Serif"/>
          <w:color w:val="263238"/>
        </w:rPr>
        <w:t xml:space="preserve">É nesse ponto que o PMBOK® 8 reposiciona o gestor de projetos como um integrador de valor, e não apenas como executor de processos. Seu papel passa a envolver a articulação entre governança, escopo, cronograma, finanças, partes interessadas, recursos e riscos, assegurando que o ativo entregue seja capaz de materializar os benefícios e o retorno sobre o capital previstos na decisão de investimento.</w:t>
      </w:r>
    </w:p>
    <w:p w14:paraId="7213BE36" w14:textId="77777777" w:rsidR="00921ADD" w:rsidRPr="006F14C5" w:rsidRDefault="007023C5">
      <w:r>
        <w:rPr>
          <w:rFonts w:eastAsia="DejaVu Serif"/>
          <w:color w:val="263238"/>
        </w:rPr>
        <w:t xml:space="preserve">A oitava edição também incorpora conteúdo específico sobre Inteligência Artificial, refletindo a crescente relevância de competências digitais, análise de dados e uso responsável de IA na gestão de projetos. Em projetos de capital, a integração de IA aos domínios de desempenho pode ampliar a capacidade de consolidar informações, identificar lacunas de definição, estruturar análises, antecipar riscos e acelerar a preparação de relatórios executivos. </w:t>
      </w:r>
    </w:p>
    <w:p w14:paraId="7A752516" w14:textId="1A2F90C6" w:rsidR="00921ADD" w:rsidRPr="006F14C5" w:rsidRDefault="006D550B">
      <w:r>
        <w:rPr>
          <w:rFonts w:eastAsia="DejaVu Serif"/>
          <w:color w:val="263238"/>
        </w:rPr>
        <w:lastRenderedPageBreak/>
        <w:t xml:space="preserve">Esses benefícios dependem, contudo, da qualidade dos dados, da maturidade dos processos, da governança corporativa e da validação humana das recomendações produzidas.</w:t>
      </w:r>
    </w:p>
    <w:p w14:paraId="7B1CA66A" w14:textId="77777777" w:rsidR="00921ADD" w:rsidRPr="006F14C5" w:rsidRDefault="007023C5" w:rsidP="00FE6E33">
      <w:pPr>
        <w:pStyle w:val="Ttulo3"/>
      </w:pPr>
      <w:bookmarkStart w:id="91" w:name="__RefHeading___Toc10570_3485589216"/>
      <w:bookmarkStart w:id="92" w:name="_Toc236076004"/>
      <w:bookmarkStart w:id="93" w:name="_Toc233748470"/>
      <w:bookmarkStart w:id="94" w:name="_Toc233040017"/>
      <w:bookmarkStart w:id="95" w:name="_Toc232715512"/>
      <w:bookmarkStart w:id="96" w:name="_Toc232715175"/>
      <w:bookmarkStart w:id="97" w:name="_Toc236516879"/>
      <w:bookmarkEnd w:id="91"/>
      <w:r>
        <w:t>Os 7 Domínios de Desempenho do PMBOK® 8</w:t>
      </w:r>
      <w:bookmarkEnd w:id="92"/>
      <w:bookmarkEnd w:id="93"/>
      <w:bookmarkEnd w:id="94"/>
      <w:bookmarkEnd w:id="95"/>
      <w:bookmarkEnd w:id="96"/>
      <w:bookmarkEnd w:id="97"/>
    </w:p>
    <w:p w14:paraId="1529203B" w14:textId="77777777" w:rsidR="00921ADD" w:rsidRPr="006F14C5" w:rsidRDefault="007023C5">
      <w:pPr>
        <w:ind w:firstLine="0"/>
      </w:pPr>
      <w:r>
        <w:rPr>
          <w:rFonts w:eastAsia="DejaVu Serif"/>
          <w:color w:val="263238"/>
        </w:rPr>
        <w:t xml:space="preserve">O PMBOK® 8 organiza a prática de gerenciamento de projetos em sete domínios de desempenho interconectados. Cada domínio representa uma área de foco que contribui para a entrega de valor do projeto. Para projetos de capital, cada domínio possui implicações específicas que determinam o sucesso ou </w:t>
      </w:r>
      <w:ins w:id="9497" w:author="Revisão editorial" w:date="2026-10-25T12:00:00Z">
        <w:r>
          <w:rPr>
            <w:rFonts w:eastAsia="DejaVu Serif"/>
            <w:color w:val="263238"/>
          </w:rPr>
          <w:t xml:space="preserve">o </w:t>
        </w:r>
      </w:ins>
      <w:r>
        <w:rPr>
          <w:rFonts w:eastAsia="DejaVu Serif"/>
          <w:color w:val="263238"/>
        </w:rPr>
        <w:t xml:space="preserve">fracasso do empreendimento.</w:t>
      </w:r>
    </w:p>
    <w:p w14:paraId="65C62450" w14:textId="77777777" w:rsidR="00921ADD" w:rsidRPr="006F14C5" w:rsidRDefault="007023C5">
      <w:r>
        <w:rPr>
          <w:rFonts w:eastAsia="DejaVu Serif"/>
          <w:color w:val="263238"/>
        </w:rPr>
        <w:t xml:space="preserve">A Tabela 2.1, a seguir, organiza os sete domínios fundamentais da gestão de projetos: Governança, Escopo, Cronograma, Finanças, Partes Interessadas, Recursos e Riscos, estruturando para cada um o foco principal, a aplicação prática em projetos de capital e um exemplo setorial representativo. </w:t>
      </w:r>
    </w:p>
    <w:p w14:paraId="7D6C09B2" w14:textId="77777777" w:rsidR="00921ADD" w:rsidRPr="006F14C5" w:rsidRDefault="007023C5">
      <w:pPr>
        <w:rPr>
          <w:rFonts w:eastAsia="DejaVu Serif"/>
          <w:color w:val="263238"/>
        </w:rPr>
      </w:pPr>
      <w:r>
        <w:rPr>
          <w:rFonts w:eastAsia="DejaVu Serif"/>
          <w:color w:val="263238"/>
        </w:rPr>
        <w:t xml:space="preserve">Esses domínios não são categorias isoladas: constituem um sistema integrado de gestão no qual a falha em qualquer um deles propaga impactos para os demais. É precisamente nessa interdependência que reside o maior desafio do gestor de projetos e </w:t>
      </w:r>
      <w:del w:id="9498" w:author="Revisão editorial" w:date="2026-10-25T12:00:00Z">
        <w:r>
          <w:rPr>
            <w:rFonts w:eastAsia="DejaVu Serif"/>
            <w:color w:val="263238"/>
          </w:rPr>
          <w:delText xml:space="preserve">onde</w:delText>
        </w:r>
      </w:del>
      <w:ins w:id="9499" w:author="Revisão editorial" w:date="2026-10-25T12:00:00Z">
        <w:r>
          <w:rPr>
            <w:rFonts w:eastAsia="DejaVu Serif"/>
            <w:color w:val="263238"/>
          </w:rPr>
          <w:t xml:space="preserve">é aí que</w:t>
        </w:r>
      </w:ins>
      <w:r>
        <w:rPr>
          <w:rFonts w:eastAsia="DejaVu Serif"/>
          <w:color w:val="263238"/>
        </w:rPr>
        <w:t xml:space="preserve"> a inteligência artificial demonstra seu potencial.</w:t>
      </w:r>
    </w:p>
    <w:p w14:paraId="34BCDC70" w14:textId="77777777" w:rsidR="006D0201" w:rsidRPr="006F14C5" w:rsidRDefault="006D0201"/>
    <w:p w14:paraId="4C618862" w14:textId="77777777" w:rsidR="00921ADD" w:rsidRPr="006F14C5" w:rsidRDefault="007023C5">
      <w:pPr>
        <w:pStyle w:val="Legenda"/>
        <w:keepNext/>
        <w:keepLines/>
        <w:jc w:val="left"/>
        <w:rPr>
          <w:color w:val="auto"/>
          <w:sz w:val="17"/>
          <w:szCs w:val="17"/>
        </w:rPr>
      </w:pPr>
      <w:r>
        <w:rPr>
          <w:bCs/>
          <w:color w:val="auto"/>
          <w:sz w:val="17"/>
          <w:szCs w:val="17"/>
        </w:rPr>
        <w:t xml:space="preserve">Tabela 2.1</w:t>
      </w:r>
      <w:del w:id="9500" w:author="Revisão editorial" w:date="2026-10-25T12:00:00Z">
        <w:r>
          <w:rPr>
            <w:bCs/>
            <w:color w:val="auto"/>
            <w:sz w:val="17"/>
            <w:szCs w:val="17"/>
          </w:rPr>
          <w:delText xml:space="preserve"> —</w:delText>
        </w:r>
      </w:del>
      <w:ins w:id="9501" w:author="Revisão editorial" w:date="2026-10-25T12:00:00Z">
        <w:r>
          <w:rPr>
            <w:bCs/>
            <w:color w:val="auto"/>
            <w:sz w:val="17"/>
            <w:szCs w:val="17"/>
          </w:rPr>
          <w:t xml:space="preserve">:</w:t>
        </w:r>
      </w:ins>
      <w:r>
        <w:rPr>
          <w:bCs/>
          <w:color w:val="auto"/>
          <w:sz w:val="17"/>
          <w:szCs w:val="17"/>
        </w:rPr>
        <w:t xml:space="preserve"> </w:t>
      </w:r>
      <w:r>
        <w:rPr>
          <w:color w:val="auto"/>
          <w:sz w:val="17"/>
          <w:szCs w:val="17"/>
        </w:rPr>
        <w:t xml:space="preserve">Os 7 </w:t>
      </w:r>
      <w:del w:id="9502" w:author="Revisão editorial" w:date="2026-10-25T12:00:00Z">
        <w:r>
          <w:rPr>
            <w:color w:val="auto"/>
            <w:sz w:val="17"/>
            <w:szCs w:val="17"/>
          </w:rPr>
          <w:delText xml:space="preserve">Domínios</w:delText>
        </w:r>
      </w:del>
      <w:ins w:id="9503" w:author="Revisão editorial" w:date="2026-10-25T12:00:00Z">
        <w:r>
          <w:rPr>
            <w:color w:val="auto"/>
            <w:sz w:val="17"/>
            <w:szCs w:val="17"/>
          </w:rPr>
          <w:t xml:space="preserve">domínios</w:t>
        </w:r>
      </w:ins>
      <w:r>
        <w:rPr>
          <w:color w:val="auto"/>
          <w:sz w:val="17"/>
          <w:szCs w:val="17"/>
        </w:rPr>
        <w:t xml:space="preserve"> de </w:t>
      </w:r>
      <w:del w:id="9504" w:author="Revisão editorial" w:date="2026-10-25T12:00:00Z">
        <w:r>
          <w:rPr>
            <w:color w:val="auto"/>
            <w:sz w:val="17"/>
            <w:szCs w:val="17"/>
          </w:rPr>
          <w:delText xml:space="preserve">Desempenho</w:delText>
        </w:r>
      </w:del>
      <w:ins w:id="9505" w:author="Revisão editorial" w:date="2026-10-25T12:00:00Z">
        <w:r>
          <w:rPr>
            <w:color w:val="auto"/>
            <w:sz w:val="17"/>
            <w:szCs w:val="17"/>
          </w:rPr>
          <w:t xml:space="preserve">desempenho</w:t>
        </w:r>
      </w:ins>
      <w:r>
        <w:rPr>
          <w:color w:val="auto"/>
          <w:sz w:val="17"/>
          <w:szCs w:val="17"/>
        </w:rPr>
        <w:t xml:space="preserve"> do PMBOK® 8 e sua </w:t>
      </w:r>
      <w:del w:id="9506" w:author="Revisão editorial" w:date="2026-10-25T12:00:00Z">
        <w:r>
          <w:rPr>
            <w:color w:val="auto"/>
            <w:sz w:val="17"/>
            <w:szCs w:val="17"/>
          </w:rPr>
          <w:delText xml:space="preserve">Aplicação</w:delText>
        </w:r>
      </w:del>
      <w:ins w:id="9507" w:author="Revisão editorial" w:date="2026-10-25T12:00:00Z">
        <w:r>
          <w:rPr>
            <w:color w:val="auto"/>
            <w:sz w:val="17"/>
            <w:szCs w:val="17"/>
          </w:rPr>
          <w:t xml:space="preserve">aplicação</w:t>
        </w:r>
      </w:ins>
      <w:r>
        <w:rPr>
          <w:color w:val="auto"/>
          <w:sz w:val="17"/>
          <w:szCs w:val="17"/>
        </w:rPr>
        <w:t xml:space="preserve"> em </w:t>
      </w:r>
      <w:del w:id="9508" w:author="Revisão editorial" w:date="2026-10-25T12:00:00Z">
        <w:r>
          <w:rPr>
            <w:color w:val="auto"/>
            <w:sz w:val="17"/>
            <w:szCs w:val="17"/>
          </w:rPr>
          <w:delText xml:space="preserve">Projetos</w:delText>
        </w:r>
      </w:del>
      <w:ins w:id="9509" w:author="Revisão editorial" w:date="2026-10-25T12:00:00Z">
        <w:r>
          <w:rPr>
            <w:color w:val="auto"/>
            <w:sz w:val="17"/>
            <w:szCs w:val="17"/>
          </w:rPr>
          <w:t xml:space="preserve">projetos</w:t>
        </w:r>
      </w:ins>
      <w:r>
        <w:rPr>
          <w:color w:val="auto"/>
          <w:sz w:val="17"/>
          <w:szCs w:val="17"/>
        </w:rPr>
        <w:t xml:space="preserve"> de </w:t>
      </w:r>
      <w:del w:id="9510" w:author="Revisão editorial" w:date="2026-10-25T12:00:00Z">
        <w:r>
          <w:rPr>
            <w:color w:val="auto"/>
            <w:sz w:val="17"/>
            <w:szCs w:val="17"/>
          </w:rPr>
          <w:delText xml:space="preserve">Capital</w:delText>
        </w:r>
      </w:del>
      <w:ins w:id="9511" w:author="Revisão editorial" w:date="2026-10-25T12:00:00Z">
        <w:r>
          <w:rPr>
            <w:color w:val="auto"/>
            <w:sz w:val="17"/>
            <w:szCs w:val="17"/>
          </w:rPr>
          <w:t xml:space="preserve">capital</w:t>
        </w:r>
      </w:ins>
      <w:r>
        <w:rPr>
          <w:color w:val="auto"/>
          <w:sz w:val="17"/>
          <w:szCs w:val="17"/>
        </w:rPr>
        <w:t xml:space="preserve"> </w:t>
      </w:r>
    </w:p>
    <w:tbl>
      <w:tblPr>
        <w:tblStyle w:val="TabeladeGrade4"/>
        <w:tblW w:w="0" w:type="auto"/>
        <w:tblLook w:val="04A0" w:firstRow="1" w:lastRow="0" w:firstColumn="1" w:lastColumn="0" w:noHBand="0" w:noVBand="1"/>
      </w:tblPr>
      <w:tblGrid>
        <w:gridCol w:w="1687"/>
        <w:gridCol w:w="2243"/>
        <w:gridCol w:w="2125"/>
        <w:gridCol w:w="2269"/>
      </w:tblGrid>
      <w:tr w:rsidR="00921ADD" w:rsidRPr="006F14C5" w14:paraId="2E5E5D66" w14:textId="77777777" w:rsidTr="00ED5DB5">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B9ED52" w14:textId="77777777" w:rsidR="00921ADD" w:rsidRPr="006F14C5" w:rsidRDefault="007023C5" w:rsidP="006D0201">
            <w:pPr>
              <w:pStyle w:val="SemEspaamento"/>
              <w:spacing w:after="20" w:line="156" w:lineRule="exact"/>
              <w:jc w:val="center"/>
              <w:rPr>
                <w:rFonts w:eastAsia="MS Mincho"/>
                <w:sz w:val="18"/>
                <w:lang w:val="pt-BR"/>
              </w:rPr>
            </w:pPr>
            <w:r>
              <w:rPr>
                <w:rFonts w:ascii="DejaVu Sans" w:eastAsia="DejaVu Sans" w:hAnsi="DejaVu Sans" w:cs="DejaVu Sans"/>
                <w:color w:val="FFFFFF"/>
                <w:sz w:val="18"/>
                <w:lang w:val="pt-BR"/>
              </w:rPr>
              <w:t>Domínio</w:t>
            </w:r>
          </w:p>
        </w:tc>
        <w:tc>
          <w:tcPr>
            <w:tcW w:w="0" w:type="auto"/>
            <w:vAlign w:val="center"/>
          </w:tcPr>
          <w:p w14:paraId="7BD234D5"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lang w:val="pt-BR"/>
              </w:rPr>
            </w:pPr>
            <w:r>
              <w:rPr>
                <w:rFonts w:ascii="DejaVu Sans" w:eastAsia="DejaVu Sans" w:hAnsi="DejaVu Sans" w:cs="DejaVu Sans"/>
                <w:color w:val="FFFFFF"/>
                <w:sz w:val="18"/>
                <w:lang w:val="pt-BR"/>
              </w:rPr>
              <w:t xml:space="preserve">Foco </w:t>
            </w:r>
            <w:del w:id="9512" w:author="Revisão editorial" w:date="2026-10-25T12:00:00Z">
              <w:r>
                <w:rPr>
                  <w:rFonts w:ascii="DejaVu Sans" w:eastAsia="DejaVu Sans" w:hAnsi="DejaVu Sans" w:cs="DejaVu Sans"/>
                  <w:color w:val="FFFFFF"/>
                  <w:sz w:val="18"/>
                  <w:lang w:val="pt-BR"/>
                </w:rPr>
                <w:delText xml:space="preserve">Principal</w:delText>
              </w:r>
            </w:del>
            <w:ins w:id="9513" w:author="Revisão editorial" w:date="2026-10-25T12:00:00Z">
              <w:r>
                <w:rPr>
                  <w:rFonts w:ascii="DejaVu Sans" w:eastAsia="DejaVu Sans" w:hAnsi="DejaVu Sans" w:cs="DejaVu Sans"/>
                  <w:color w:val="FFFFFF"/>
                  <w:sz w:val="18"/>
                  <w:lang w:val="pt-BR"/>
                </w:rPr>
                <w:t xml:space="preserve">principal</w:t>
              </w:r>
            </w:ins>
          </w:p>
        </w:tc>
        <w:tc>
          <w:tcPr>
            <w:tcW w:w="0" w:type="auto"/>
            <w:vAlign w:val="center"/>
          </w:tcPr>
          <w:p w14:paraId="4A41CB9C"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lang w:val="pt-BR"/>
              </w:rPr>
            </w:pPr>
            <w:r>
              <w:rPr>
                <w:rFonts w:ascii="DejaVu Sans" w:eastAsia="DejaVu Sans" w:hAnsi="DejaVu Sans" w:cs="DejaVu Sans"/>
                <w:color w:val="FFFFFF"/>
                <w:sz w:val="18"/>
                <w:lang w:val="pt-BR"/>
              </w:rPr>
              <w:t>Aplicação em projetos de capital</w:t>
            </w:r>
          </w:p>
        </w:tc>
        <w:tc>
          <w:tcPr>
            <w:tcW w:w="0" w:type="auto"/>
            <w:vAlign w:val="center"/>
          </w:tcPr>
          <w:p w14:paraId="592CFFCE"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lang w:val="pt-BR"/>
              </w:rPr>
            </w:pPr>
            <w:r>
              <w:rPr>
                <w:rFonts w:ascii="DejaVu Sans" w:eastAsia="DejaVu Sans" w:hAnsi="DejaVu Sans" w:cs="DejaVu Sans"/>
                <w:color w:val="FFFFFF"/>
                <w:sz w:val="18"/>
                <w:lang w:val="pt-BR"/>
              </w:rPr>
              <w:t xml:space="preserve">Exemplo </w:t>
            </w:r>
            <w:del w:id="9514" w:author="Revisão editorial" w:date="2026-10-25T12:00:00Z">
              <w:r>
                <w:rPr>
                  <w:rFonts w:ascii="DejaVu Sans" w:eastAsia="DejaVu Sans" w:hAnsi="DejaVu Sans" w:cs="DejaVu Sans"/>
                  <w:color w:val="FFFFFF"/>
                  <w:sz w:val="18"/>
                  <w:lang w:val="pt-BR"/>
                </w:rPr>
                <w:delText xml:space="preserve">Setorial</w:delText>
              </w:r>
            </w:del>
            <w:ins w:id="9515" w:author="Revisão editorial" w:date="2026-10-25T12:00:00Z">
              <w:r>
                <w:rPr>
                  <w:rFonts w:ascii="DejaVu Sans" w:eastAsia="DejaVu Sans" w:hAnsi="DejaVu Sans" w:cs="DejaVu Sans"/>
                  <w:color w:val="FFFFFF"/>
                  <w:sz w:val="18"/>
                  <w:lang w:val="pt-BR"/>
                </w:rPr>
                <w:t xml:space="preserve">setorial</w:t>
              </w:r>
            </w:ins>
          </w:p>
        </w:tc>
      </w:tr>
      <w:tr w:rsidR="00921ADD" w:rsidRPr="006F14C5" w14:paraId="53CFE329" w14:textId="77777777" w:rsidTr="006144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31EA8B"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Governança</w:t>
            </w:r>
          </w:p>
        </w:tc>
        <w:tc>
          <w:tcPr>
            <w:tcW w:w="0" w:type="auto"/>
            <w:vAlign w:val="center"/>
          </w:tcPr>
          <w:p w14:paraId="16FFC432"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Estrutura de autoridade e tomada de decisão</w:t>
            </w:r>
          </w:p>
        </w:tc>
        <w:tc>
          <w:tcPr>
            <w:tcW w:w="0" w:type="auto"/>
            <w:vAlign w:val="center"/>
          </w:tcPr>
          <w:p w14:paraId="6D1662A4"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FID, Gate Reviews, Comitê de Portfólio</w:t>
            </w:r>
          </w:p>
        </w:tc>
        <w:tc>
          <w:tcPr>
            <w:tcW w:w="0" w:type="auto"/>
            <w:vAlign w:val="center"/>
          </w:tcPr>
          <w:p w14:paraId="0ED31B6D"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Mineração: aprovação de expansão de mina</w:t>
            </w:r>
          </w:p>
        </w:tc>
      </w:tr>
      <w:tr w:rsidR="00921ADD" w:rsidRPr="006F14C5" w14:paraId="227DA0C0" w14:textId="77777777" w:rsidTr="00614438">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4A8F6F"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Escopo</w:t>
            </w:r>
          </w:p>
        </w:tc>
        <w:tc>
          <w:tcPr>
            <w:tcW w:w="0" w:type="auto"/>
            <w:vAlign w:val="center"/>
          </w:tcPr>
          <w:p w14:paraId="6C6D729C"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Definição e controle do trabalho</w:t>
            </w:r>
          </w:p>
        </w:tc>
        <w:tc>
          <w:tcPr>
            <w:tcW w:w="0" w:type="auto"/>
            <w:vAlign w:val="center"/>
          </w:tcPr>
          <w:p w14:paraId="3DD2A9FB"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EAP/WBS, Controle de Mudanças, EPC</w:t>
            </w:r>
          </w:p>
        </w:tc>
        <w:tc>
          <w:tcPr>
            <w:tcW w:w="0" w:type="auto"/>
            <w:vAlign w:val="center"/>
          </w:tcPr>
          <w:p w14:paraId="55CFDDD2"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Infraestrutura: escopo de linha de metrô</w:t>
            </w:r>
          </w:p>
        </w:tc>
      </w:tr>
      <w:tr w:rsidR="00921ADD" w:rsidRPr="006F14C5" w14:paraId="10F4688B" w14:textId="77777777" w:rsidTr="006144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8CA8F6"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Cronograma</w:t>
            </w:r>
          </w:p>
        </w:tc>
        <w:tc>
          <w:tcPr>
            <w:tcW w:w="0" w:type="auto"/>
            <w:vAlign w:val="center"/>
          </w:tcPr>
          <w:p w14:paraId="573ABC95"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Planejamento e controle do tempo</w:t>
            </w:r>
          </w:p>
        </w:tc>
        <w:tc>
          <w:tcPr>
            <w:tcW w:w="0" w:type="auto"/>
            <w:vAlign w:val="center"/>
          </w:tcPr>
          <w:p w14:paraId="03618A75"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CPM, Linha de Base, Análise de Atraso</w:t>
            </w:r>
          </w:p>
        </w:tc>
        <w:tc>
          <w:tcPr>
            <w:tcW w:w="0" w:type="auto"/>
            <w:vAlign w:val="center"/>
          </w:tcPr>
          <w:p w14:paraId="50095450"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Energia: janelas climáticas em eólico</w:t>
            </w:r>
          </w:p>
        </w:tc>
      </w:tr>
      <w:tr w:rsidR="00921ADD" w:rsidRPr="006F14C5" w14:paraId="6B0B51D4" w14:textId="77777777" w:rsidTr="00614438">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5B4A0E"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Finanças</w:t>
            </w:r>
          </w:p>
        </w:tc>
        <w:tc>
          <w:tcPr>
            <w:tcW w:w="0" w:type="auto"/>
            <w:vAlign w:val="center"/>
          </w:tcPr>
          <w:p w14:paraId="4834BF58"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Orçamento, CAPEX e controle de custos</w:t>
            </w:r>
          </w:p>
        </w:tc>
        <w:tc>
          <w:tcPr>
            <w:tcW w:w="0" w:type="auto"/>
            <w:vAlign w:val="center"/>
          </w:tcPr>
          <w:p w14:paraId="2A9D7F04"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EVM, Curva S, Estimativas AACE</w:t>
            </w:r>
          </w:p>
        </w:tc>
        <w:tc>
          <w:tcPr>
            <w:tcW w:w="0" w:type="auto"/>
            <w:vAlign w:val="center"/>
          </w:tcPr>
          <w:p w14:paraId="771E9371"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O&amp;G: controle de CAPEX de FPSO</w:t>
            </w:r>
          </w:p>
        </w:tc>
      </w:tr>
      <w:tr w:rsidR="00921ADD" w:rsidRPr="006F14C5" w14:paraId="3F212FA5" w14:textId="77777777" w:rsidTr="006144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4F34EB"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Partes Interessadas</w:t>
            </w:r>
          </w:p>
        </w:tc>
        <w:tc>
          <w:tcPr>
            <w:tcW w:w="0" w:type="auto"/>
            <w:vAlign w:val="center"/>
          </w:tcPr>
          <w:p w14:paraId="75ADDB6F"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Engajamento e comunicação</w:t>
            </w:r>
          </w:p>
        </w:tc>
        <w:tc>
          <w:tcPr>
            <w:tcW w:w="0" w:type="auto"/>
            <w:vAlign w:val="center"/>
          </w:tcPr>
          <w:p w14:paraId="29C816C7"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Relatórios Executivos, Comunidades</w:t>
            </w:r>
          </w:p>
        </w:tc>
        <w:tc>
          <w:tcPr>
            <w:tcW w:w="0" w:type="auto"/>
            <w:vAlign w:val="center"/>
          </w:tcPr>
          <w:p w14:paraId="7C1EA808"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Naval: gestão de stakeholders de estaleiro</w:t>
            </w:r>
          </w:p>
        </w:tc>
      </w:tr>
      <w:tr w:rsidR="00921ADD" w:rsidRPr="006F14C5" w14:paraId="2440C3EA" w14:textId="77777777" w:rsidTr="00614438">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2DA6C7"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Recursos</w:t>
            </w:r>
          </w:p>
        </w:tc>
        <w:tc>
          <w:tcPr>
            <w:tcW w:w="0" w:type="auto"/>
            <w:vAlign w:val="center"/>
          </w:tcPr>
          <w:p w14:paraId="2D641854"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Equipe, materiais e equipamentos</w:t>
            </w:r>
          </w:p>
        </w:tc>
        <w:tc>
          <w:tcPr>
            <w:tcW w:w="0" w:type="auto"/>
            <w:vAlign w:val="center"/>
          </w:tcPr>
          <w:p w14:paraId="7406280D"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POB, Demanda de Mão de Obra, LLI</w:t>
            </w:r>
          </w:p>
        </w:tc>
        <w:tc>
          <w:tcPr>
            <w:tcW w:w="0" w:type="auto"/>
            <w:vAlign w:val="center"/>
          </w:tcPr>
          <w:p w14:paraId="2B3B7D40"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 xml:space="preserve">Petroquímica: gestão de </w:t>
            </w:r>
            <w:r>
              <w:rPr>
                <w:rFonts w:eastAsia="DejaVu Serif"/>
                <w:i/>
                <w:iCs/>
                <w:sz w:val="18"/>
                <w:lang w:val="pt-BR"/>
              </w:rPr>
              <w:t>turnaround</w:t>
            </w:r>
          </w:p>
        </w:tc>
      </w:tr>
      <w:tr w:rsidR="00921ADD" w:rsidRPr="006F14C5" w14:paraId="69F363FD" w14:textId="77777777" w:rsidTr="006144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A89C4E"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Riscos</w:t>
            </w:r>
          </w:p>
        </w:tc>
        <w:tc>
          <w:tcPr>
            <w:tcW w:w="0" w:type="auto"/>
            <w:vAlign w:val="center"/>
          </w:tcPr>
          <w:p w14:paraId="5681544C"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Identificação, análise e resposta</w:t>
            </w:r>
          </w:p>
        </w:tc>
        <w:tc>
          <w:tcPr>
            <w:tcW w:w="0" w:type="auto"/>
            <w:vAlign w:val="center"/>
          </w:tcPr>
          <w:p w14:paraId="3A8BBA08"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Matriz de Riscos, Monte Carlo, HSE/SMS</w:t>
            </w:r>
          </w:p>
        </w:tc>
        <w:tc>
          <w:tcPr>
            <w:tcW w:w="0" w:type="auto"/>
            <w:vAlign w:val="center"/>
          </w:tcPr>
          <w:p w14:paraId="1D6C9741"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Mineração: riscos geológicos e ambientais</w:t>
            </w:r>
          </w:p>
        </w:tc>
      </w:tr>
    </w:tbl>
    <w:p w14:paraId="394FD6C6" w14:textId="77777777" w:rsidR="00921ADD" w:rsidRPr="006F14C5" w:rsidRDefault="003A5804" w:rsidP="006D0201">
      <w:pPr>
        <w:pStyle w:val="BookSource"/>
        <w:keepLines/>
        <w:jc w:val="left"/>
        <w:rPr>
          <w:i w:val="0"/>
          <w:iCs/>
          <w:color w:val="auto"/>
          <w:szCs w:val="15"/>
        </w:rPr>
      </w:pPr>
      <w:r>
        <w:rPr>
          <w:i w:val="0"/>
          <w:iCs/>
          <w:color w:val="auto"/>
          <w:szCs w:val="15"/>
        </w:rPr>
        <w:t>Fonte: Elaborado pelo autor.</w:t>
      </w:r>
    </w:p>
    <w:p w14:paraId="047FD35A" w14:textId="77777777" w:rsidR="00C016C4" w:rsidRPr="006F14C5" w:rsidRDefault="00C016C4">
      <w:pPr>
        <w:rPr>
          <w:rFonts w:eastAsia="DejaVu Serif"/>
          <w:color w:val="263238"/>
        </w:rPr>
      </w:pPr>
    </w:p>
    <w:p w14:paraId="46EF390E" w14:textId="62A8E5AC" w:rsidR="00921ADD" w:rsidRPr="006F14C5" w:rsidRDefault="007023C5">
      <w:r>
        <w:rPr>
          <w:rFonts w:eastAsia="DejaVu Serif"/>
          <w:color w:val="263238"/>
        </w:rPr>
        <w:t xml:space="preserve">Os três primeiros domínios</w:t>
      </w:r>
      <w:del w:id="9516" w:author="Revisão editorial" w:date="2026-10-25T12:00:00Z">
        <w:r>
          <w:rPr>
            <w:rFonts w:eastAsia="DejaVu Serif"/>
            <w:color w:val="263238"/>
          </w:rPr>
          <w:delText xml:space="preserve">:</w:delText>
        </w:r>
      </w:del>
      <w:r>
        <w:rPr>
          <w:rFonts w:eastAsia="DejaVu Serif"/>
          <w:color w:val="263238"/>
        </w:rPr>
        <w:t xml:space="preserve"> </w:t>
      </w:r>
      <w:ins w:id="9517" w:author="Revisão editorial" w:date="2026-10-25T12:00:00Z">
        <w:r>
          <w:rPr>
            <w:rFonts w:eastAsia="DejaVu Serif"/>
            <w:color w:val="263238"/>
          </w:rPr>
          <w:t xml:space="preserve">(</w:t>
        </w:r>
      </w:ins>
      <w:r>
        <w:rPr>
          <w:rFonts w:eastAsia="DejaVu Serif"/>
          <w:color w:val="263238"/>
        </w:rPr>
        <w:t xml:space="preserve">Governança, Escopo e Cronograma</w:t>
      </w:r>
      <w:ins w:id="9518" w:author="Revisão editorial" w:date="2026-10-25T12:00:00Z">
        <w:r>
          <w:rPr>
            <w:rFonts w:eastAsia="DejaVu Serif"/>
            <w:color w:val="263238"/>
          </w:rPr>
          <w:t xml:space="preserve">)</w:t>
        </w:r>
      </w:ins>
      <w:r>
        <w:rPr>
          <w:rFonts w:eastAsia="DejaVu Serif"/>
          <w:color w:val="263238"/>
        </w:rPr>
        <w:t xml:space="preserve"> formam a espinha dorsal estrutural de qualquer projeto de capital. </w:t>
      </w:r>
    </w:p>
    <w:p w14:paraId="626CA0BB" w14:textId="77777777" w:rsidR="00921ADD" w:rsidRPr="006F14C5" w:rsidRDefault="007023C5">
      <w:r>
        <w:rPr>
          <w:rFonts w:eastAsia="DejaVu Serif"/>
          <w:color w:val="263238"/>
        </w:rPr>
        <w:t xml:space="preserve">A </w:t>
      </w:r>
      <w:r>
        <w:rPr>
          <w:rFonts w:eastAsia="DejaVu Serif"/>
          <w:b/>
          <w:bCs/>
          <w:color w:val="263238"/>
        </w:rPr>
        <w:t>Governança</w:t>
      </w:r>
      <w:r>
        <w:rPr>
          <w:rFonts w:eastAsia="DejaVu Serif"/>
          <w:color w:val="263238"/>
        </w:rPr>
        <w:t xml:space="preserve"> define a arquitetura de autoridade e responsabilidade que sustenta todas as decisões críticas do projeto: é ela que determina quem aprova o FID, quem conduz os </w:t>
      </w:r>
      <w:r>
        <w:rPr>
          <w:rFonts w:eastAsia="DejaVu Serif"/>
          <w:i/>
          <w:iCs/>
          <w:color w:val="263238"/>
        </w:rPr>
        <w:t>Gate Reviews</w:t>
      </w:r>
      <w:r>
        <w:rPr>
          <w:rFonts w:eastAsia="DejaVu Serif"/>
          <w:color w:val="263238"/>
        </w:rPr>
        <w:t xml:space="preserve"> e como o Comitê de Portfólio prioriza investimentos concorrentes. </w:t>
      </w:r>
    </w:p>
    <w:p w14:paraId="7C5F0D2E" w14:textId="77777777" w:rsidR="00921ADD" w:rsidRPr="006F14C5" w:rsidRDefault="007023C5">
      <w:r>
        <w:rPr>
          <w:rFonts w:eastAsia="DejaVu Serif"/>
          <w:color w:val="263238"/>
        </w:rPr>
        <w:t xml:space="preserve">Sem uma estrutura de governança robusta, as decisões de escopo e cronograma perdem ancoragem institucional e ficam sujeitas à pressão política e ao viés de otimismo. </w:t>
      </w:r>
    </w:p>
    <w:p w14:paraId="6589A973" w14:textId="77777777" w:rsidR="00921ADD" w:rsidRPr="006F14C5" w:rsidRDefault="007023C5">
      <w:r>
        <w:rPr>
          <w:rFonts w:eastAsia="DejaVu Serif"/>
          <w:color w:val="263238"/>
        </w:rPr>
        <w:t xml:space="preserve">O domínio de </w:t>
      </w:r>
      <w:r>
        <w:rPr>
          <w:rFonts w:eastAsia="DejaVu Serif"/>
          <w:b/>
          <w:bCs/>
          <w:color w:val="263238"/>
        </w:rPr>
        <w:t xml:space="preserve">Escopo</w:t>
      </w:r>
      <w:r>
        <w:rPr>
          <w:rFonts w:eastAsia="DejaVu Serif"/>
          <w:color w:val="263238"/>
        </w:rPr>
        <w:t xml:space="preserve">, por sua vez, é uma das fontes recorrentes de desvios de orçamento: a EAP/WBS mal elaborada e o controle de mudanças ineficaz </w:t>
      </w:r>
      <w:del w:id="9519" w:author="Revisão editorial" w:date="2026-10-25T12:00:00Z">
        <w:r>
          <w:rPr>
            <w:rFonts w:eastAsia="DejaVu Serif"/>
            <w:color w:val="263238"/>
          </w:rPr>
          <w:delText xml:space="preserve">são</w:delText>
        </w:r>
      </w:del>
      <w:ins w:id="9520" w:author="Revisão editorial" w:date="2026-10-25T12:00:00Z">
        <w:r>
          <w:rPr>
            <w:rFonts w:eastAsia="DejaVu Serif"/>
            <w:color w:val="263238"/>
          </w:rPr>
          <w:t xml:space="preserve">figuram entre</w:t>
        </w:r>
      </w:ins>
      <w:r>
        <w:rPr>
          <w:rFonts w:eastAsia="DejaVu Serif"/>
          <w:color w:val="263238"/>
        </w:rPr>
        <w:t xml:space="preserve"> as causas</w:t>
      </w:r>
      <w:del w:id="9521" w:author="Revisão editorial" w:date="2026-10-25T12:00:00Z">
        <w:r>
          <w:rPr>
            <w:rFonts w:eastAsia="DejaVu Serif"/>
            <w:color w:val="263238"/>
          </w:rPr>
          <w:delText xml:space="preserve"> raízes</w:delText>
        </w:r>
      </w:del>
      <w:ins w:id="9522" w:author="Revisão editorial" w:date="2026-10-25T12:00:00Z">
        <w:r>
          <w:rPr>
            <w:rFonts w:eastAsia="DejaVu Serif"/>
            <w:color w:val="263238"/>
          </w:rPr>
          <w:t xml:space="preserve">-raiz</w:t>
        </w:r>
      </w:ins>
      <w:r>
        <w:rPr>
          <w:rFonts w:eastAsia="DejaVu Serif"/>
          <w:color w:val="263238"/>
        </w:rPr>
        <w:t xml:space="preserve"> mais frequentes do </w:t>
      </w:r>
      <w:r>
        <w:rPr>
          <w:rFonts w:eastAsia="DejaVu Serif"/>
          <w:i/>
          <w:iCs/>
          <w:color w:val="263238"/>
        </w:rPr>
        <w:t xml:space="preserve">scope creep</w:t>
      </w:r>
      <w:r>
        <w:rPr>
          <w:rFonts w:eastAsia="DejaVu Serif"/>
          <w:color w:val="263238"/>
        </w:rPr>
        <w:t xml:space="preserve">, ou seja, a expansão não controlada do trabalho que corrói silenciosamente o orçamento e o cronograma ao longo da execução. </w:t>
      </w:r>
    </w:p>
    <w:p w14:paraId="6D3697D6" w14:textId="77777777" w:rsidR="00921ADD" w:rsidRPr="006F14C5" w:rsidRDefault="007023C5">
      <w:r>
        <w:rPr>
          <w:rFonts w:eastAsia="DejaVu Serif"/>
          <w:color w:val="263238"/>
        </w:rPr>
        <w:t xml:space="preserve">O </w:t>
      </w:r>
      <w:r>
        <w:rPr>
          <w:rFonts w:eastAsia="DejaVu Serif"/>
          <w:b/>
          <w:bCs/>
          <w:color w:val="263238"/>
        </w:rPr>
        <w:t xml:space="preserve">Cronograma</w:t>
      </w:r>
      <w:r>
        <w:rPr>
          <w:rFonts w:eastAsia="DejaVu Serif"/>
          <w:color w:val="263238"/>
        </w:rPr>
        <w:t xml:space="preserve">, operacionalizado pelo Método do Caminho Crítico (CPM) e pela análise de atrasos sobre a linha de base aprovada, traduz o escopo em tempo: é o domínio que revela</w:t>
      </w:r>
      <w:del w:id="9523" w:author="Revisão editorial" w:date="2026-10-25T12:00:00Z">
        <w:r>
          <w:rPr>
            <w:rFonts w:eastAsia="DejaVu Serif"/>
            <w:color w:val="263238"/>
          </w:rPr>
          <w:delText xml:space="preserve">, com precisão,</w:delText>
        </w:r>
      </w:del>
      <w:r>
        <w:rPr>
          <w:rFonts w:eastAsia="DejaVu Serif"/>
          <w:color w:val="263238"/>
        </w:rPr>
        <w:t xml:space="preserve"> onde as folgas foram consumidas e quais atividades ameaçam a data de conclusão do projeto.</w:t>
      </w:r>
    </w:p>
    <w:p w14:paraId="626BDEA2" w14:textId="77777777" w:rsidR="00921ADD" w:rsidRPr="006F14C5" w:rsidRDefault="007023C5">
      <w:r>
        <w:rPr>
          <w:rFonts w:eastAsia="DejaVu Serif"/>
          <w:color w:val="263238"/>
        </w:rPr>
        <w:t xml:space="preserve">Os domínios de </w:t>
      </w:r>
      <w:r>
        <w:rPr>
          <w:rFonts w:eastAsia="DejaVu Serif"/>
          <w:b/>
          <w:bCs/>
          <w:color w:val="263238"/>
        </w:rPr>
        <w:t>Finanças</w:t>
      </w:r>
      <w:r>
        <w:rPr>
          <w:rFonts w:eastAsia="DejaVu Serif"/>
          <w:color w:val="263238"/>
        </w:rPr>
        <w:t xml:space="preserve"> e </w:t>
      </w:r>
      <w:r>
        <w:rPr>
          <w:rFonts w:eastAsia="DejaVu Serif"/>
          <w:b/>
          <w:bCs/>
          <w:color w:val="263238"/>
        </w:rPr>
        <w:t>Partes Interessadas</w:t>
      </w:r>
      <w:r>
        <w:rPr>
          <w:rFonts w:eastAsia="DejaVu Serif"/>
          <w:color w:val="263238"/>
        </w:rPr>
        <w:t xml:space="preserve"> representam as dimensões de valor e legitimidade do projeto. </w:t>
      </w:r>
    </w:p>
    <w:p w14:paraId="5F48CA49" w14:textId="77777777" w:rsidR="00921ADD" w:rsidRPr="006F14C5" w:rsidRDefault="007023C5">
      <w:r>
        <w:rPr>
          <w:rFonts w:eastAsia="DejaVu Serif"/>
          <w:color w:val="263238"/>
        </w:rPr>
        <w:t xml:space="preserve">O controle financeiro em projetos vai muito além do acompanhamento de gastos: o Gerenciamento do Valor Agregado (EVM) integra escopo, cronograma e custo em um único sistema de indicadores</w:t>
      </w:r>
      <w:del w:id="9524" w:author="Revisão editorial" w:date="2026-10-25T12:00:00Z">
        <w:r>
          <w:rPr>
            <w:rFonts w:eastAsia="DejaVu Serif"/>
            <w:color w:val="263238"/>
          </w:rPr>
          <w:delText xml:space="preserve"> -</w:delText>
        </w:r>
      </w:del>
      <w:ins w:id="9525" w:author="Revisão editorial" w:date="2026-10-25T12:00:00Z">
        <w:r>
          <w:rPr>
            <w:rFonts w:eastAsia="DejaVu Serif"/>
            <w:color w:val="263238"/>
          </w:rPr>
          <w:t xml:space="preserve">,</w:t>
        </w:r>
      </w:ins>
      <w:r>
        <w:rPr>
          <w:rFonts w:eastAsia="DejaVu Serif"/>
          <w:color w:val="263238"/>
        </w:rPr>
        <w:t xml:space="preserve"> o </w:t>
      </w:r>
      <w:r>
        <w:rPr>
          <w:rFonts w:eastAsia="DejaVu Serif"/>
          <w:i/>
          <w:iCs/>
          <w:color w:val="263238"/>
        </w:rPr>
        <w:t xml:space="preserve">Cost Performance Index</w:t>
      </w:r>
      <w:r>
        <w:rPr>
          <w:rFonts w:eastAsia="DejaVu Serif"/>
          <w:color w:val="263238"/>
        </w:rPr>
        <w:t xml:space="preserve"> (CPI) e o </w:t>
      </w:r>
      <w:r>
        <w:rPr>
          <w:rFonts w:eastAsia="DejaVu Serif"/>
          <w:i/>
          <w:iCs/>
          <w:color w:val="263238"/>
        </w:rPr>
        <w:t xml:space="preserve">Schedule Performance Index</w:t>
      </w:r>
      <w:r>
        <w:rPr>
          <w:rFonts w:eastAsia="DejaVu Serif"/>
          <w:color w:val="263238"/>
        </w:rPr>
        <w:t xml:space="preserve"> (SPI)</w:t>
      </w:r>
      <w:del w:id="9526" w:author="Revisão editorial" w:date="2026-10-25T12:00:00Z">
        <w:r>
          <w:rPr>
            <w:rFonts w:eastAsia="DejaVu Serif"/>
            <w:color w:val="263238"/>
          </w:rPr>
          <w:delText xml:space="preserve"> -</w:delText>
        </w:r>
      </w:del>
      <w:ins w:id="9527" w:author="Revisão editorial" w:date="2026-10-25T12:00:00Z">
        <w:r>
          <w:rPr>
            <w:rFonts w:eastAsia="DejaVu Serif"/>
            <w:color w:val="263238"/>
          </w:rPr>
          <w:t xml:space="preserve">,</w:t>
        </w:r>
      </w:ins>
      <w:r>
        <w:rPr>
          <w:rFonts w:eastAsia="DejaVu Serif"/>
          <w:color w:val="263238"/>
        </w:rPr>
        <w:t xml:space="preserve"> que permite ao gestor antecipar o custo final do projeto (EAC</w:t>
      </w:r>
      <w:del w:id="9528" w:author="Revisão editorial" w:date="2026-10-25T12:00:00Z">
        <w:r>
          <w:rPr>
            <w:rFonts w:eastAsia="DejaVu Serif"/>
            <w:color w:val="263238"/>
          </w:rPr>
          <w:delText xml:space="preserve"> -</w:delText>
        </w:r>
      </w:del>
      <w:ins w:id="9529" w:author="Revisão editorial" w:date="2026-10-25T12:00:00Z">
        <w:r>
          <w:rPr>
            <w:rFonts w:eastAsia="DejaVu Serif"/>
            <w:color w:val="263238"/>
          </w:rPr>
          <w:t xml:space="preserve">,</w:t>
        </w:r>
      </w:ins>
      <w:r>
        <w:rPr>
          <w:rFonts w:eastAsia="DejaVu Serif"/>
          <w:color w:val="263238"/>
        </w:rPr>
        <w:t xml:space="preserve"> </w:t>
      </w:r>
      <w:r>
        <w:rPr>
          <w:rFonts w:eastAsia="DejaVu Serif"/>
          <w:i/>
          <w:iCs/>
          <w:color w:val="263238"/>
        </w:rPr>
        <w:t xml:space="preserve">Estimate at Completion</w:t>
      </w:r>
      <w:r>
        <w:rPr>
          <w:rFonts w:eastAsia="DejaVu Serif"/>
          <w:color w:val="263238"/>
        </w:rPr>
        <w:t xml:space="preserve">) com base no desempenho real, </w:t>
      </w:r>
      <w:ins w:id="9530" w:author="Revisão editorial" w:date="2026-10-25T12:00:00Z">
        <w:r>
          <w:rPr>
            <w:rFonts w:eastAsia="DejaVu Serif"/>
            <w:color w:val="263238"/>
          </w:rPr>
          <w:t xml:space="preserve">e </w:t>
        </w:r>
      </w:ins>
      <w:r>
        <w:rPr>
          <w:rFonts w:eastAsia="DejaVu Serif"/>
          <w:color w:val="263238"/>
        </w:rPr>
        <w:t xml:space="preserve">não em projeções otimistas. </w:t>
      </w:r>
    </w:p>
    <w:p w14:paraId="06853FC5" w14:textId="77777777" w:rsidR="00921ADD" w:rsidRPr="006F14C5" w:rsidRDefault="007023C5">
      <w:r>
        <w:rPr>
          <w:rFonts w:eastAsia="DejaVu Serif"/>
          <w:color w:val="263238"/>
        </w:rPr>
        <w:t xml:space="preserve">Já a Curva S de desembolso é</w:t>
      </w:r>
      <w:ins w:id="9531" w:author="Revisão editorial" w:date="2026-10-25T12:00:00Z">
        <w:r>
          <w:rPr>
            <w:rFonts w:eastAsia="DejaVu Serif"/>
            <w:color w:val="263238"/>
          </w:rPr>
          <w:t xml:space="preserve"> um</w:t>
        </w:r>
      </w:ins>
      <w:r>
        <w:rPr>
          <w:rFonts w:eastAsia="DejaVu Serif"/>
          <w:color w:val="263238"/>
        </w:rPr>
        <w:t xml:space="preserve"> instrumento amplamente utilizado em projetos de capital: qualquer desvio entre a curva planejada e a realizada é um sinal de alerta que exige diagnóstico imediato. </w:t>
      </w:r>
    </w:p>
    <w:p w14:paraId="40EC1599" w14:textId="77777777" w:rsidR="00921ADD" w:rsidRPr="006F14C5" w:rsidRDefault="007023C5">
      <w:r>
        <w:rPr>
          <w:rFonts w:eastAsia="DejaVu Serif"/>
          <w:color w:val="263238"/>
        </w:rPr>
        <w:t xml:space="preserve">O domínio de </w:t>
      </w:r>
      <w:r>
        <w:rPr>
          <w:rFonts w:eastAsia="DejaVu Serif"/>
          <w:b/>
          <w:bCs/>
          <w:color w:val="263238"/>
        </w:rPr>
        <w:t xml:space="preserve">Partes Interessadas</w:t>
      </w:r>
      <w:r>
        <w:rPr>
          <w:rFonts w:eastAsia="DejaVu Serif"/>
          <w:color w:val="263238"/>
        </w:rPr>
        <w:t xml:space="preserve">, frequentemente subestimado em projetos de engenharia, é</w:t>
      </w:r>
      <w:ins w:id="9532" w:author="Revisão editorial" w:date="2026-10-25T12:00:00Z">
        <w:r>
          <w:rPr>
            <w:rFonts w:eastAsia="DejaVu Serif"/>
            <w:color w:val="263238"/>
          </w:rPr>
          <w:t xml:space="preserve">,</w:t>
        </w:r>
      </w:ins>
      <w:r>
        <w:rPr>
          <w:rFonts w:eastAsia="DejaVu Serif"/>
          <w:color w:val="263238"/>
        </w:rPr>
        <w:t xml:space="preserve"> na prática</w:t>
      </w:r>
      <w:ins w:id="9533" w:author="Revisão editorial" w:date="2026-10-25T12:00:00Z">
        <w:r>
          <w:rPr>
            <w:rFonts w:eastAsia="DejaVu Serif"/>
            <w:color w:val="263238"/>
          </w:rPr>
          <w:t xml:space="preserve">,</w:t>
        </w:r>
      </w:ins>
      <w:r>
        <w:rPr>
          <w:rFonts w:eastAsia="DejaVu Serif"/>
          <w:color w:val="263238"/>
        </w:rPr>
        <w:t xml:space="preserve"> um dos maiores vetores de risco</w:t>
      </w:r>
      <w:del w:id="9534" w:author="Revisão editorial" w:date="2026-10-25T12:00:00Z">
        <w:r>
          <w:rPr>
            <w:rFonts w:eastAsia="DejaVu Serif"/>
            <w:color w:val="263238"/>
          </w:rPr>
          <w:delText xml:space="preserve"> em projetos</w:delText>
        </w:r>
      </w:del>
      <w:r>
        <w:rPr>
          <w:rFonts w:eastAsia="DejaVu Serif"/>
          <w:color w:val="263238"/>
        </w:rPr>
        <w:t xml:space="preserve">: comunidades afetadas, órgãos reguladores, sindicatos e investidores institucionais </w:t>
      </w:r>
      <w:del w:id="9535" w:author="Revisão editorial" w:date="2026-10-25T12:00:00Z">
        <w:r>
          <w:rPr>
            <w:rFonts w:eastAsia="DejaVu Serif"/>
            <w:color w:val="263238"/>
          </w:rPr>
          <w:delText xml:space="preserve">têm poder de</w:delText>
        </w:r>
      </w:del>
      <w:ins w:id="9536" w:author="Revisão editorial" w:date="2026-10-25T12:00:00Z">
        <w:r>
          <w:rPr>
            <w:rFonts w:eastAsia="DejaVu Serif"/>
            <w:color w:val="263238"/>
          </w:rPr>
          <w:t xml:space="preserve">podem</w:t>
        </w:r>
      </w:ins>
      <w:r>
        <w:rPr>
          <w:rFonts w:eastAsia="DejaVu Serif"/>
          <w:color w:val="263238"/>
        </w:rPr>
        <w:t xml:space="preserve"> paralisar ou inviabilizar projetos tecnicamente bem planejados, como demonstram inúmeros casos de licenciamento ambiental bloqueado ou de mobilização social contra projetos de infraestrutura.</w:t>
      </w:r>
    </w:p>
    <w:p w14:paraId="3C056ECA" w14:textId="77777777" w:rsidR="00921ADD" w:rsidRPr="006F14C5" w:rsidRDefault="007023C5">
      <w:r>
        <w:rPr>
          <w:rFonts w:eastAsia="DejaVu Serif"/>
          <w:color w:val="263238"/>
        </w:rPr>
        <w:t xml:space="preserve">O domínio de </w:t>
      </w:r>
      <w:r>
        <w:rPr>
          <w:rFonts w:eastAsia="DejaVu Serif"/>
          <w:b/>
          <w:bCs/>
          <w:color w:val="263238"/>
        </w:rPr>
        <w:t xml:space="preserve">Recursos</w:t>
      </w:r>
      <w:r>
        <w:rPr>
          <w:rFonts w:eastAsia="DejaVu Serif"/>
          <w:color w:val="263238"/>
        </w:rPr>
        <w:t xml:space="preserve"> abrange a gestão integrada de equipe, materiais e equipamentos</w:t>
      </w:r>
      <w:del w:id="9537" w:author="Revisão editorial" w:date="2026-10-25T12:00:00Z">
        <w:r>
          <w:rPr>
            <w:rFonts w:eastAsia="DejaVu Serif"/>
            <w:color w:val="263238"/>
          </w:rPr>
          <w:delText xml:space="preserve"> -</w:delText>
        </w:r>
      </w:del>
      <w:ins w:id="9538" w:author="Revisão editorial" w:date="2026-10-25T12:00:00Z">
        <w:r>
          <w:rPr>
            <w:rFonts w:eastAsia="DejaVu Serif"/>
            <w:color w:val="263238"/>
          </w:rPr>
          <w:t xml:space="preserve">,</w:t>
        </w:r>
      </w:ins>
      <w:r>
        <w:rPr>
          <w:rFonts w:eastAsia="DejaVu Serif"/>
          <w:color w:val="263238"/>
        </w:rPr>
        <w:t xml:space="preserve"> a dimensão operacional que transforma planos em realidade física. </w:t>
      </w:r>
    </w:p>
    <w:p w14:paraId="37781DEA" w14:textId="5F4BCFBE" w:rsidR="00921ADD" w:rsidRPr="006F14C5" w:rsidRDefault="007023C5">
      <w:r>
        <w:rPr>
          <w:rFonts w:eastAsia="DejaVu Serif"/>
          <w:color w:val="263238"/>
        </w:rPr>
        <w:t xml:space="preserve">Em projetos de capital intensivo, os </w:t>
      </w:r>
      <w:r>
        <w:rPr>
          <w:rFonts w:eastAsia="DejaVu Serif"/>
          <w:i/>
          <w:iCs/>
          <w:color w:val="263238"/>
        </w:rPr>
        <w:t xml:space="preserve">Long Lead Items</w:t>
      </w:r>
      <w:r>
        <w:rPr>
          <w:rFonts w:eastAsia="DejaVu Serif"/>
          <w:color w:val="263238"/>
        </w:rPr>
        <w:t xml:space="preserve"> (LLI)</w:t>
      </w:r>
      <w:del w:id="9539" w:author="Revisão editorial" w:date="2026-10-25T12:00:00Z">
        <w:r>
          <w:rPr>
            <w:rFonts w:eastAsia="DejaVu Serif"/>
            <w:color w:val="263238"/>
          </w:rPr>
          <w:delText xml:space="preserve"> -</w:delText>
        </w:r>
      </w:del>
      <w:ins w:id="9540" w:author="Revisão editorial" w:date="2026-10-25T12:00:00Z">
        <w:r>
          <w:rPr>
            <w:rFonts w:eastAsia="DejaVu Serif"/>
            <w:color w:val="263238"/>
          </w:rPr>
          <w:t xml:space="preserve">,</w:t>
        </w:r>
      </w:ins>
      <w:r>
        <w:rPr>
          <w:rFonts w:eastAsia="DejaVu Serif"/>
          <w:color w:val="263238"/>
        </w:rPr>
        <w:t xml:space="preserve"> equipamentos com prazo de fabricação e entrega de 12 a 36 meses, </w:t>
      </w:r>
      <w:del w:id="9541" w:author="Revisão editorial" w:date="2026-10-25T12:00:00Z">
        <w:r>
          <w:rPr>
            <w:rFonts w:eastAsia="DejaVu Serif"/>
            <w:color w:val="263238"/>
          </w:rPr>
          <w:delText xml:space="preserve">por exemplo, </w:delText>
        </w:r>
      </w:del>
      <w:r>
        <w:rPr>
          <w:rFonts w:eastAsia="DejaVu Serif"/>
          <w:color w:val="263238"/>
        </w:rPr>
        <w:t xml:space="preserve">como turbinas, vasos de pressão, transformadores de potência e módulos </w:t>
      </w:r>
      <w:r>
        <w:rPr>
          <w:rFonts w:eastAsia="DejaVu Serif"/>
          <w:i/>
          <w:iCs/>
          <w:color w:val="263238"/>
        </w:rPr>
        <w:t xml:space="preserve">subsea</w:t>
      </w:r>
      <w:del w:id="9542" w:author="Revisão editorial" w:date="2026-10-25T12:00:00Z">
        <w:r>
          <w:rPr>
            <w:rFonts w:eastAsia="DejaVu Serif"/>
            <w:color w:val="263238"/>
          </w:rPr>
          <w:delText xml:space="preserve"> -</w:delText>
        </w:r>
      </w:del>
      <w:ins w:id="9543" w:author="Revisão editorial" w:date="2026-10-25T12:00:00Z">
        <w:r>
          <w:rPr>
            <w:rFonts w:eastAsia="DejaVu Serif"/>
            <w:color w:val="263238"/>
          </w:rPr>
          <w:t xml:space="preserve">,</w:t>
        </w:r>
      </w:ins>
      <w:r>
        <w:rPr>
          <w:rFonts w:eastAsia="DejaVu Serif"/>
          <w:color w:val="263238"/>
        </w:rPr>
        <w:t xml:space="preserve"> são um vetor relevante de risco de cronograma na fase de execução. </w:t>
      </w:r>
    </w:p>
    <w:p w14:paraId="16206E61" w14:textId="461259BE" w:rsidR="00921ADD" w:rsidRPr="006F14C5" w:rsidRDefault="007023C5">
      <w:r>
        <w:rPr>
          <w:rFonts w:eastAsia="DejaVu Serif"/>
          <w:color w:val="263238"/>
        </w:rPr>
        <w:t xml:space="preserve">A gestão do </w:t>
      </w:r>
      <w:del w:id="9544" w:author="Revisão editorial" w:date="2026-10-25T12:00:00Z">
        <w:r>
          <w:rPr>
            <w:rFonts w:eastAsia="DejaVu Serif"/>
            <w:i/>
            <w:iCs/>
            <w:color w:val="263238"/>
          </w:rPr>
          <w:delText xml:space="preserve">Personnel</w:delText>
        </w:r>
      </w:del>
      <w:ins w:id="9545" w:author="Revisão editorial" w:date="2026-10-25T12:00:00Z">
        <w:r>
          <w:rPr>
            <w:rFonts w:eastAsia="DejaVu Serif"/>
            <w:i/>
            <w:iCs/>
            <w:color w:val="263238"/>
          </w:rPr>
          <w:t xml:space="preserve">Persons</w:t>
        </w:r>
      </w:ins>
      <w:r>
        <w:rPr>
          <w:rFonts w:eastAsia="DejaVu Serif"/>
          <w:i/>
          <w:iCs/>
          <w:color w:val="263238"/>
        </w:rPr>
        <w:t xml:space="preserve"> on Board</w:t>
      </w:r>
      <w:r>
        <w:rPr>
          <w:rFonts w:eastAsia="DejaVu Serif"/>
          <w:color w:val="263238"/>
        </w:rPr>
        <w:t xml:space="preserve"> (POB) em plataformas offshore, por exemplo, e a demanda de mão de obra especializada em </w:t>
      </w:r>
      <w:r>
        <w:rPr>
          <w:rFonts w:eastAsia="DejaVu Serif"/>
          <w:i/>
          <w:iCs/>
          <w:color w:val="263238"/>
        </w:rPr>
        <w:t xml:space="preserve">turnarounds</w:t>
      </w:r>
      <w:r>
        <w:rPr>
          <w:rFonts w:eastAsia="DejaVu Serif"/>
          <w:color w:val="263238"/>
        </w:rPr>
        <w:t xml:space="preserve"> petroquímicos exigem planejamento de recursos com precisão de semanas, não de meses. </w:t>
      </w:r>
    </w:p>
    <w:p w14:paraId="753746F1" w14:textId="62CED0FA" w:rsidR="00921ADD" w:rsidRPr="006F14C5" w:rsidRDefault="007023C5">
      <w:r>
        <w:rPr>
          <w:rFonts w:eastAsia="DejaVu Serif"/>
          <w:color w:val="263238"/>
        </w:rPr>
        <w:t xml:space="preserve">Por fim, o domínio de </w:t>
      </w:r>
      <w:r>
        <w:rPr>
          <w:rFonts w:eastAsia="DejaVu Serif"/>
          <w:b/>
          <w:bCs/>
          <w:color w:val="263238"/>
        </w:rPr>
        <w:t>Riscos</w:t>
      </w:r>
      <w:r>
        <w:rPr>
          <w:rFonts w:eastAsia="DejaVu Serif"/>
          <w:color w:val="263238"/>
        </w:rPr>
        <w:t xml:space="preserve"> fecha o sistema ao atuar como a camada de inteligência que permeia todos os demais: a Matriz de Riscos, a simulação de Monte Carlo para análise quantitativa do orçamento e os protocolos HSE/SMS ajudam a assegurar que incertezas relevantes, como riscos geológicos, regulatórios e ambientais, sejam identificadas, quantificadas e tratadas antes de se materializarem em desvios de custo e prazo.</w:t>
      </w:r>
    </w:p>
    <w:p w14:paraId="64A9853B" w14:textId="2BB7F850" w:rsidR="00921ADD" w:rsidRPr="006F14C5" w:rsidRDefault="007023C5">
      <w:pPr>
        <w:rPr>
          <w:rFonts w:eastAsia="DejaVu Serif"/>
          <w:color w:val="263238"/>
        </w:rPr>
      </w:pPr>
      <w:r>
        <w:rPr>
          <w:rFonts w:eastAsia="DejaVu Serif"/>
          <w:color w:val="263238"/>
        </w:rPr>
        <w:t>É a integração desses sete domínios, e não a excelência isolada em qualquer um deles, que define a maturidade de um sistema de gestão de projetos robusto.</w:t>
      </w:r>
    </w:p>
    <w:p w14:paraId="56692809" w14:textId="2B9110C6" w:rsidR="00921ADD" w:rsidRPr="006F14C5" w:rsidRDefault="00614438" w:rsidP="00864843">
      <w:pPr>
        <w:rPr>
          <w:rFonts w:eastAsia="DejaVu Serif"/>
          <w:color w:val="263238"/>
        </w:rPr>
      </w:pPr>
      <w:r>
        <w:rPr>
          <w:rFonts w:eastAsia="DejaVu Serif"/>
          <w:noProof/>
          <w:color w:val="263238"/>
        </w:rPr>
        <w:drawing>
          <wp:anchor distT="0" distB="0" distL="114300" distR="114300" simplePos="0" relativeHeight="251658241" behindDoc="0" locked="0" layoutInCell="1" allowOverlap="1" wp14:anchorId="2B2015DD" wp14:editId="6B979CAC">
            <wp:simplePos x="0" y="0"/>
            <wp:positionH relativeFrom="margin">
              <wp:align>center</wp:align>
            </wp:positionH>
            <wp:positionV relativeFrom="page">
              <wp:posOffset>4579620</wp:posOffset>
            </wp:positionV>
            <wp:extent cx="4521600" cy="2332800"/>
            <wp:effectExtent l="0" t="0" r="0" b="0"/>
            <wp:wrapTopAndBottom/>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l="388" r="388"/>
                    <a:stretch>
                      <a:fillRect/>
                    </a:stretch>
                  </pic:blipFill>
                  <pic:spPr bwMode="auto">
                    <a:xfrm>
                      <a:off x="0" y="0"/>
                      <a:ext cx="4521600" cy="23328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 xml:space="preserve">A Figura 2.1, a seguir, apresenta uma proposta de arquitetura conceitual da publicação, estruturada em torno de dois eixos complementares: os sete domínios de desempenho, organizados em torno do foco central em Valor, e as cinco Focus Areas (áreas de foco), que representam o ciclo de vida operacional do projeto. </w:t>
      </w:r>
    </w:p>
    <w:p w14:paraId="1B31C7ED" w14:textId="5BE64279" w:rsidR="00921ADD" w:rsidRPr="006F14C5" w:rsidRDefault="007023C5" w:rsidP="009841D4">
      <w:pPr>
        <w:pStyle w:val="Legenda"/>
        <w:keepNext/>
        <w:keepLines/>
        <w:jc w:val="both"/>
        <w:rPr>
          <w:bCs/>
          <w:color w:val="auto"/>
          <w:sz w:val="17"/>
          <w:szCs w:val="17"/>
        </w:rPr>
      </w:pPr>
      <w:r>
        <w:rPr>
          <w:bCs/>
          <w:color w:val="auto"/>
          <w:sz w:val="17"/>
          <w:szCs w:val="17"/>
        </w:rPr>
        <w:t xml:space="preserve">Figura 2.1</w:t>
      </w:r>
      <w:del w:id="9546" w:author="Revisão editorial" w:date="2026-10-25T12:00:00Z">
        <w:r>
          <w:rPr>
            <w:bCs/>
            <w:color w:val="auto"/>
            <w:sz w:val="17"/>
            <w:szCs w:val="17"/>
          </w:rPr>
          <w:delText xml:space="preserve"> —</w:delText>
        </w:r>
      </w:del>
      <w:ins w:id="9547" w:author="Revisão editorial" w:date="2026-10-25T12:00:00Z">
        <w:r>
          <w:rPr>
            <w:bCs/>
            <w:color w:val="auto"/>
            <w:sz w:val="17"/>
            <w:szCs w:val="17"/>
          </w:rPr>
          <w:t xml:space="preserve">:</w:t>
        </w:r>
      </w:ins>
      <w:r>
        <w:rPr>
          <w:bCs/>
          <w:color w:val="auto"/>
          <w:sz w:val="17"/>
          <w:szCs w:val="17"/>
        </w:rPr>
        <w:t xml:space="preserve"> Os 7 </w:t>
      </w:r>
      <w:del w:id="9548" w:author="Revisão editorial" w:date="2026-10-25T12:00:00Z">
        <w:r>
          <w:rPr>
            <w:bCs/>
            <w:color w:val="auto"/>
            <w:sz w:val="17"/>
            <w:szCs w:val="17"/>
          </w:rPr>
          <w:delText xml:space="preserve">Domínios</w:delText>
        </w:r>
      </w:del>
      <w:ins w:id="9549" w:author="Revisão editorial" w:date="2026-10-25T12:00:00Z">
        <w:r>
          <w:rPr>
            <w:bCs/>
            <w:color w:val="auto"/>
            <w:sz w:val="17"/>
            <w:szCs w:val="17"/>
          </w:rPr>
          <w:t xml:space="preserve">domínios</w:t>
        </w:r>
      </w:ins>
      <w:r>
        <w:rPr>
          <w:bCs/>
          <w:color w:val="auto"/>
          <w:sz w:val="17"/>
          <w:szCs w:val="17"/>
        </w:rPr>
        <w:t xml:space="preserve"> de </w:t>
      </w:r>
      <w:del w:id="9550" w:author="Revisão editorial" w:date="2026-10-25T12:00:00Z">
        <w:r>
          <w:rPr>
            <w:bCs/>
            <w:color w:val="auto"/>
            <w:sz w:val="17"/>
            <w:szCs w:val="17"/>
          </w:rPr>
          <w:delText xml:space="preserve">Desempenho</w:delText>
        </w:r>
      </w:del>
      <w:ins w:id="9551" w:author="Revisão editorial" w:date="2026-10-25T12:00:00Z">
        <w:r>
          <w:rPr>
            <w:bCs/>
            <w:color w:val="auto"/>
            <w:sz w:val="17"/>
            <w:szCs w:val="17"/>
          </w:rPr>
          <w:t xml:space="preserve">desempenho</w:t>
        </w:r>
      </w:ins>
      <w:r>
        <w:rPr>
          <w:bCs/>
          <w:color w:val="auto"/>
          <w:sz w:val="17"/>
          <w:szCs w:val="17"/>
        </w:rPr>
        <w:t xml:space="preserve"> do PMBOK® 8 e áreas de foco</w:t>
      </w:r>
    </w:p>
    <w:p w14:paraId="5FCF7CBA" w14:textId="1FAFEF14" w:rsidR="00921ADD" w:rsidRPr="006F14C5" w:rsidRDefault="003A5804" w:rsidP="009841D4">
      <w:pPr>
        <w:pStyle w:val="Legenda"/>
        <w:keepNext/>
        <w:keepLines/>
        <w:jc w:val="both"/>
        <w:rPr>
          <w:b w:val="0"/>
          <w:color w:val="auto"/>
          <w:sz w:val="15"/>
          <w:szCs w:val="15"/>
        </w:rPr>
      </w:pPr>
      <w:r>
        <w:rPr>
          <w:b w:val="0"/>
          <w:color w:val="auto"/>
          <w:sz w:val="15"/>
          <w:szCs w:val="15"/>
        </w:rPr>
        <w:t>Fonte: Elaborado pelo autor.</w:t>
      </w:r>
    </w:p>
    <w:p w14:paraId="35F0DD2A" w14:textId="25E86342" w:rsidR="00921ADD" w:rsidRPr="006F14C5" w:rsidRDefault="00921ADD"/>
    <w:p w14:paraId="746155D1" w14:textId="69FF5D32" w:rsidR="00921ADD" w:rsidRPr="006F14C5" w:rsidRDefault="007023C5" w:rsidP="006D0201">
      <w:r>
        <w:rPr>
          <w:rFonts w:eastAsia="DejaVu Serif"/>
          <w:color w:val="263238"/>
        </w:rPr>
        <w:lastRenderedPageBreak/>
        <w:t>O PMBOK® 8 não elimina a lógica de processos; ele a reposiciona dentro de uma arquitetura mais ampla, orientada à entrega de valor, aos domínios de desempenho, ao tailoring e à integração entre contexto organizacional, governança e resultados de negócio.</w:t>
      </w:r>
    </w:p>
    <w:p w14:paraId="552630A8" w14:textId="77777777" w:rsidR="00921ADD" w:rsidRPr="006F14C5" w:rsidRDefault="007023C5">
      <w:r>
        <w:rPr>
          <w:rFonts w:eastAsia="DejaVu Serif"/>
          <w:color w:val="263238"/>
        </w:rPr>
        <w:t xml:space="preserve">Os sete domínios de desempenho</w:t>
      </w:r>
      <w:del w:id="9552" w:author="Revisão editorial" w:date="2026-10-25T12:00:00Z">
        <w:r>
          <w:rPr>
            <w:rFonts w:eastAsia="DejaVu Serif"/>
            <w:color w:val="263238"/>
          </w:rPr>
          <w:delText xml:space="preserve">:</w:delText>
        </w:r>
      </w:del>
      <w:r>
        <w:rPr>
          <w:rFonts w:eastAsia="DejaVu Serif"/>
          <w:color w:val="263238"/>
        </w:rPr>
        <w:t xml:space="preserve"> </w:t>
      </w:r>
      <w:ins w:id="9553" w:author="Revisão editorial" w:date="2026-10-25T12:00:00Z">
        <w:r>
          <w:rPr>
            <w:rFonts w:eastAsia="DejaVu Serif"/>
            <w:color w:val="263238"/>
          </w:rPr>
          <w:t xml:space="preserve">(</w:t>
        </w:r>
      </w:ins>
      <w:r>
        <w:rPr>
          <w:rFonts w:eastAsia="DejaVu Serif"/>
          <w:color w:val="263238"/>
        </w:rPr>
        <w:t xml:space="preserve">Governança, Escopo, Cronograma, Finanças, Partes Interessadas, Recursos e Riscos</w:t>
      </w:r>
      <w:ins w:id="9554" w:author="Revisão editorial" w:date="2026-10-25T12:00:00Z">
        <w:r>
          <w:rPr>
            <w:rFonts w:eastAsia="DejaVu Serif"/>
            <w:color w:val="263238"/>
          </w:rPr>
          <w:t xml:space="preserve">)</w:t>
        </w:r>
      </w:ins>
      <w:r>
        <w:rPr>
          <w:rFonts w:eastAsia="DejaVu Serif"/>
          <w:color w:val="263238"/>
        </w:rPr>
        <w:t xml:space="preserve">, já apresentados na Tabela 2.1, não são mais tratados como compartimentos estanques de conhecimento técnico, mas como dimensões interdependentes de um sistema integrado cujo único propósito é a entrega de valor. </w:t>
      </w:r>
    </w:p>
    <w:p w14:paraId="35256F14" w14:textId="77777777" w:rsidR="00921ADD" w:rsidRPr="006F14C5" w:rsidRDefault="007023C5">
      <w:r>
        <w:rPr>
          <w:rFonts w:eastAsia="DejaVu Serif"/>
          <w:color w:val="263238"/>
        </w:rPr>
        <w:t xml:space="preserve">Em projetos de capital, essa mudança de paradigma é especialmente relevante: o valor de um projeto de desenvolvimento de campo de O&amp;G ou de expansão de uma mina de cobre não se mede apenas pelo cumprimento do orçamento e do cronograma, mas pela capacidade do ativo entregue de gerar o retorno sobre o capital investido projetado no </w:t>
      </w:r>
      <w:r>
        <w:rPr>
          <w:rFonts w:eastAsia="DejaVu Serif"/>
          <w:i/>
          <w:iCs/>
          <w:color w:val="263238"/>
        </w:rPr>
        <w:t>Business Case</w:t>
      </w:r>
      <w:r>
        <w:rPr>
          <w:rFonts w:eastAsia="DejaVu Serif"/>
          <w:color w:val="263238"/>
        </w:rPr>
        <w:t xml:space="preserve"> aprovado no FID.</w:t>
      </w:r>
    </w:p>
    <w:p w14:paraId="78232821" w14:textId="77777777" w:rsidR="00921ADD" w:rsidRPr="006F14C5" w:rsidRDefault="007023C5" w:rsidP="00FE6E33">
      <w:pPr>
        <w:pStyle w:val="Ttulo3"/>
      </w:pPr>
      <w:bookmarkStart w:id="98" w:name="__RefHeading___Toc10572_3485589216"/>
      <w:bookmarkStart w:id="99" w:name="_Toc236076005"/>
      <w:bookmarkStart w:id="100" w:name="_Toc233748471"/>
      <w:bookmarkStart w:id="101" w:name="_Toc233040018"/>
      <w:bookmarkStart w:id="102" w:name="_Toc232715513"/>
      <w:bookmarkStart w:id="103" w:name="_Toc232715176"/>
      <w:bookmarkStart w:id="104" w:name="_Toc236516880"/>
      <w:bookmarkEnd w:id="98"/>
      <w:r>
        <w:t>O PMBOK® 8 e a Inteligência Artificial</w:t>
      </w:r>
      <w:bookmarkEnd w:id="99"/>
      <w:bookmarkEnd w:id="100"/>
      <w:bookmarkEnd w:id="101"/>
      <w:bookmarkEnd w:id="102"/>
      <w:bookmarkEnd w:id="103"/>
      <w:bookmarkEnd w:id="104"/>
    </w:p>
    <w:p w14:paraId="77C78055" w14:textId="77777777" w:rsidR="00921ADD" w:rsidRPr="006F14C5" w:rsidRDefault="007023C5">
      <w:pPr>
        <w:ind w:firstLine="0"/>
      </w:pPr>
      <w:r>
        <w:rPr>
          <w:rFonts w:eastAsia="DejaVu Serif"/>
          <w:color w:val="263238"/>
        </w:rPr>
        <w:t>Ao incorporar uma seção dedicada à Inteligência Artificial, o PMBOK® 8 reconhece que essas ferramentas podem apoiar atividades de planejamento, monitoramento e comunicação, como análise de riscos, geração de relatórios e avaliação de cronogramas. A inclusão não transfere a responsabilidade decisória para a tecnologia; ela posiciona a capacidade de utilizar e validar ferramentas de IA como competência cada vez mais relevante para o gestor de projetos.</w:t>
      </w:r>
    </w:p>
    <w:p w14:paraId="18C97554" w14:textId="77777777" w:rsidR="00921ADD" w:rsidRPr="006F14C5" w:rsidRDefault="007023C5">
      <w:r>
        <w:rPr>
          <w:rFonts w:eastAsia="DejaVu Serif"/>
          <w:color w:val="263238"/>
        </w:rPr>
        <w:t xml:space="preserve">Segundo pesquisa global conduzida pelo PMI Sweden Chapter (2024), em seu relatório </w:t>
      </w:r>
      <w:r>
        <w:rPr>
          <w:rFonts w:eastAsia="DejaVu Serif"/>
          <w:i/>
          <w:iCs/>
          <w:color w:val="263238"/>
        </w:rPr>
        <w:t xml:space="preserve">'Artificial Intelligence and Project Management'</w:t>
      </w:r>
      <w:r>
        <w:rPr>
          <w:rFonts w:eastAsia="DejaVu Serif"/>
          <w:color w:val="263238"/>
        </w:rPr>
        <w:t xml:space="preserve">, 76% dos profissionais de gestão de projetos avaliaram que a IA transformará significativamente sua forma de trabalho nos próximos anos (</w:t>
      </w:r>
      <w:del w:id="9555" w:author="Revisão editorial" w:date="2026-10-25T12:00:00Z">
        <w:r>
          <w:rPr>
            <w:rFonts w:eastAsia="DejaVu Serif"/>
            <w:color w:val="263238"/>
          </w:rPr>
          <w:delText xml:space="preserve">importante destacar que </w:delText>
        </w:r>
      </w:del>
      <w:r>
        <w:rPr>
          <w:rFonts w:eastAsia="DejaVu Serif"/>
          <w:color w:val="263238"/>
        </w:rPr>
        <w:t xml:space="preserve">esse resultado deve ser lido como percepção dos respondentes, e não como medição direta de produtividade</w:t>
      </w:r>
      <w:r>
        <w:rPr>
          <w:rFonts w:eastAsia="DejaVu Serif"/>
          <w:i/>
          <w:iCs/>
          <w:color w:val="263238"/>
        </w:rPr>
        <w:t xml:space="preserve">)</w:t>
      </w:r>
      <w:r>
        <w:rPr>
          <w:rFonts w:eastAsia="DejaVu Serif"/>
          <w:color w:val="263238"/>
        </w:rPr>
        <w:t xml:space="preserve">. A literatura geral associa, ainda, a adoção de IA em PMOs à redução potencial do tempo dedicado a atividades administrativas, desde que haja governança, integração de dados e validação humana.</w:t>
      </w:r>
    </w:p>
    <w:p w14:paraId="03A6E0F3" w14:textId="77777777" w:rsidR="00921ADD" w:rsidRPr="006F14C5" w:rsidRDefault="007023C5">
      <w:r>
        <w:rPr>
          <w:rFonts w:eastAsia="DejaVu Serif"/>
          <w:color w:val="263238"/>
        </w:rPr>
        <w:t xml:space="preserve">Em estudo anterior, com amostra e metodologia distintas, o PMI (2023), em seu relatório </w:t>
      </w:r>
      <w:r>
        <w:rPr>
          <w:rFonts w:eastAsia="DejaVu Serif"/>
          <w:i/>
          <w:iCs/>
          <w:color w:val="263238"/>
        </w:rPr>
        <w:t xml:space="preserve">'Shaping the Future of Project Management with AI</w:t>
      </w:r>
      <w:r>
        <w:rPr>
          <w:rFonts w:eastAsia="DejaVu Serif"/>
          <w:color w:val="263238"/>
        </w:rPr>
        <w:t>', constatou que 91% dos respondentes acreditavam que a IA teria impacto ao menos moderado sobre a profissão de gerenciamento de projetos, e que 82% dos líderes seniores avaliavam que a IA teria algum impacto sobre a forma como os projetos seriam conduzidos em suas organizações nos cinco anos seguintes. O mesmo estudo aponta atividades administrativas, como relatórios, atas e atualizações de cronograma, entre as áreas com potencial de apoio por ferramentas de IA generativa.</w:t>
      </w:r>
    </w:p>
    <w:p w14:paraId="53054640" w14:textId="77777777" w:rsidR="00921ADD" w:rsidRPr="006F14C5" w:rsidRDefault="007023C5">
      <w:r>
        <w:rPr>
          <w:rFonts w:eastAsia="DejaVu Serif"/>
          <w:color w:val="263238"/>
        </w:rPr>
        <w:lastRenderedPageBreak/>
        <w:t>O PMBOK® 8 indica onde a IA pode apoiar o sistema de gestão. Para decidir como utilizá-la, entretanto, é necessário distinguir as tecnologias reunidas sob esse termo, seus requisitos de dados e os tipos de problema que cada uma é capaz de tratar. Essa é a passagem para o capítulo seguinte.</w:t>
      </w:r>
    </w:p>
    <w:p w14:paraId="34107E0E" w14:textId="77777777" w:rsidR="0067446E" w:rsidRPr="006F14C5" w:rsidRDefault="00C36CDA">
      <w:pPr>
        <w:pStyle w:val="SemEspaamento"/>
        <w:rPr>
          <w:lang w:val="pt-BR"/>
        </w:rPr>
      </w:pPr>
      <w:r>
        <w:rPr>
          <w:lang w:val="pt-BR"/>
        </w:rPr>
        <w:br w:type="page"/>
      </w:r>
    </w:p>
    <w:p w14:paraId="34B76DF9" w14:textId="04996E79" w:rsidR="00090D03" w:rsidRPr="006F14C5" w:rsidRDefault="00090D03" w:rsidP="00864843">
      <w:pPr>
        <w:pStyle w:val="SemEspaamento"/>
        <w:rPr>
          <w:lang w:val="pt-BR"/>
        </w:rPr>
        <w:sectPr w:rsidR="00090D03" w:rsidRPr="006F14C5" w:rsidSect="00864843">
          <w:headerReference w:type="default" r:id="rId42"/>
          <w:headerReference w:type="first" r:id="rId43"/>
          <w:pgSz w:w="10772" w:h="12756"/>
          <w:pgMar w:top="1247" w:right="1077" w:bottom="1020" w:left="1361" w:header="454" w:footer="567" w:gutter="0"/>
          <w:cols w:space="720"/>
          <w:formProt w:val="0"/>
          <w:titlePg/>
          <w:docGrid w:linePitch="360" w:charSpace="4096"/>
        </w:sectPr>
      </w:pPr>
    </w:p>
    <w:p w14:paraId="7C02B941" w14:textId="709AE054" w:rsidR="00921ADD" w:rsidRPr="006F14C5" w:rsidRDefault="007023C5" w:rsidP="00E55F8B">
      <w:pPr>
        <w:pStyle w:val="Ttulo2"/>
      </w:pPr>
      <w:bookmarkStart w:id="105" w:name="__RefHeading___Toc10574_3485589216"/>
      <w:bookmarkStart w:id="106" w:name="_Toc232715514"/>
      <w:bookmarkStart w:id="107" w:name="_Toc232715177"/>
      <w:bookmarkStart w:id="108" w:name="_Ref236076479"/>
      <w:bookmarkStart w:id="109" w:name="_Toc236076006"/>
      <w:bookmarkStart w:id="110" w:name="_Toc233748472"/>
      <w:bookmarkStart w:id="111" w:name="_Toc233040019"/>
      <w:bookmarkStart w:id="112" w:name="_Toc236516881"/>
      <w:bookmarkEnd w:id="105"/>
      <w:r>
        <w:lastRenderedPageBreak/>
        <w:t>Capítulo 3</w:t>
      </w:r>
      <w:bookmarkEnd w:id="106"/>
      <w:bookmarkEnd w:id="107"/>
      <w:r>
        <w:t xml:space="preserve">: </w:t>
      </w:r>
      <w:bookmarkStart w:id="113" w:name="_Toc232715515"/>
      <w:bookmarkStart w:id="114" w:name="_Toc232715178"/>
      <w:r>
        <w:t>A Inteligência Artificial Moderna na Prática</w:t>
      </w:r>
      <w:bookmarkEnd w:id="108"/>
      <w:bookmarkEnd w:id="109"/>
      <w:bookmarkEnd w:id="110"/>
      <w:bookmarkEnd w:id="111"/>
      <w:bookmarkEnd w:id="112"/>
      <w:bookmarkEnd w:id="113"/>
      <w:bookmarkEnd w:id="114"/>
    </w:p>
    <w:p w14:paraId="0F89DD9D" w14:textId="196E8184" w:rsidR="00921ADD" w:rsidRPr="006F14C5" w:rsidRDefault="00921ADD"/>
    <w:p w14:paraId="37079233" w14:textId="22C442E2" w:rsidR="00921ADD" w:rsidRPr="006F14C5" w:rsidRDefault="007023C5">
      <w:pPr>
        <w:ind w:firstLine="0"/>
      </w:pPr>
      <w:r>
        <w:rPr>
          <w:rFonts w:eastAsia="DejaVu Serif"/>
          <w:color w:val="263238"/>
        </w:rPr>
        <w:t xml:space="preserve">O termo 'Inteligência Artificial' abrange um espectro amplo de tecnologias com características e aplicações distintas. </w:t>
      </w:r>
    </w:p>
    <w:p w14:paraId="388070EA" w14:textId="08ABD332" w:rsidR="00921ADD" w:rsidRPr="006F14C5" w:rsidRDefault="007023C5">
      <w:r>
        <w:rPr>
          <w:rFonts w:eastAsia="DejaVu Serif"/>
          <w:color w:val="263238"/>
        </w:rPr>
        <w:t>Para o gestor de projetos, é fundamental distinguir entre as principais categorias de IA disponíveis hoje, pois cada uma oferece benefícios específicos para diferentes fases e domínios do projeto.</w:t>
      </w:r>
    </w:p>
    <w:p w14:paraId="3278984D" w14:textId="42D1CF80" w:rsidR="00921ADD" w:rsidRPr="006F14C5" w:rsidRDefault="00864843" w:rsidP="00864843">
      <w:pPr>
        <w:ind w:firstLine="0"/>
      </w:pPr>
      <w:r>
        <w:rPr>
          <w:noProof/>
        </w:rPr>
        <w:drawing>
          <wp:anchor distT="0" distB="0" distL="114300" distR="114300" simplePos="0" relativeHeight="251658242" behindDoc="0" locked="0" layoutInCell="1" allowOverlap="1" wp14:anchorId="0138557A" wp14:editId="61441F97">
            <wp:simplePos x="0" y="0"/>
            <wp:positionH relativeFrom="margin">
              <wp:align>center</wp:align>
            </wp:positionH>
            <wp:positionV relativeFrom="page">
              <wp:posOffset>3373755</wp:posOffset>
            </wp:positionV>
            <wp:extent cx="5068800" cy="2397600"/>
            <wp:effectExtent l="0" t="0" r="0" b="3175"/>
            <wp:wrapTopAndBottom/>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068800" cy="23976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A Figura 3.1, a seguir, apresenta a taxonomia das tecnologias de Inteligência Artificial aplicáveis à gestão de projetos, organizada em quatro famílias tecnológicas distintas: Machine Learning, IA Generativa, Análise Preditiva e Visão Computacional.</w:t>
      </w:r>
    </w:p>
    <w:p w14:paraId="57778CE6" w14:textId="77777777" w:rsidR="00921ADD" w:rsidRPr="006F14C5" w:rsidRDefault="007023C5" w:rsidP="009841D4">
      <w:pPr>
        <w:pStyle w:val="Legenda"/>
        <w:keepNext/>
        <w:keepLines/>
        <w:jc w:val="both"/>
        <w:rPr>
          <w:bCs/>
          <w:color w:val="auto"/>
          <w:sz w:val="17"/>
          <w:szCs w:val="17"/>
        </w:rPr>
      </w:pPr>
      <w:r>
        <w:rPr>
          <w:bCs/>
          <w:color w:val="auto"/>
          <w:sz w:val="17"/>
          <w:szCs w:val="17"/>
        </w:rPr>
        <w:t xml:space="preserve">Figura 3.1</w:t>
      </w:r>
      <w:del w:id="9556" w:author="Revisão editorial" w:date="2026-10-25T12:00:00Z">
        <w:r>
          <w:rPr>
            <w:bCs/>
            <w:color w:val="auto"/>
            <w:sz w:val="17"/>
            <w:szCs w:val="17"/>
          </w:rPr>
          <w:delText xml:space="preserve"> —</w:delText>
        </w:r>
      </w:del>
      <w:ins w:id="9557" w:author="Revisão editorial" w:date="2026-10-25T12:00:00Z">
        <w:r>
          <w:rPr>
            <w:bCs/>
            <w:color w:val="auto"/>
            <w:sz w:val="17"/>
            <w:szCs w:val="17"/>
          </w:rPr>
          <w:t xml:space="preserve">:</w:t>
        </w:r>
      </w:ins>
      <w:r>
        <w:rPr>
          <w:bCs/>
          <w:color w:val="auto"/>
          <w:sz w:val="17"/>
          <w:szCs w:val="17"/>
        </w:rPr>
        <w:t xml:space="preserve"> Taxonomia da </w:t>
      </w:r>
      <w:del w:id="9558" w:author="Revisão editorial" w:date="2026-10-25T12:00:00Z">
        <w:r>
          <w:rPr>
            <w:bCs/>
            <w:color w:val="auto"/>
            <w:sz w:val="17"/>
            <w:szCs w:val="17"/>
          </w:rPr>
          <w:delText xml:space="preserve">Inteligência</w:delText>
        </w:r>
      </w:del>
      <w:ins w:id="9559" w:author="Revisão editorial" w:date="2026-10-25T12:00:00Z">
        <w:r>
          <w:rPr>
            <w:bCs/>
            <w:color w:val="auto"/>
            <w:sz w:val="17"/>
            <w:szCs w:val="17"/>
          </w:rPr>
          <w:t xml:space="preserve">inteligência</w:t>
        </w:r>
      </w:ins>
      <w:r>
        <w:rPr>
          <w:bCs/>
          <w:color w:val="auto"/>
          <w:sz w:val="17"/>
          <w:szCs w:val="17"/>
        </w:rPr>
        <w:t xml:space="preserve"> </w:t>
      </w:r>
      <w:del w:id="9560" w:author="Revisão editorial" w:date="2026-10-25T12:00:00Z">
        <w:r>
          <w:rPr>
            <w:bCs/>
            <w:color w:val="auto"/>
            <w:sz w:val="17"/>
            <w:szCs w:val="17"/>
          </w:rPr>
          <w:delText xml:space="preserve">Artificial</w:delText>
        </w:r>
      </w:del>
      <w:ins w:id="9561" w:author="Revisão editorial" w:date="2026-10-25T12:00:00Z">
        <w:r>
          <w:rPr>
            <w:bCs/>
            <w:color w:val="auto"/>
            <w:sz w:val="17"/>
            <w:szCs w:val="17"/>
          </w:rPr>
          <w:t xml:space="preserve">artificial</w:t>
        </w:r>
      </w:ins>
      <w:r>
        <w:rPr>
          <w:bCs/>
          <w:color w:val="auto"/>
          <w:sz w:val="17"/>
          <w:szCs w:val="17"/>
        </w:rPr>
        <w:t xml:space="preserve"> para </w:t>
      </w:r>
      <w:del w:id="9562" w:author="Revisão editorial" w:date="2026-10-25T12:00:00Z">
        <w:r>
          <w:rPr>
            <w:bCs/>
            <w:color w:val="auto"/>
            <w:sz w:val="17"/>
            <w:szCs w:val="17"/>
          </w:rPr>
          <w:delText xml:space="preserve">Gestores</w:delText>
        </w:r>
      </w:del>
      <w:ins w:id="9563" w:author="Revisão editorial" w:date="2026-10-25T12:00:00Z">
        <w:r>
          <w:rPr>
            <w:bCs/>
            <w:color w:val="auto"/>
            <w:sz w:val="17"/>
            <w:szCs w:val="17"/>
          </w:rPr>
          <w:t xml:space="preserve">gestores</w:t>
        </w:r>
      </w:ins>
      <w:r>
        <w:rPr>
          <w:bCs/>
          <w:color w:val="auto"/>
          <w:sz w:val="17"/>
          <w:szCs w:val="17"/>
        </w:rPr>
        <w:t xml:space="preserve"> de </w:t>
      </w:r>
      <w:del w:id="9564" w:author="Revisão editorial" w:date="2026-10-25T12:00:00Z">
        <w:r>
          <w:rPr>
            <w:bCs/>
            <w:color w:val="auto"/>
            <w:sz w:val="17"/>
            <w:szCs w:val="17"/>
          </w:rPr>
          <w:delText xml:space="preserve">Projetos</w:delText>
        </w:r>
      </w:del>
      <w:ins w:id="9565" w:author="Revisão editorial" w:date="2026-10-25T12:00:00Z">
        <w:r>
          <w:rPr>
            <w:bCs/>
            <w:color w:val="auto"/>
            <w:sz w:val="17"/>
            <w:szCs w:val="17"/>
          </w:rPr>
          <w:t xml:space="preserve">projetos</w:t>
        </w:r>
      </w:ins>
    </w:p>
    <w:p w14:paraId="206545F9" w14:textId="77777777" w:rsidR="00921ADD" w:rsidRPr="006F14C5" w:rsidRDefault="003A5804" w:rsidP="009841D4">
      <w:pPr>
        <w:pStyle w:val="Legenda"/>
        <w:keepNext/>
        <w:keepLines/>
        <w:jc w:val="both"/>
        <w:rPr>
          <w:b w:val="0"/>
          <w:color w:val="auto"/>
          <w:sz w:val="15"/>
          <w:szCs w:val="15"/>
        </w:rPr>
      </w:pPr>
      <w:r>
        <w:rPr>
          <w:b w:val="0"/>
          <w:color w:val="auto"/>
          <w:sz w:val="15"/>
          <w:szCs w:val="15"/>
        </w:rPr>
        <w:t>Fonte: Elaborado pelo autor.</w:t>
      </w:r>
    </w:p>
    <w:p w14:paraId="683A22F1" w14:textId="77777777" w:rsidR="00921ADD" w:rsidRPr="006F14C5" w:rsidRDefault="00921ADD"/>
    <w:p w14:paraId="195B6E51" w14:textId="77777777" w:rsidR="00921ADD" w:rsidRPr="006F14C5" w:rsidRDefault="007023C5">
      <w:r>
        <w:rPr>
          <w:rFonts w:eastAsia="DejaVu Serif"/>
          <w:color w:val="263238"/>
        </w:rPr>
        <w:t>Essa estrutura hierárquica é deliberada: cada família possui fundamentos matemáticos, casos de uso e requisitos de dados específicos, e a compreensão dessas distinções é condição necessária para que o gestor de projetos selecione a tecnologia adequada para cada problema, evitando tanto a subutilização de ferramentas disponíveis quanto a aplicação inadequada de modelos sofisticados em problemas que não justificam sua complexidade.</w:t>
      </w:r>
    </w:p>
    <w:p w14:paraId="63A3C914" w14:textId="77777777" w:rsidR="00921ADD" w:rsidRPr="006F14C5" w:rsidRDefault="007023C5">
      <w:pPr>
        <w:rPr>
          <w:rFonts w:eastAsia="DejaVu Serif"/>
          <w:color w:val="263238"/>
        </w:rPr>
      </w:pPr>
      <w:r>
        <w:rPr>
          <w:rFonts w:eastAsia="DejaVu Serif"/>
          <w:color w:val="263238"/>
        </w:rPr>
        <w:lastRenderedPageBreak/>
        <w:t xml:space="preserve">A Tabela 3.1, a seguir, sintetiza as quatro principais categorias de técnicas de Inteligência Artificial aplicáveis à gestão de projetos, evidenciando que cada modalidade atende a uma necessidade distinta do ciclo de projeto. </w:t>
      </w:r>
    </w:p>
    <w:p w14:paraId="1D65F230" w14:textId="77777777" w:rsidR="001044ED" w:rsidRPr="006F14C5" w:rsidRDefault="001044ED"/>
    <w:p w14:paraId="6B08E0D2" w14:textId="77777777" w:rsidR="00921ADD" w:rsidRPr="006F14C5" w:rsidRDefault="007023C5">
      <w:pPr>
        <w:pStyle w:val="Legenda"/>
        <w:keepNext/>
        <w:keepLines/>
        <w:jc w:val="left"/>
        <w:rPr>
          <w:color w:val="auto"/>
          <w:sz w:val="17"/>
          <w:szCs w:val="17"/>
        </w:rPr>
      </w:pPr>
      <w:r>
        <w:rPr>
          <w:bCs/>
          <w:color w:val="auto"/>
          <w:sz w:val="17"/>
          <w:szCs w:val="17"/>
        </w:rPr>
        <w:t xml:space="preserve">Tabela 3.1</w:t>
      </w:r>
      <w:del w:id="9566" w:author="Revisão editorial" w:date="2026-10-25T12:00:00Z">
        <w:r>
          <w:rPr>
            <w:bCs/>
            <w:color w:val="auto"/>
            <w:sz w:val="17"/>
            <w:szCs w:val="17"/>
          </w:rPr>
          <w:delText xml:space="preserve"> —</w:delText>
        </w:r>
      </w:del>
      <w:ins w:id="9567" w:author="Revisão editorial" w:date="2026-10-25T12:00:00Z">
        <w:r>
          <w:rPr>
            <w:bCs/>
            <w:color w:val="auto"/>
            <w:sz w:val="17"/>
            <w:szCs w:val="17"/>
          </w:rPr>
          <w:t xml:space="preserve">:</w:t>
        </w:r>
      </w:ins>
      <w:r>
        <w:rPr>
          <w:bCs/>
          <w:color w:val="auto"/>
          <w:sz w:val="17"/>
          <w:szCs w:val="17"/>
        </w:rPr>
        <w:t xml:space="preserve"> </w:t>
      </w:r>
      <w:r>
        <w:rPr>
          <w:color w:val="auto"/>
          <w:sz w:val="17"/>
          <w:szCs w:val="17"/>
        </w:rPr>
        <w:t xml:space="preserve">Taxonomia de IA e </w:t>
      </w:r>
      <w:del w:id="9568" w:author="Revisão editorial" w:date="2026-10-25T12:00:00Z">
        <w:r>
          <w:rPr>
            <w:color w:val="auto"/>
            <w:sz w:val="17"/>
            <w:szCs w:val="17"/>
          </w:rPr>
          <w:delText xml:space="preserve">Aplicações</w:delText>
        </w:r>
      </w:del>
      <w:ins w:id="9569" w:author="Revisão editorial" w:date="2026-10-25T12:00:00Z">
        <w:r>
          <w:rPr>
            <w:color w:val="auto"/>
            <w:sz w:val="17"/>
            <w:szCs w:val="17"/>
          </w:rPr>
          <w:t xml:space="preserve">aplicações</w:t>
        </w:r>
      </w:ins>
      <w:r>
        <w:rPr>
          <w:color w:val="auto"/>
          <w:sz w:val="17"/>
          <w:szCs w:val="17"/>
        </w:rPr>
        <w:t xml:space="preserve"> em </w:t>
      </w:r>
      <w:del w:id="9570" w:author="Revisão editorial" w:date="2026-10-25T12:00:00Z">
        <w:r>
          <w:rPr>
            <w:color w:val="auto"/>
            <w:sz w:val="17"/>
            <w:szCs w:val="17"/>
          </w:rPr>
          <w:delText xml:space="preserve">Projetos</w:delText>
        </w:r>
      </w:del>
      <w:ins w:id="9571" w:author="Revisão editorial" w:date="2026-10-25T12:00:00Z">
        <w:r>
          <w:rPr>
            <w:color w:val="auto"/>
            <w:sz w:val="17"/>
            <w:szCs w:val="17"/>
          </w:rPr>
          <w:t xml:space="preserve">projetos</w:t>
        </w:r>
      </w:ins>
      <w:r>
        <w:rPr>
          <w:color w:val="auto"/>
          <w:sz w:val="17"/>
          <w:szCs w:val="17"/>
        </w:rPr>
        <w:t xml:space="preserve"> CAPEX</w:t>
      </w:r>
    </w:p>
    <w:tbl>
      <w:tblPr>
        <w:tblStyle w:val="TabeladeGrade4"/>
        <w:tblW w:w="0" w:type="auto"/>
        <w:tblLook w:val="04A0" w:firstRow="1" w:lastRow="0" w:firstColumn="1" w:lastColumn="0" w:noHBand="0" w:noVBand="1"/>
      </w:tblPr>
      <w:tblGrid>
        <w:gridCol w:w="1761"/>
        <w:gridCol w:w="1745"/>
        <w:gridCol w:w="1744"/>
        <w:gridCol w:w="1449"/>
        <w:gridCol w:w="1625"/>
      </w:tblGrid>
      <w:tr w:rsidR="00921ADD" w:rsidRPr="006F14C5" w14:paraId="2E5F9988" w14:textId="77777777" w:rsidTr="00BB0D0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A5B9C5" w14:textId="77777777" w:rsidR="00921ADD" w:rsidRPr="006F14C5" w:rsidRDefault="007023C5" w:rsidP="001044ED">
            <w:pPr>
              <w:pStyle w:val="SemEspaamento"/>
              <w:spacing w:after="20" w:line="156" w:lineRule="exact"/>
              <w:jc w:val="center"/>
              <w:rPr>
                <w:rFonts w:eastAsia="MS Mincho"/>
                <w:color w:val="auto"/>
                <w:sz w:val="18"/>
                <w:szCs w:val="24"/>
                <w:lang w:val="pt-BR"/>
              </w:rPr>
            </w:pPr>
            <w:r>
              <w:rPr>
                <w:rFonts w:ascii="DejaVu Sans" w:eastAsia="DejaVu Sans" w:hAnsi="DejaVu Sans" w:cs="DejaVu Sans"/>
                <w:color w:val="auto"/>
                <w:sz w:val="18"/>
                <w:szCs w:val="24"/>
                <w:lang w:val="pt-BR"/>
              </w:rPr>
              <w:t>Tipo de IA</w:t>
            </w:r>
          </w:p>
        </w:tc>
        <w:tc>
          <w:tcPr>
            <w:tcW w:w="0" w:type="auto"/>
            <w:vAlign w:val="center"/>
          </w:tcPr>
          <w:p w14:paraId="46D4A08B" w14:textId="77777777" w:rsidR="00921ADD" w:rsidRPr="006F14C5" w:rsidRDefault="007023C5" w:rsidP="001044ED">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ascii="DejaVu Sans" w:eastAsia="DejaVu Sans" w:hAnsi="DejaVu Sans" w:cs="DejaVu Sans"/>
                <w:color w:val="auto"/>
                <w:sz w:val="18"/>
                <w:szCs w:val="24"/>
                <w:lang w:val="pt-BR"/>
              </w:rPr>
              <w:t>Definição</w:t>
            </w:r>
          </w:p>
        </w:tc>
        <w:tc>
          <w:tcPr>
            <w:tcW w:w="0" w:type="auto"/>
            <w:vAlign w:val="center"/>
          </w:tcPr>
          <w:p w14:paraId="661FD680" w14:textId="77777777" w:rsidR="00921ADD" w:rsidRPr="006F14C5" w:rsidRDefault="007023C5" w:rsidP="001044ED">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ascii="DejaVu Sans" w:eastAsia="DejaVu Sans" w:hAnsi="DejaVu Sans" w:cs="DejaVu Sans"/>
                <w:color w:val="auto"/>
                <w:sz w:val="18"/>
                <w:szCs w:val="24"/>
                <w:lang w:val="pt-BR"/>
              </w:rPr>
              <w:t>Aplicação em CAPEX</w:t>
            </w:r>
          </w:p>
        </w:tc>
        <w:tc>
          <w:tcPr>
            <w:tcW w:w="0" w:type="auto"/>
            <w:vAlign w:val="center"/>
          </w:tcPr>
          <w:p w14:paraId="6E74DCD1" w14:textId="77777777" w:rsidR="00921ADD" w:rsidRPr="006F14C5" w:rsidRDefault="007023C5" w:rsidP="001044ED">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ascii="DejaVu Sans" w:eastAsia="DejaVu Sans" w:hAnsi="DejaVu Sans" w:cs="DejaVu Sans"/>
                <w:color w:val="auto"/>
                <w:sz w:val="18"/>
                <w:szCs w:val="24"/>
                <w:lang w:val="pt-BR"/>
              </w:rPr>
              <w:t xml:space="preserve">Exemplo de </w:t>
            </w:r>
            <w:del w:id="9572" w:author="Revisão editorial" w:date="2026-10-25T12:00:00Z">
              <w:r>
                <w:rPr>
                  <w:rFonts w:ascii="DejaVu Sans" w:eastAsia="DejaVu Sans" w:hAnsi="DejaVu Sans" w:cs="DejaVu Sans"/>
                  <w:color w:val="auto"/>
                  <w:sz w:val="18"/>
                  <w:szCs w:val="24"/>
                  <w:lang w:val="pt-BR"/>
                </w:rPr>
                <w:delText xml:space="preserve">Ferramenta</w:delText>
              </w:r>
            </w:del>
            <w:ins w:id="9573" w:author="Revisão editorial" w:date="2026-10-25T12:00:00Z">
              <w:r>
                <w:rPr>
                  <w:rFonts w:ascii="DejaVu Sans" w:eastAsia="DejaVu Sans" w:hAnsi="DejaVu Sans" w:cs="DejaVu Sans"/>
                  <w:color w:val="auto"/>
                  <w:sz w:val="18"/>
                  <w:szCs w:val="24"/>
                  <w:lang w:val="pt-BR"/>
                </w:rPr>
                <w:t xml:space="preserve">ferramenta</w:t>
              </w:r>
            </w:ins>
          </w:p>
        </w:tc>
        <w:tc>
          <w:tcPr>
            <w:tcW w:w="0" w:type="auto"/>
            <w:vAlign w:val="center"/>
          </w:tcPr>
          <w:p w14:paraId="1448227C" w14:textId="77777777" w:rsidR="00921ADD" w:rsidRPr="006F14C5" w:rsidRDefault="007023C5" w:rsidP="001044ED">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ascii="DejaVu Sans" w:eastAsia="DejaVu Sans" w:hAnsi="DejaVu Sans" w:cs="DejaVu Sans"/>
                <w:color w:val="auto"/>
                <w:sz w:val="18"/>
                <w:szCs w:val="24"/>
                <w:lang w:val="pt-BR"/>
              </w:rPr>
              <w:t xml:space="preserve">Exemplo </w:t>
            </w:r>
            <w:del w:id="9574" w:author="Revisão editorial" w:date="2026-10-25T12:00:00Z">
              <w:r>
                <w:rPr>
                  <w:rFonts w:ascii="DejaVu Sans" w:eastAsia="DejaVu Sans" w:hAnsi="DejaVu Sans" w:cs="DejaVu Sans"/>
                  <w:color w:val="auto"/>
                  <w:sz w:val="18"/>
                  <w:szCs w:val="24"/>
                  <w:lang w:val="pt-BR"/>
                </w:rPr>
                <w:delText xml:space="preserve">Real</w:delText>
              </w:r>
            </w:del>
            <w:ins w:id="9575" w:author="Revisão editorial" w:date="2026-10-25T12:00:00Z">
              <w:r>
                <w:rPr>
                  <w:rFonts w:ascii="DejaVu Sans" w:eastAsia="DejaVu Sans" w:hAnsi="DejaVu Sans" w:cs="DejaVu Sans"/>
                  <w:color w:val="auto"/>
                  <w:sz w:val="18"/>
                  <w:szCs w:val="24"/>
                  <w:lang w:val="pt-BR"/>
                </w:rPr>
                <w:t xml:space="preserve">de uso</w:t>
              </w:r>
            </w:ins>
          </w:p>
        </w:tc>
      </w:tr>
      <w:tr w:rsidR="00921ADD" w:rsidRPr="006F14C5" w14:paraId="6D1AB4F2" w14:textId="77777777" w:rsidTr="00BB0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91CFDF" w14:textId="77777777" w:rsidR="00921ADD" w:rsidRPr="006F14C5" w:rsidRDefault="007023C5" w:rsidP="001044ED">
            <w:pPr>
              <w:pStyle w:val="SemEspaamento"/>
              <w:spacing w:after="20" w:line="156" w:lineRule="exact"/>
              <w:jc w:val="left"/>
              <w:rPr>
                <w:rFonts w:eastAsia="MS Mincho"/>
                <w:color w:val="auto"/>
                <w:sz w:val="18"/>
                <w:szCs w:val="24"/>
                <w:lang w:val="pt-BR"/>
              </w:rPr>
            </w:pPr>
            <w:r>
              <w:rPr>
                <w:rFonts w:eastAsia="DejaVu Serif"/>
                <w:i/>
                <w:iCs/>
                <w:color w:val="auto"/>
                <w:sz w:val="18"/>
                <w:szCs w:val="24"/>
                <w:lang w:val="pt-BR"/>
              </w:rPr>
              <w:t>Machine Learning</w:t>
            </w:r>
            <w:r>
              <w:rPr>
                <w:rFonts w:eastAsia="DejaVu Serif"/>
                <w:color w:val="auto"/>
                <w:sz w:val="18"/>
                <w:szCs w:val="24"/>
                <w:lang w:val="pt-BR"/>
              </w:rPr>
              <w:t xml:space="preserve"> (ML)</w:t>
            </w:r>
          </w:p>
        </w:tc>
        <w:tc>
          <w:tcPr>
            <w:tcW w:w="0" w:type="auto"/>
            <w:vAlign w:val="center"/>
          </w:tcPr>
          <w:p w14:paraId="08E07335"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Algoritmos que aprendem padrões em dados históricos para fazer previsões</w:t>
            </w:r>
          </w:p>
        </w:tc>
        <w:tc>
          <w:tcPr>
            <w:tcW w:w="0" w:type="auto"/>
            <w:vAlign w:val="center"/>
          </w:tcPr>
          <w:p w14:paraId="25B07FE3"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Previsão de atrasos, detecção de anomalias em custos, análise de risco</w:t>
            </w:r>
          </w:p>
        </w:tc>
        <w:tc>
          <w:tcPr>
            <w:tcW w:w="0" w:type="auto"/>
            <w:vAlign w:val="center"/>
          </w:tcPr>
          <w:p w14:paraId="7F26F3D0"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del w:id="9576" w:author="Revisão editorial" w:date="2026-10-25T12:00:00Z">
              <w:r>
                <w:rPr>
                  <w:rFonts w:eastAsia="DejaVu Serif"/>
                  <w:color w:val="auto"/>
                  <w:sz w:val="18"/>
                  <w:szCs w:val="24"/>
                  <w:lang w:val="pt-BR"/>
                </w:rPr>
                <w:delText xml:space="preserve">NPlan</w:delText>
              </w:r>
            </w:del>
            <w:ins w:id="9577" w:author="Revisão editorial" w:date="2026-10-25T12:00:00Z">
              <w:r>
                <w:rPr>
                  <w:rFonts w:eastAsia="DejaVu Serif"/>
                  <w:color w:val="auto"/>
                  <w:sz w:val="18"/>
                  <w:szCs w:val="24"/>
                  <w:lang w:val="pt-BR"/>
                </w:rPr>
                <w:t xml:space="preserve">nPlan</w:t>
              </w:r>
            </w:ins>
            <w:r>
              <w:rPr>
                <w:rFonts w:eastAsia="DejaVu Serif"/>
                <w:color w:val="auto"/>
                <w:sz w:val="18"/>
                <w:szCs w:val="24"/>
                <w:lang w:val="pt-BR"/>
              </w:rPr>
              <w:t xml:space="preserve">, Cleopatra Enterprise</w:t>
            </w:r>
          </w:p>
        </w:tc>
        <w:tc>
          <w:tcPr>
            <w:tcW w:w="0" w:type="auto"/>
            <w:vAlign w:val="center"/>
          </w:tcPr>
          <w:p w14:paraId="1464764A"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del w:id="9578" w:author="Revisão editorial" w:date="2026-10-25T12:00:00Z">
              <w:r>
                <w:rPr>
                  <w:rFonts w:eastAsia="DejaVu Serif"/>
                  <w:color w:val="auto"/>
                  <w:sz w:val="18"/>
                  <w:szCs w:val="24"/>
                  <w:lang w:val="pt-BR"/>
                </w:rPr>
                <w:delText xml:space="preserve">Exemplo: uso</w:delText>
              </w:r>
            </w:del>
            <w:ins w:id="9579" w:author="Revisão editorial" w:date="2026-10-25T12:00:00Z">
              <w:r>
                <w:rPr>
                  <w:rFonts w:eastAsia="DejaVu Serif"/>
                  <w:color w:val="auto"/>
                  <w:sz w:val="18"/>
                  <w:szCs w:val="24"/>
                  <w:lang w:val="pt-BR"/>
                </w:rPr>
                <w:t xml:space="preserve">Uso</w:t>
              </w:r>
            </w:ins>
            <w:r>
              <w:rPr>
                <w:rFonts w:eastAsia="DejaVu Serif"/>
                <w:color w:val="auto"/>
                <w:sz w:val="18"/>
                <w:szCs w:val="24"/>
                <w:lang w:val="pt-BR"/>
              </w:rPr>
              <w:t xml:space="preserve"> de cronogramas históricos para identificação de padrões e sinais de atraso; requer validação da base.</w:t>
            </w:r>
          </w:p>
        </w:tc>
      </w:tr>
      <w:tr w:rsidR="00921ADD" w:rsidRPr="006F14C5" w14:paraId="7370D5D8" w14:textId="77777777" w:rsidTr="00BB0D05">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9C8D5E" w14:textId="77777777" w:rsidR="00921ADD" w:rsidRPr="006F14C5" w:rsidRDefault="007023C5" w:rsidP="001044ED">
            <w:pPr>
              <w:pStyle w:val="SemEspaamento"/>
              <w:spacing w:after="20" w:line="156" w:lineRule="exact"/>
              <w:jc w:val="left"/>
              <w:rPr>
                <w:rFonts w:eastAsia="MS Mincho"/>
                <w:color w:val="auto"/>
                <w:sz w:val="18"/>
                <w:szCs w:val="24"/>
                <w:lang w:val="pt-BR"/>
              </w:rPr>
            </w:pPr>
            <w:r>
              <w:rPr>
                <w:rFonts w:eastAsia="DejaVu Serif"/>
                <w:color w:val="auto"/>
                <w:sz w:val="18"/>
                <w:szCs w:val="24"/>
                <w:lang w:val="pt-BR"/>
              </w:rPr>
              <w:t>Análise Preditiva</w:t>
            </w:r>
          </w:p>
        </w:tc>
        <w:tc>
          <w:tcPr>
            <w:tcW w:w="0" w:type="auto"/>
            <w:vAlign w:val="center"/>
          </w:tcPr>
          <w:p w14:paraId="74E826E3"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Uso de dados históricos e estatísticos para estimar probabilidades futuras</w:t>
            </w:r>
          </w:p>
        </w:tc>
        <w:tc>
          <w:tcPr>
            <w:tcW w:w="0" w:type="auto"/>
            <w:vAlign w:val="center"/>
          </w:tcPr>
          <w:p w14:paraId="0928C735"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Estimativas paramétricas, previsão de EAC, análise de Monte Carlo</w:t>
            </w:r>
          </w:p>
        </w:tc>
        <w:tc>
          <w:tcPr>
            <w:tcW w:w="0" w:type="auto"/>
            <w:vAlign w:val="center"/>
          </w:tcPr>
          <w:p w14:paraId="7C6EEFBA"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Oracle Primavera, Safran</w:t>
            </w:r>
          </w:p>
        </w:tc>
        <w:tc>
          <w:tcPr>
            <w:tcW w:w="0" w:type="auto"/>
            <w:vAlign w:val="center"/>
          </w:tcPr>
          <w:p w14:paraId="46EFAA9B"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del w:id="9580" w:author="Revisão editorial" w:date="2026-10-25T12:00:00Z">
              <w:r>
                <w:rPr>
                  <w:rFonts w:eastAsia="DejaVu Serif"/>
                  <w:color w:val="auto"/>
                  <w:sz w:val="18"/>
                  <w:szCs w:val="24"/>
                  <w:lang w:val="pt-BR"/>
                </w:rPr>
                <w:delText xml:space="preserve">Exemplo: previsão</w:delText>
              </w:r>
            </w:del>
            <w:ins w:id="9581" w:author="Revisão editorial" w:date="2026-10-25T12:00:00Z">
              <w:r>
                <w:rPr>
                  <w:rFonts w:eastAsia="DejaVu Serif"/>
                  <w:color w:val="auto"/>
                  <w:sz w:val="18"/>
                  <w:szCs w:val="24"/>
                  <w:lang w:val="pt-BR"/>
                </w:rPr>
                <w:t xml:space="preserve">Previsão</w:t>
              </w:r>
            </w:ins>
            <w:r>
              <w:rPr>
                <w:rFonts w:eastAsia="DejaVu Serif"/>
                <w:color w:val="auto"/>
                <w:sz w:val="18"/>
                <w:szCs w:val="24"/>
                <w:lang w:val="pt-BR"/>
              </w:rPr>
              <w:t xml:space="preserve"> de NPT ou de desempenho com dados operacionais e avaliação de incerteza.</w:t>
            </w:r>
          </w:p>
        </w:tc>
      </w:tr>
      <w:tr w:rsidR="00921ADD" w:rsidRPr="006F14C5" w14:paraId="4A866006" w14:textId="77777777" w:rsidTr="00BB0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C8C1FE" w14:textId="77777777" w:rsidR="00921ADD" w:rsidRPr="006F14C5" w:rsidRDefault="007023C5" w:rsidP="001044ED">
            <w:pPr>
              <w:pStyle w:val="SemEspaamento"/>
              <w:spacing w:after="20" w:line="156" w:lineRule="exact"/>
              <w:jc w:val="left"/>
              <w:rPr>
                <w:rFonts w:eastAsia="MS Mincho"/>
                <w:color w:val="auto"/>
                <w:sz w:val="18"/>
                <w:szCs w:val="24"/>
                <w:lang w:val="pt-BR"/>
              </w:rPr>
            </w:pPr>
            <w:r>
              <w:rPr>
                <w:rFonts w:eastAsia="DejaVu Serif"/>
                <w:color w:val="auto"/>
                <w:sz w:val="18"/>
                <w:szCs w:val="24"/>
                <w:lang w:val="pt-BR"/>
              </w:rPr>
              <w:t>IA generativa (LLMs)</w:t>
            </w:r>
          </w:p>
        </w:tc>
        <w:tc>
          <w:tcPr>
            <w:tcW w:w="0" w:type="auto"/>
            <w:vAlign w:val="center"/>
          </w:tcPr>
          <w:p w14:paraId="12C7174D"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Modelos que geram texto, código e análises a partir de instruções em linguagem natural (prompts)</w:t>
            </w:r>
          </w:p>
        </w:tc>
        <w:tc>
          <w:tcPr>
            <w:tcW w:w="0" w:type="auto"/>
            <w:vAlign w:val="center"/>
          </w:tcPr>
          <w:p w14:paraId="7AD59945"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Análise de contratos, geração de relatórios, revisão de riscos, prompts RCTIF</w:t>
            </w:r>
          </w:p>
        </w:tc>
        <w:tc>
          <w:tcPr>
            <w:tcW w:w="0" w:type="auto"/>
            <w:vAlign w:val="center"/>
          </w:tcPr>
          <w:p w14:paraId="6F65E406"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ChatGPT, Claude, Gemini, Copilot</w:t>
            </w:r>
          </w:p>
        </w:tc>
        <w:tc>
          <w:tcPr>
            <w:tcW w:w="0" w:type="auto"/>
            <w:vAlign w:val="center"/>
          </w:tcPr>
          <w:p w14:paraId="32E9B30A"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del w:id="9582" w:author="Revisão editorial" w:date="2026-10-25T12:00:00Z">
              <w:r>
                <w:rPr>
                  <w:rFonts w:eastAsia="DejaVu Serif"/>
                  <w:color w:val="auto"/>
                  <w:sz w:val="18"/>
                  <w:szCs w:val="24"/>
                  <w:lang w:val="pt-BR"/>
                </w:rPr>
                <w:delText xml:space="preserve">N/D</w:delText>
              </w:r>
            </w:del>
            <w:ins w:id="9583" w:author="Revisão editorial" w:date="2026-10-25T12:00:00Z">
              <w:r>
                <w:rPr>
                  <w:rFonts w:eastAsia="DejaVu Serif"/>
                  <w:color w:val="auto"/>
                  <w:sz w:val="18"/>
                  <w:szCs w:val="24"/>
                  <w:lang w:val="pt-BR"/>
                </w:rPr>
                <w:t xml:space="preserve">Ver Capítulos 5 e 6</w:t>
              </w:r>
            </w:ins>
          </w:p>
        </w:tc>
      </w:tr>
      <w:tr w:rsidR="00921ADD" w:rsidRPr="006F14C5" w14:paraId="49B54323" w14:textId="77777777" w:rsidTr="00BB0D05">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1E9468" w14:textId="77777777" w:rsidR="00921ADD" w:rsidRPr="006F14C5" w:rsidRDefault="007023C5" w:rsidP="001044ED">
            <w:pPr>
              <w:pStyle w:val="SemEspaamento"/>
              <w:spacing w:after="20" w:line="156" w:lineRule="exact"/>
              <w:jc w:val="left"/>
              <w:rPr>
                <w:rFonts w:eastAsia="MS Mincho"/>
                <w:color w:val="auto"/>
                <w:sz w:val="18"/>
                <w:szCs w:val="24"/>
                <w:lang w:val="pt-BR"/>
              </w:rPr>
            </w:pPr>
            <w:r>
              <w:rPr>
                <w:rFonts w:eastAsia="DejaVu Serif"/>
                <w:color w:val="auto"/>
                <w:sz w:val="18"/>
                <w:szCs w:val="24"/>
                <w:lang w:val="pt-BR"/>
              </w:rPr>
              <w:t>Visão Computacional</w:t>
            </w:r>
          </w:p>
        </w:tc>
        <w:tc>
          <w:tcPr>
            <w:tcW w:w="0" w:type="auto"/>
            <w:vAlign w:val="center"/>
          </w:tcPr>
          <w:p w14:paraId="50302588"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IA que analisa imagens e vídeos para extrair informações</w:t>
            </w:r>
          </w:p>
        </w:tc>
        <w:tc>
          <w:tcPr>
            <w:tcW w:w="0" w:type="auto"/>
            <w:vAlign w:val="center"/>
          </w:tcPr>
          <w:p w14:paraId="621CC4BF"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Inspeção de qualidade em canteiro, monitoramento de SMS, progresso físico.</w:t>
            </w:r>
          </w:p>
        </w:tc>
        <w:tc>
          <w:tcPr>
            <w:tcW w:w="0" w:type="auto"/>
            <w:vAlign w:val="center"/>
          </w:tcPr>
          <w:p w14:paraId="04B4B446"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Doxel, OpenSpace</w:t>
            </w:r>
          </w:p>
        </w:tc>
        <w:tc>
          <w:tcPr>
            <w:tcW w:w="0" w:type="auto"/>
            <w:vAlign w:val="center"/>
          </w:tcPr>
          <w:p w14:paraId="23748F96"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del w:id="9584" w:author="Revisão editorial" w:date="2026-10-25T12:00:00Z">
              <w:r>
                <w:rPr>
                  <w:rFonts w:eastAsia="DejaVu Serif"/>
                  <w:color w:val="auto"/>
                  <w:sz w:val="18"/>
                  <w:szCs w:val="24"/>
                  <w:lang w:val="pt-BR"/>
                </w:rPr>
                <w:delText xml:space="preserve">Exemplo: inspeção</w:delText>
              </w:r>
            </w:del>
            <w:ins w:id="9585" w:author="Revisão editorial" w:date="2026-10-25T12:00:00Z">
              <w:r>
                <w:rPr>
                  <w:rFonts w:eastAsia="DejaVu Serif"/>
                  <w:color w:val="auto"/>
                  <w:sz w:val="18"/>
                  <w:szCs w:val="24"/>
                  <w:lang w:val="pt-BR"/>
                </w:rPr>
                <w:t xml:space="preserve">Inspeção</w:t>
              </w:r>
            </w:ins>
            <w:r>
              <w:rPr>
                <w:rFonts w:eastAsia="DejaVu Serif"/>
                <w:color w:val="auto"/>
                <w:sz w:val="18"/>
                <w:szCs w:val="24"/>
                <w:lang w:val="pt-BR"/>
              </w:rPr>
              <w:t xml:space="preserve"> visual assistida por modelos em ROVs, drones ou canteiros, com validação de especialista.</w:t>
            </w:r>
          </w:p>
        </w:tc>
      </w:tr>
    </w:tbl>
    <w:p w14:paraId="49DD60CB" w14:textId="77777777" w:rsidR="00921ADD" w:rsidRPr="006F14C5" w:rsidRDefault="007023C5" w:rsidP="001044ED">
      <w:pPr>
        <w:pStyle w:val="BookSource"/>
        <w:keepLines/>
        <w:rPr>
          <w:i w:val="0"/>
          <w:iCs/>
          <w:color w:val="auto"/>
          <w:szCs w:val="15"/>
        </w:rPr>
      </w:pPr>
      <w:r>
        <w:rPr>
          <w:i w:val="0"/>
          <w:iCs/>
          <w:color w:val="auto"/>
          <w:szCs w:val="15"/>
        </w:rPr>
        <w:t>Fonte: Elaborado pelo autor.</w:t>
      </w:r>
    </w:p>
    <w:p w14:paraId="4CD725BC" w14:textId="77777777" w:rsidR="00921ADD" w:rsidRPr="006F14C5" w:rsidRDefault="00921ADD"/>
    <w:p w14:paraId="74CF7CE7" w14:textId="77777777" w:rsidR="00921ADD" w:rsidRPr="006F14C5" w:rsidRDefault="007023C5">
      <w:r>
        <w:rPr>
          <w:rFonts w:eastAsia="DejaVu Serif"/>
          <w:b/>
          <w:bCs/>
          <w:i/>
          <w:iCs/>
          <w:color w:val="263238"/>
        </w:rPr>
        <w:t>Machine Learning</w:t>
      </w:r>
      <w:r>
        <w:rPr>
          <w:rFonts w:eastAsia="DejaVu Serif"/>
          <w:color w:val="263238"/>
        </w:rPr>
        <w:t xml:space="preserve"> (ML) pode ser empregado para identificar padrões em dados históricos e apoiar previsões, desde que haja dados representativos, variáveis bem definidas e validação de desempenho. Em projetos de capital, aplicações podem incluir análise de tendência de custos, detecção de anomalias e priorização de sinais de atraso.</w:t>
      </w:r>
    </w:p>
    <w:p w14:paraId="56F7A16D" w14:textId="77777777" w:rsidR="00921ADD" w:rsidRPr="006F14C5" w:rsidRDefault="007023C5">
      <w:r>
        <w:rPr>
          <w:rFonts w:eastAsia="DejaVu Serif"/>
          <w:color w:val="263238"/>
        </w:rPr>
        <w:t xml:space="preserve">A </w:t>
      </w:r>
      <w:r>
        <w:rPr>
          <w:rFonts w:eastAsia="DejaVu Serif"/>
          <w:b/>
          <w:bCs/>
          <w:color w:val="263238"/>
        </w:rPr>
        <w:t>análise preditiva</w:t>
      </w:r>
      <w:r>
        <w:rPr>
          <w:rFonts w:eastAsia="DejaVu Serif"/>
          <w:color w:val="263238"/>
        </w:rPr>
        <w:t xml:space="preserve"> combina dados históricos, modelos estatísticos e regras de negócio para estimar probabilidades e cenários. Em projetos de capital, pode apoiar estimativas, previsão de EAC, análise de Monte Carlo e acompanhamento </w:t>
        <w:lastRenderedPageBreak/>
        <w:t>de indicadores, sempre com avaliação da qualidade dos dados e das premissas do modelo.</w:t>
      </w:r>
    </w:p>
    <w:p w14:paraId="74F8C802" w14:textId="77777777" w:rsidR="00921ADD" w:rsidRPr="006F14C5" w:rsidRDefault="007023C5">
      <w:r>
        <w:rPr>
          <w:rFonts w:eastAsia="DejaVu Serif"/>
          <w:color w:val="263238"/>
        </w:rPr>
        <w:t xml:space="preserve">A </w:t>
      </w:r>
      <w:r>
        <w:rPr>
          <w:rFonts w:eastAsia="DejaVu Serif"/>
          <w:b/>
          <w:bCs/>
          <w:color w:val="263238"/>
        </w:rPr>
        <w:t xml:space="preserve">IA generativa</w:t>
      </w:r>
      <w:r>
        <w:rPr>
          <w:rFonts w:eastAsia="DejaVu Serif"/>
          <w:color w:val="263238"/>
        </w:rPr>
        <w:t xml:space="preserve">, baseada em Modelos de Linguagem de Grande Escala (do inglês, </w:t>
      </w:r>
      <w:r>
        <w:rPr>
          <w:rFonts w:eastAsia="DejaVu Serif"/>
          <w:i/>
          <w:iCs/>
          <w:color w:val="263238"/>
        </w:rPr>
        <w:t xml:space="preserve">Large Language Model</w:t>
      </w:r>
      <w:del w:id="9586" w:author="Revisão editorial" w:date="2026-10-25T12:00:00Z">
        <w:r>
          <w:rPr>
            <w:rFonts w:eastAsia="DejaVu Serif"/>
            <w:color w:val="263238"/>
          </w:rPr>
          <w:delText xml:space="preserve"> -</w:delText>
        </w:r>
      </w:del>
      <w:ins w:id="9587" w:author="Revisão editorial" w:date="2026-10-25T12:00:00Z">
        <w:r>
          <w:rPr>
            <w:rFonts w:eastAsia="DejaVu Serif"/>
            <w:color w:val="263238"/>
          </w:rPr>
          <w:t xml:space="preserve">,</w:t>
        </w:r>
      </w:ins>
      <w:r>
        <w:rPr>
          <w:rFonts w:eastAsia="DejaVu Serif"/>
          <w:color w:val="263238"/>
        </w:rPr>
        <w:t xml:space="preserve"> LLM), representa o avanço mais acessível ao gestor de projetos</w:t>
      </w:r>
      <w:del w:id="9588" w:author="Revisão editorial" w:date="2026-10-25T12:00:00Z">
        <w:r>
          <w:rPr>
            <w:rFonts w:eastAsia="DejaVu Serif"/>
            <w:color w:val="263238"/>
          </w:rPr>
          <w:delText xml:space="preserve"> no curto prazo</w:delText>
        </w:r>
      </w:del>
      <w:r>
        <w:rPr>
          <w:rFonts w:eastAsia="DejaVu Serif"/>
          <w:color w:val="263238"/>
        </w:rPr>
        <w:t xml:space="preserve">: ferramentas como ChatGPT, Claude, Gemini e Copilot permitem analisar contratos, gerar minutas de relatórios de status e revisar matrizes de risco a partir de instruções em linguagem natural, sem exigir conhecimento técnico em programação. </w:t>
      </w:r>
    </w:p>
    <w:p w14:paraId="071DE6C5" w14:textId="77777777" w:rsidR="00921ADD" w:rsidRPr="006F14C5" w:rsidRDefault="007023C5">
      <w:r>
        <w:rPr>
          <w:rFonts w:eastAsia="DejaVu Serif"/>
          <w:b/>
          <w:bCs/>
          <w:color w:val="263238"/>
        </w:rPr>
        <w:t>Visão computacional</w:t>
      </w:r>
      <w:r>
        <w:rPr>
          <w:rFonts w:eastAsia="DejaVu Serif"/>
          <w:color w:val="263238"/>
        </w:rPr>
        <w:t xml:space="preserve"> pode auxiliar inspeções, medição de progresso, análise de imagens de campo e identificação de condições que merecem revisão. A interpretação operacional e a decisão de segurança continuam sob responsabilidade de profissionais qualificados.</w:t>
      </w:r>
    </w:p>
    <w:p w14:paraId="212AD8BA" w14:textId="77777777" w:rsidR="00921ADD" w:rsidRPr="006F14C5" w:rsidRDefault="007023C5">
      <w:r>
        <w:rPr>
          <w:rFonts w:eastAsia="DejaVu Serif"/>
          <w:color w:val="263238"/>
        </w:rPr>
        <w:t>Em conjunto, essas quatro categorias formam um ecossistema complementar: enquanto o ML e a Análise Preditiva fortalecem o planejamento e o controle quantitativo, a IA generativa potencializa a produtividade analítica do gestor e a Visão Computacional conecta o mundo físico ao digital em tempo real.</w:t>
      </w:r>
    </w:p>
    <w:p w14:paraId="03C92427" w14:textId="77777777" w:rsidR="00921ADD" w:rsidRPr="006F14C5" w:rsidRDefault="007023C5" w:rsidP="00FE6E33">
      <w:pPr>
        <w:pStyle w:val="Ttulo3"/>
      </w:pPr>
      <w:bookmarkStart w:id="115" w:name="__RefHeading___Toc10576_3485589216"/>
      <w:bookmarkStart w:id="116" w:name="_Toc236076007"/>
      <w:bookmarkStart w:id="117" w:name="_Toc233748473"/>
      <w:bookmarkStart w:id="118" w:name="_Toc233040020"/>
      <w:bookmarkStart w:id="119" w:name="_Toc232715516"/>
      <w:bookmarkStart w:id="120" w:name="_Toc232715179"/>
      <w:bookmarkStart w:id="121" w:name="_Toc236516882"/>
      <w:bookmarkEnd w:id="115"/>
      <w:r>
        <w:t>Potenciais Ganhos da IA em Projetos de Capital</w:t>
      </w:r>
      <w:bookmarkEnd w:id="116"/>
      <w:bookmarkEnd w:id="117"/>
      <w:bookmarkEnd w:id="118"/>
      <w:bookmarkEnd w:id="119"/>
      <w:bookmarkEnd w:id="120"/>
      <w:bookmarkEnd w:id="121"/>
    </w:p>
    <w:p w14:paraId="567C91B5" w14:textId="77777777" w:rsidR="00921ADD" w:rsidRPr="006F14C5" w:rsidRDefault="007023C5">
      <w:pPr>
        <w:ind w:firstLine="0"/>
      </w:pPr>
      <w:r>
        <w:rPr>
          <w:rFonts w:eastAsia="DejaVu Serif"/>
          <w:color w:val="263238"/>
        </w:rPr>
        <w:t>O potencial de IA em projetos de capital deve ser avaliado por caso de uso, qualidade dos dados, integração aos processos e capacidade de validação. Benefícios podem ser relevantes, mas não devem ser prometidos como resultados automáticos ou independentes do contexto organizacional.</w:t>
      </w:r>
    </w:p>
    <w:p w14:paraId="03EEA6AC" w14:textId="77777777" w:rsidR="00921ADD" w:rsidRPr="006F14C5" w:rsidRDefault="007023C5">
      <w:pPr>
        <w:rPr>
          <w:rFonts w:eastAsia="DejaVu Serif"/>
          <w:color w:val="263238"/>
        </w:rPr>
      </w:pPr>
      <w:r>
        <w:rPr>
          <w:rFonts w:eastAsia="DejaVu Serif"/>
          <w:color w:val="263238"/>
        </w:rPr>
        <w:t>A Tabela 3.2 apresenta aplicações nas quais a IA pode reduzir esforço de estruturação, ampliar a cobertura analítica ou melhorar a velocidade de síntese. A realização desses benefícios exige governança, dados suficientes e revisão humana.</w:t>
      </w:r>
    </w:p>
    <w:p w14:paraId="757CC6C2" w14:textId="77777777" w:rsidR="00703B89" w:rsidRPr="006F14C5" w:rsidRDefault="00703B89"/>
    <w:p w14:paraId="4EE1FC1C" w14:textId="77777777" w:rsidR="00921ADD" w:rsidRPr="006F14C5" w:rsidRDefault="007023C5">
      <w:pPr>
        <w:pStyle w:val="Legenda"/>
        <w:keepNext/>
        <w:keepLines/>
        <w:jc w:val="left"/>
        <w:rPr>
          <w:color w:val="auto"/>
          <w:sz w:val="17"/>
          <w:szCs w:val="17"/>
        </w:rPr>
      </w:pPr>
      <w:r>
        <w:rPr>
          <w:bCs/>
          <w:color w:val="auto"/>
          <w:sz w:val="17"/>
          <w:szCs w:val="17"/>
        </w:rPr>
        <w:t xml:space="preserve">Tabela 3.2</w:t>
      </w:r>
      <w:ins w:id="9589" w:author="Revisão editorial" w:date="2026-10-25T12:00:00Z">
        <w:r>
          <w:rPr>
            <w:bCs/>
            <w:color w:val="auto"/>
            <w:sz w:val="17"/>
            <w:szCs w:val="17"/>
          </w:rPr>
          <w:t xml:space="preserve">:</w:t>
        </w:r>
      </w:ins>
      <w:r>
        <w:rPr>
          <w:bCs/>
          <w:color w:val="auto"/>
          <w:sz w:val="17"/>
          <w:szCs w:val="17"/>
        </w:rPr>
        <w:t xml:space="preserve"> </w:t>
      </w:r>
      <w:del w:id="9590" w:author="Revisão editorial" w:date="2026-10-25T12:00:00Z">
        <w:r>
          <w:rPr>
            <w:bCs/>
            <w:color w:val="auto"/>
            <w:sz w:val="17"/>
            <w:szCs w:val="17"/>
          </w:rPr>
          <w:delText xml:space="preserve">—</w:delText>
        </w:r>
      </w:del>
      <w:r>
        <w:rPr>
          <w:color w:val="auto"/>
          <w:sz w:val="17"/>
          <w:szCs w:val="17"/>
        </w:rPr>
        <w:t xml:space="preserve">Aplicações de IA e benefícios potenciais condicionados à qualidade dos dados, ao processo e à validação humana</w:t>
      </w:r>
    </w:p>
    <w:tbl>
      <w:tblPr>
        <w:tblStyle w:val="TabeladeGrade4"/>
        <w:tblW w:w="5000" w:type="pct"/>
        <w:tblLook w:val="04A0" w:firstRow="1" w:lastRow="0" w:firstColumn="1" w:lastColumn="0" w:noHBand="0" w:noVBand="1"/>
      </w:tblPr>
      <w:tblGrid>
        <w:gridCol w:w="2317"/>
        <w:gridCol w:w="6007"/>
      </w:tblGrid>
      <w:tr w:rsidR="00921ADD" w:rsidRPr="006F14C5" w14:paraId="3BE6E669" w14:textId="77777777" w:rsidTr="004C4FAB">
        <w:trPr>
          <w:cnfStyle w:val="100000000000" w:firstRow="1" w:lastRow="0" w:firstColumn="0" w:lastColumn="0" w:oddVBand="0" w:evenVBand="0" w:oddHBand="0" w:evenHBand="0" w:firstRowFirstColumn="0" w:firstRowLastColumn="0" w:lastRowFirstColumn="0" w:lastRowLastColumn="0"/>
          <w:trHeight w:val="510"/>
          <w:tblHeader/>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4E918CEC" w14:textId="77777777" w:rsidR="00921ADD" w:rsidRPr="006F14C5" w:rsidRDefault="007023C5" w:rsidP="00703B89">
            <w:pPr>
              <w:pStyle w:val="SemEspaamento"/>
              <w:jc w:val="center"/>
              <w:rPr>
                <w:rFonts w:eastAsia="MS Mincho"/>
                <w:sz w:val="18"/>
                <w:lang w:val="pt-BR"/>
              </w:rPr>
            </w:pPr>
            <w:r>
              <w:rPr>
                <w:rFonts w:ascii="DejaVu Sans" w:eastAsia="DejaVu Sans" w:hAnsi="DejaVu Sans" w:cs="DejaVu Sans"/>
                <w:color w:val="FFFFFF"/>
                <w:sz w:val="18"/>
                <w:lang w:val="pt-BR"/>
              </w:rPr>
              <w:t xml:space="preserve">Área de </w:t>
            </w:r>
            <w:del w:id="9591" w:author="Revisão editorial" w:date="2026-10-25T12:00:00Z">
              <w:r>
                <w:rPr>
                  <w:rFonts w:ascii="DejaVu Sans" w:eastAsia="DejaVu Sans" w:hAnsi="DejaVu Sans" w:cs="DejaVu Sans"/>
                  <w:color w:val="FFFFFF"/>
                  <w:sz w:val="18"/>
                  <w:lang w:val="pt-BR"/>
                </w:rPr>
                <w:delText xml:space="preserve">Aplicação</w:delText>
              </w:r>
            </w:del>
            <w:ins w:id="9592" w:author="Revisão editorial" w:date="2026-10-25T12:00:00Z">
              <w:r>
                <w:rPr>
                  <w:rFonts w:ascii="DejaVu Sans" w:eastAsia="DejaVu Sans" w:hAnsi="DejaVu Sans" w:cs="DejaVu Sans"/>
                  <w:color w:val="FFFFFF"/>
                  <w:sz w:val="18"/>
                  <w:lang w:val="pt-BR"/>
                </w:rPr>
                <w:t xml:space="preserve">aplicação</w:t>
              </w:r>
            </w:ins>
          </w:p>
        </w:tc>
        <w:tc>
          <w:tcPr>
            <w:tcW w:w="3608" w:type="pct"/>
            <w:vAlign w:val="center"/>
          </w:tcPr>
          <w:p w14:paraId="40D80FE7" w14:textId="77777777" w:rsidR="00921ADD" w:rsidRPr="006F14C5" w:rsidRDefault="007023C5" w:rsidP="00703B89">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lang w:val="pt-BR"/>
              </w:rPr>
            </w:pPr>
            <w:r>
              <w:rPr>
                <w:rFonts w:ascii="DejaVu Sans" w:eastAsia="DejaVu Sans" w:hAnsi="DejaVu Sans" w:cs="DejaVu Sans"/>
                <w:color w:val="FFFFFF"/>
                <w:sz w:val="18"/>
                <w:lang w:val="pt-BR"/>
              </w:rPr>
              <w:t xml:space="preserve">Benefício </w:t>
            </w:r>
            <w:del w:id="9593" w:author="Revisão editorial" w:date="2026-10-25T12:00:00Z">
              <w:r>
                <w:rPr>
                  <w:rFonts w:ascii="DejaVu Sans" w:eastAsia="DejaVu Sans" w:hAnsi="DejaVu Sans" w:cs="DejaVu Sans"/>
                  <w:color w:val="FFFFFF"/>
                  <w:sz w:val="18"/>
                  <w:lang w:val="pt-BR"/>
                </w:rPr>
                <w:delText xml:space="preserve">Potencial</w:delText>
              </w:r>
            </w:del>
            <w:ins w:id="9594" w:author="Revisão editorial" w:date="2026-10-25T12:00:00Z">
              <w:r>
                <w:rPr>
                  <w:rFonts w:ascii="DejaVu Sans" w:eastAsia="DejaVu Sans" w:hAnsi="DejaVu Sans" w:cs="DejaVu Sans"/>
                  <w:color w:val="FFFFFF"/>
                  <w:sz w:val="18"/>
                  <w:lang w:val="pt-BR"/>
                </w:rPr>
                <w:t xml:space="preserve">potencial</w:t>
              </w:r>
            </w:ins>
          </w:p>
        </w:tc>
      </w:tr>
      <w:tr w:rsidR="00921ADD" w:rsidRPr="006F14C5" w14:paraId="3FB335A1" w14:textId="77777777" w:rsidTr="004C4FA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24222DA7" w14:textId="77777777" w:rsidR="00921ADD" w:rsidRPr="006F14C5" w:rsidRDefault="007023C5" w:rsidP="00703B89">
            <w:pPr>
              <w:pStyle w:val="SemEspaamento"/>
              <w:jc w:val="left"/>
              <w:rPr>
                <w:rFonts w:eastAsia="MS Mincho"/>
                <w:sz w:val="18"/>
                <w:lang w:val="pt-BR"/>
              </w:rPr>
            </w:pPr>
            <w:r>
              <w:rPr>
                <w:rFonts w:eastAsia="DejaVu Serif"/>
                <w:sz w:val="18"/>
                <w:lang w:val="pt-BR"/>
              </w:rPr>
              <w:t>Estimativas de custo (FEL 2/3)</w:t>
            </w:r>
          </w:p>
        </w:tc>
        <w:tc>
          <w:tcPr>
            <w:tcW w:w="3608" w:type="pct"/>
            <w:vAlign w:val="center"/>
          </w:tcPr>
          <w:p w14:paraId="4E3E1B89" w14:textId="77777777" w:rsidR="00921ADD" w:rsidRPr="006F14C5" w:rsidRDefault="007023C5" w:rsidP="00703B89">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Melhor estruturação de premissas e análise de sensibilidade</w:t>
            </w:r>
          </w:p>
        </w:tc>
      </w:tr>
      <w:tr w:rsidR="00921ADD" w:rsidRPr="006F14C5" w14:paraId="50340C3B" w14:textId="77777777" w:rsidTr="004C4FAB">
        <w:trPr>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591D39AD" w14:textId="77777777" w:rsidR="00921ADD" w:rsidRPr="006F14C5" w:rsidRDefault="007023C5" w:rsidP="00703B89">
            <w:pPr>
              <w:pStyle w:val="SemEspaamento"/>
              <w:jc w:val="left"/>
              <w:rPr>
                <w:rFonts w:eastAsia="MS Mincho"/>
                <w:sz w:val="18"/>
                <w:lang w:val="pt-BR"/>
              </w:rPr>
            </w:pPr>
            <w:r>
              <w:rPr>
                <w:rFonts w:eastAsia="DejaVu Serif"/>
                <w:sz w:val="18"/>
                <w:lang w:val="pt-BR"/>
              </w:rPr>
              <w:t>Previsão de atrasos (Execução)</w:t>
            </w:r>
          </w:p>
        </w:tc>
        <w:tc>
          <w:tcPr>
            <w:tcW w:w="3608" w:type="pct"/>
            <w:vAlign w:val="center"/>
          </w:tcPr>
          <w:p w14:paraId="513A9A08" w14:textId="77777777" w:rsidR="00921ADD" w:rsidRPr="006F14C5" w:rsidRDefault="007023C5" w:rsidP="00703B89">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Identificação antecipada de sinais de risco</w:t>
            </w:r>
          </w:p>
        </w:tc>
      </w:tr>
      <w:tr w:rsidR="00921ADD" w:rsidRPr="006F14C5" w14:paraId="434BD1E7" w14:textId="77777777" w:rsidTr="004C4FA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77C61FC7" w14:textId="77777777" w:rsidR="00921ADD" w:rsidRPr="006F14C5" w:rsidRDefault="007023C5" w:rsidP="00703B89">
            <w:pPr>
              <w:pStyle w:val="SemEspaamento"/>
              <w:jc w:val="left"/>
              <w:rPr>
                <w:rFonts w:eastAsia="MS Mincho"/>
                <w:sz w:val="18"/>
                <w:lang w:val="pt-BR"/>
              </w:rPr>
            </w:pPr>
            <w:r>
              <w:rPr>
                <w:rFonts w:eastAsia="DejaVu Serif"/>
                <w:sz w:val="18"/>
                <w:lang w:val="pt-BR"/>
              </w:rPr>
              <w:t>Análise de contratos EPC</w:t>
            </w:r>
          </w:p>
        </w:tc>
        <w:tc>
          <w:tcPr>
            <w:tcW w:w="3608" w:type="pct"/>
            <w:vAlign w:val="center"/>
          </w:tcPr>
          <w:p w14:paraId="06BE0829" w14:textId="77777777" w:rsidR="00921ADD" w:rsidRPr="006F14C5" w:rsidRDefault="007023C5" w:rsidP="00703B89">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Redução do esforço inicial de triagem documental</w:t>
            </w:r>
          </w:p>
        </w:tc>
      </w:tr>
      <w:tr w:rsidR="00921ADD" w:rsidRPr="006F14C5" w14:paraId="5B0084E7" w14:textId="77777777" w:rsidTr="004C4FAB">
        <w:trPr>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4EC06FEC" w14:textId="77777777" w:rsidR="00921ADD" w:rsidRPr="006F14C5" w:rsidRDefault="007023C5" w:rsidP="00703B89">
            <w:pPr>
              <w:pStyle w:val="SemEspaamento"/>
              <w:jc w:val="left"/>
              <w:rPr>
                <w:rFonts w:eastAsia="MS Mincho"/>
                <w:sz w:val="18"/>
                <w:lang w:val="pt-BR"/>
              </w:rPr>
            </w:pPr>
            <w:r>
              <w:rPr>
                <w:rFonts w:eastAsia="DejaVu Serif"/>
                <w:sz w:val="18"/>
                <w:lang w:val="pt-BR"/>
              </w:rPr>
              <w:lastRenderedPageBreak/>
              <w:t>Relatórios de status (RDO/RDS)</w:t>
            </w:r>
          </w:p>
        </w:tc>
        <w:tc>
          <w:tcPr>
            <w:tcW w:w="3608" w:type="pct"/>
            <w:vAlign w:val="center"/>
          </w:tcPr>
          <w:p w14:paraId="479284E1" w14:textId="77777777" w:rsidR="00921ADD" w:rsidRPr="006F14C5" w:rsidRDefault="007023C5" w:rsidP="00703B89">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Redução do tempo de elaboração</w:t>
            </w:r>
          </w:p>
        </w:tc>
      </w:tr>
      <w:tr w:rsidR="00921ADD" w:rsidRPr="006F14C5" w14:paraId="70D8A5AA" w14:textId="77777777" w:rsidTr="004C4FA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3DF7719A" w14:textId="77777777" w:rsidR="00921ADD" w:rsidRPr="006F14C5" w:rsidRDefault="007023C5" w:rsidP="00703B89">
            <w:pPr>
              <w:pStyle w:val="SemEspaamento"/>
              <w:jc w:val="left"/>
              <w:rPr>
                <w:rFonts w:eastAsia="MS Mincho"/>
                <w:sz w:val="18"/>
                <w:lang w:val="pt-BR"/>
              </w:rPr>
            </w:pPr>
            <w:r>
              <w:rPr>
                <w:rFonts w:eastAsia="DejaVu Serif"/>
                <w:sz w:val="18"/>
                <w:lang w:val="pt-BR"/>
              </w:rPr>
              <w:t>Gestão de riscos</w:t>
            </w:r>
          </w:p>
        </w:tc>
        <w:tc>
          <w:tcPr>
            <w:tcW w:w="3608" w:type="pct"/>
            <w:vAlign w:val="center"/>
          </w:tcPr>
          <w:p w14:paraId="58CDF90F" w14:textId="77777777" w:rsidR="00921ADD" w:rsidRPr="006F14C5" w:rsidRDefault="007023C5" w:rsidP="00703B89">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 xml:space="preserve">Ampliação da triagem de riscos e da cobertura documental; não substitui </w:t>
            </w:r>
            <w:r>
              <w:rPr>
                <w:rFonts w:eastAsia="DejaVu Serif"/>
                <w:i/>
                <w:iCs/>
                <w:sz w:val="18"/>
                <w:lang w:val="pt-BR"/>
              </w:rPr>
              <w:t>workshops</w:t>
            </w:r>
            <w:r>
              <w:rPr>
                <w:rFonts w:eastAsia="DejaVu Serif"/>
                <w:sz w:val="18"/>
                <w:lang w:val="pt-BR"/>
              </w:rPr>
              <w:t>, análise de risco e validação técnica.</w:t>
            </w:r>
          </w:p>
        </w:tc>
      </w:tr>
      <w:tr w:rsidR="00921ADD" w:rsidRPr="006F14C5" w14:paraId="7D97520C" w14:textId="77777777" w:rsidTr="004C4FAB">
        <w:trPr>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42585635" w14:textId="77777777" w:rsidR="00921ADD" w:rsidRPr="006F14C5" w:rsidRDefault="007023C5" w:rsidP="00703B89">
            <w:pPr>
              <w:pStyle w:val="SemEspaamento"/>
              <w:jc w:val="left"/>
              <w:rPr>
                <w:rFonts w:eastAsia="MS Mincho"/>
                <w:sz w:val="18"/>
                <w:lang w:val="pt-BR"/>
              </w:rPr>
            </w:pPr>
            <w:r>
              <w:rPr>
                <w:rFonts w:eastAsia="DejaVu Serif"/>
                <w:sz w:val="18"/>
                <w:lang w:val="pt-BR"/>
              </w:rPr>
              <w:t>Planejamento de recursos</w:t>
            </w:r>
          </w:p>
        </w:tc>
        <w:tc>
          <w:tcPr>
            <w:tcW w:w="3608" w:type="pct"/>
            <w:vAlign w:val="center"/>
          </w:tcPr>
          <w:p w14:paraId="51EFF503" w14:textId="77777777" w:rsidR="00921ADD" w:rsidRPr="006F14C5" w:rsidRDefault="007023C5" w:rsidP="00703B89">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Apoio à análise de demanda e alocação, sujeito a dados confiáveis e aprovação gerencial.</w:t>
            </w:r>
          </w:p>
        </w:tc>
      </w:tr>
    </w:tbl>
    <w:p w14:paraId="31338E05" w14:textId="77777777" w:rsidR="00921ADD" w:rsidRPr="006F14C5" w:rsidRDefault="007023C5" w:rsidP="00703B89">
      <w:pPr>
        <w:pStyle w:val="BookSource"/>
        <w:keepLines/>
        <w:rPr>
          <w:i w:val="0"/>
          <w:iCs/>
          <w:color w:val="auto"/>
          <w:szCs w:val="15"/>
        </w:rPr>
      </w:pPr>
      <w:r>
        <w:rPr>
          <w:i w:val="0"/>
          <w:iCs/>
          <w:color w:val="auto"/>
          <w:szCs w:val="15"/>
        </w:rPr>
        <w:t>Fonte: Elaborado pelo autor.</w:t>
      </w:r>
    </w:p>
    <w:p w14:paraId="088C0800" w14:textId="77777777" w:rsidR="00614438" w:rsidRPr="006F14C5" w:rsidRDefault="00614438">
      <w:pPr>
        <w:rPr>
          <w:rFonts w:eastAsia="DejaVu Serif"/>
          <w:color w:val="263238"/>
        </w:rPr>
      </w:pPr>
    </w:p>
    <w:p w14:paraId="1795CC46" w14:textId="7CBA0CDA" w:rsidR="00921ADD" w:rsidRPr="006F14C5" w:rsidRDefault="007023C5">
      <w:r>
        <w:rPr>
          <w:rFonts w:eastAsia="DejaVu Serif"/>
          <w:color w:val="263238"/>
        </w:rPr>
        <w:t>Uma abordagem responsável para mensurar benefícios é definir uma linha de base, estabelecer métricas de qualidade, produtividade e prazo de resposta, executar pilotos controlados e comparar resultados antes de escalar a solução. A evidência de valor deve ser construída no contexto da própria organização.</w:t>
      </w:r>
    </w:p>
    <w:p w14:paraId="68CA5F30" w14:textId="77777777" w:rsidR="00921ADD" w:rsidRPr="006F14C5" w:rsidRDefault="007023C5">
      <w:r>
        <w:rPr>
          <w:rFonts w:eastAsia="DejaVu Serif"/>
          <w:color w:val="263238"/>
        </w:rPr>
        <w:t>Em estimativas de custo, a IA pode apoiar a organização de premissas, a comparação de bases históricas, a verificação de consistência e a preparação de análises de sensibilidade. A estimativa aprovada continua a requerer base de engenharia, critérios de contingência, análise de risco e responsabilidade profissional.</w:t>
      </w:r>
    </w:p>
    <w:p w14:paraId="36B29266" w14:textId="77777777" w:rsidR="00921ADD" w:rsidRPr="006F14C5" w:rsidRDefault="007023C5">
      <w:r>
        <w:rPr>
          <w:rFonts w:eastAsia="DejaVu Serif"/>
          <w:color w:val="263238"/>
        </w:rPr>
        <w:t>Na análise de contratos EPC, ferramentas de IA podem acelerar a triagem de cláusulas, a localização de obrigações e a estruturação de matrizes de risco. A interpretação jurídica, a estratégia contratual e a posição de pleito exigem revisão de profissionais qualificados.</w:t>
      </w:r>
    </w:p>
    <w:p w14:paraId="7BA72459" w14:textId="77777777" w:rsidR="00921ADD" w:rsidRPr="006F14C5" w:rsidRDefault="007023C5">
      <w:r>
        <w:rPr>
          <w:rFonts w:eastAsia="DejaVu Serif"/>
          <w:color w:val="263238"/>
        </w:rPr>
        <w:t>Na análise de cronogramas, soluções analíticas podem destacar padrões, atividades críticas, tendências de atraso e inconsistências de rede. A utilidade do resultado depende da qualidade do cronograma, dos calendários, das relações lógicas, das atualizações de campo e da interpretação da equipe de planejamento.</w:t>
      </w:r>
    </w:p>
    <w:p w14:paraId="562A6D9B" w14:textId="77777777" w:rsidR="00921ADD" w:rsidRPr="006F14C5" w:rsidRDefault="007023C5">
      <w:r>
        <w:rPr>
          <w:rFonts w:eastAsia="DejaVu Serif"/>
          <w:color w:val="263238"/>
        </w:rPr>
        <w:t>Na execução e no controle, os ganhos potenciais concentram-se na redução do esforço de compilação, na padronização de relatórios e na ampliação da capacidade de análise. A economia de tempo só se converte em valor quando é direcionada para decisões, gestão de interfaces e tratamento de riscos.</w:t>
      </w:r>
    </w:p>
    <w:p w14:paraId="34BBB624" w14:textId="77777777" w:rsidR="00921ADD" w:rsidRPr="006F14C5" w:rsidRDefault="007023C5">
      <w:r>
        <w:rPr>
          <w:rFonts w:eastAsia="DejaVu Serif"/>
          <w:color w:val="263238"/>
        </w:rPr>
        <w:t xml:space="preserve">Na gestão de riscos, sistemas de IA podem ajudar a pesquisar registros históricos, resumir documentos, agrupar causas e identificar temas que merecem investigação. Eles podem ampliar a cobertura da análise, mas não substituem </w:t>
      </w:r>
      <w:r>
        <w:rPr>
          <w:rFonts w:eastAsia="DejaVu Serif"/>
          <w:i/>
          <w:iCs/>
          <w:color w:val="263238"/>
        </w:rPr>
        <w:t xml:space="preserve">workshops</w:t>
      </w:r>
      <w:r>
        <w:rPr>
          <w:rFonts w:eastAsia="DejaVu Serif"/>
          <w:color w:val="263238"/>
        </w:rPr>
        <w:t xml:space="preserve">, análise quantitativa, critérios de aceitação de risco nem a experiência dos especialistas</w:t>
      </w:r>
      <w:ins w:id="9595" w:author="Revisão editorial" w:date="2026-10-25T12:00:00Z">
        <w:r>
          <w:rPr>
            <w:rFonts w:eastAsia="DejaVu Serif"/>
            <w:color w:val="263238"/>
          </w:rPr>
          <w:t xml:space="preserve">, e tampouco tornam previsíveis eventos raros ou verdadeiramente inesperados</w:t>
        </w:r>
      </w:ins>
      <w:r>
        <w:rPr>
          <w:rFonts w:eastAsia="DejaVu Serif"/>
          <w:color w:val="263238"/>
        </w:rPr>
        <w:t xml:space="preserve">.</w:t>
      </w:r>
    </w:p>
    <w:p w14:paraId="20474CF6" w14:textId="77777777" w:rsidR="00921ADD" w:rsidRPr="006F14C5" w:rsidRDefault="007023C5">
      <w:pPr>
        <w:rPr>
          <w:del w:id="10791" w:author="Revisão editorial" w:date="2026-10-25T12:00:00Z"/>
        </w:rPr>
      </w:pPr>
      <w:del w:id="10790" w:author="Revisão editorial" w:date="2026-10-25T12:00:00Z">
        <w:r>
          <w:rPr>
            <w:rFonts w:eastAsia="DejaVu Serif"/>
            <w:color w:val="263238"/>
          </w:rPr>
          <w:delText xml:space="preserve">A gestão de riscos em projetos de capital depende de dados, julgamento especializado, registros consistentes e métodos quantitativos quando aplicáveis. IA pode apoiar cenários e triagem de sinais, mas não torna previsíveis eventos raros ou eventos verdadeiramente inesperados.</w:delText>
        </w:r>
      </w:del>
    </w:p>
    <w:p w14:paraId="6A603096" w14:textId="77777777" w:rsidR="00921ADD" w:rsidRPr="006F14C5" w:rsidRDefault="007023C5" w:rsidP="00FE6E33">
      <w:pPr>
        <w:pStyle w:val="Ttulo3"/>
      </w:pPr>
      <w:bookmarkStart w:id="122" w:name="__RefHeading___Toc10578_3485589216"/>
      <w:bookmarkStart w:id="123" w:name="_Toc236076008"/>
      <w:bookmarkStart w:id="124" w:name="_Toc236516883"/>
      <w:bookmarkEnd w:id="122"/>
      <w:r>
        <w:t>Além do Monte Carlo: Simulações Apoiadas por IA</w:t>
      </w:r>
      <w:bookmarkEnd w:id="123"/>
      <w:bookmarkEnd w:id="124"/>
    </w:p>
    <w:p w14:paraId="0734E5AE" w14:textId="77777777" w:rsidR="00921ADD" w:rsidRPr="006F14C5" w:rsidRDefault="007023C5">
      <w:pPr>
        <w:ind w:firstLine="0"/>
      </w:pPr>
      <w:r>
        <w:rPr>
          <w:rFonts w:eastAsia="DejaVu Serif"/>
          <w:color w:val="263238"/>
        </w:rPr>
        <w:t>Uma simulação de Monte Carlo depende das distribuições, correlações e premissas adotadas. IA pode apoiar a extração e organização de evidências para calibrar hipóteses, mas a escolha das distribuições, a validação estatística e a aprovação do modelo permanecem responsabilidades da equipe técnica.</w:t>
      </w:r>
    </w:p>
    <w:p w14:paraId="135BE901" w14:textId="77777777" w:rsidR="00921ADD" w:rsidRPr="006F14C5" w:rsidRDefault="007023C5">
      <w:r>
        <w:rPr>
          <w:rFonts w:eastAsia="DejaVu Serif"/>
          <w:b/>
          <w:bCs/>
          <w:color w:val="263238"/>
        </w:rPr>
        <w:t>Aplicação prática:</w:t>
      </w:r>
      <w:r>
        <w:rPr>
          <w:rFonts w:eastAsia="DejaVu Serif"/>
          <w:color w:val="263238"/>
        </w:rPr>
        <w:t xml:space="preserve"> em um projeto de FPSO, um LLM pode auxiliar a classificar </w:t>
      </w:r>
      <w:r>
        <w:rPr>
          <w:rFonts w:eastAsia="DejaVu Serif"/>
          <w:i/>
          <w:iCs/>
          <w:color w:val="263238"/>
        </w:rPr>
        <w:t xml:space="preserve">Change Orders</w:t>
      </w:r>
      <w:r>
        <w:rPr>
          <w:rFonts w:eastAsia="DejaVu Serif"/>
          <w:color w:val="263238"/>
        </w:rPr>
        <w:t xml:space="preserve"> históricos, agrupar causas, identificar interfaces recorrentes e estruturar perguntas para a equipe. As correlações sugeridas precisam ser testadas em dados suficientes antes de alimentar um modelo quantitativo ou sustentar uma decisão de custo e prazo.</w:t>
      </w:r>
    </w:p>
    <w:p w14:paraId="480685F5" w14:textId="77777777" w:rsidR="00921ADD" w:rsidRPr="006F14C5" w:rsidRDefault="007023C5" w:rsidP="00FE6E33">
      <w:pPr>
        <w:pStyle w:val="Ttulo3"/>
      </w:pPr>
      <w:bookmarkStart w:id="125" w:name="__RefHeading___Toc10580_3485589216"/>
      <w:bookmarkStart w:id="126" w:name="_Toc236076009"/>
      <w:bookmarkStart w:id="127" w:name="_Toc236516884"/>
      <w:bookmarkEnd w:id="125"/>
      <w:r>
        <w:t xml:space="preserve">Triagem de </w:t>
      </w:r>
      <w:del w:id="9596" w:author="Revisão editorial" w:date="2026-10-25T12:00:00Z">
        <w:r>
          <w:delText xml:space="preserve">riscos</w:delText>
        </w:r>
      </w:del>
      <w:ins w:id="9597" w:author="Revisão editorial" w:date="2026-10-25T12:00:00Z">
        <w:r>
          <w:t xml:space="preserve">Riscos</w:t>
        </w:r>
      </w:ins>
      <w:r>
        <w:t xml:space="preserve"> </w:t>
      </w:r>
      <w:del w:id="9598" w:author="Revisão editorial" w:date="2026-10-25T12:00:00Z">
        <w:r>
          <w:delText xml:space="preserve">emergentes</w:delText>
        </w:r>
      </w:del>
      <w:ins w:id="9599" w:author="Revisão editorial" w:date="2026-10-25T12:00:00Z">
        <w:r>
          <w:t xml:space="preserve">Emergentes</w:t>
        </w:r>
      </w:ins>
      <w:r>
        <w:t xml:space="preserve"> e Testes de Hipóteses</w:t>
      </w:r>
      <w:bookmarkEnd w:id="126"/>
      <w:bookmarkEnd w:id="127"/>
    </w:p>
    <w:p w14:paraId="3D4DE37E" w14:textId="77777777" w:rsidR="00921ADD" w:rsidRPr="006F14C5" w:rsidRDefault="007023C5">
      <w:pPr>
        <w:ind w:firstLine="0"/>
      </w:pPr>
      <w:r>
        <w:rPr>
          <w:rFonts w:eastAsia="DejaVu Serif"/>
          <w:color w:val="263238"/>
        </w:rPr>
        <w:t>Uma limitação dos registros de risco é o viés de disponibilidade: equipes tendem a focar os riscos mais conhecidos ou recentes. IA pode funcionar como mecanismo de triagem de documentos e geração de perguntas de investigação, desde que suas sugestões sejam avaliadas por especialistas.</w:t>
      </w:r>
    </w:p>
    <w:p w14:paraId="701D2A4B" w14:textId="77777777" w:rsidR="00921ADD" w:rsidRPr="006F14C5" w:rsidRDefault="007023C5">
      <w:r>
        <w:rPr>
          <w:rFonts w:eastAsia="DejaVu Serif"/>
          <w:b/>
          <w:bCs/>
          <w:color w:val="263238"/>
        </w:rPr>
        <w:t>Aplicação prática:</w:t>
      </w:r>
      <w:r>
        <w:rPr>
          <w:rFonts w:eastAsia="DejaVu Serif"/>
          <w:color w:val="263238"/>
        </w:rPr>
        <w:t xml:space="preserve"> ao analisar o escopo de um projeto de mineração, a IA pode organizar dados geotécnicos, registros de incidentes e premissas de projeto para apontar temas que merecem investigação adicional. Esse uso pode apoiar a preparação de um HAZID, mas não substitui a análise de segurança, a validação geotécnica ou a autoridade técnica responsável.</w:t>
      </w:r>
    </w:p>
    <w:p w14:paraId="29EC7110" w14:textId="77777777" w:rsidR="00921ADD" w:rsidRPr="006F14C5" w:rsidRDefault="007023C5" w:rsidP="00FE6E33">
      <w:pPr>
        <w:pStyle w:val="Ttulo3"/>
      </w:pPr>
      <w:bookmarkStart w:id="128" w:name="__RefHeading___Toc10582_3485589216"/>
      <w:bookmarkStart w:id="129" w:name="_Toc233748474"/>
      <w:bookmarkStart w:id="130" w:name="_Toc233040021"/>
      <w:bookmarkStart w:id="131" w:name="_Toc232715517"/>
      <w:bookmarkStart w:id="132" w:name="_Toc232715180"/>
      <w:bookmarkStart w:id="133" w:name="_Toc236076010"/>
      <w:bookmarkStart w:id="134" w:name="_Toc236516885"/>
      <w:bookmarkEnd w:id="128"/>
      <w:r>
        <w:t xml:space="preserve">Os Três Pilares da Implementação de IA Moderna </w:t>
      </w:r>
      <w:bookmarkEnd w:id="129"/>
      <w:bookmarkEnd w:id="130"/>
      <w:bookmarkEnd w:id="131"/>
      <w:bookmarkEnd w:id="132"/>
      <w:r>
        <w:t>na Gestão de Projetos de Capital</w:t>
      </w:r>
      <w:bookmarkEnd w:id="133"/>
      <w:bookmarkEnd w:id="134"/>
    </w:p>
    <w:p w14:paraId="6EBA495A" w14:textId="77777777" w:rsidR="00921ADD" w:rsidRPr="006F14C5" w:rsidRDefault="007023C5">
      <w:pPr>
        <w:ind w:firstLine="0"/>
      </w:pPr>
      <w:r>
        <w:rPr>
          <w:rFonts w:eastAsia="DejaVu Serif"/>
          <w:color w:val="263238"/>
        </w:rPr>
        <w:t xml:space="preserve">A experiência de organizações líderes na adoção de IA em projetos revela que o sucesso não depende apenas da escolha da ferramenta tecnológica, mas da maturidade em três pilares fundamentais: </w:t>
      </w:r>
      <w:r>
        <w:rPr>
          <w:rFonts w:eastAsia="DejaVu Serif"/>
          <w:b/>
          <w:bCs/>
          <w:color w:val="263238"/>
        </w:rPr>
        <w:t>Dados</w:t>
      </w:r>
      <w:r>
        <w:rPr>
          <w:rFonts w:eastAsia="DejaVu Serif"/>
          <w:color w:val="263238"/>
        </w:rPr>
        <w:t xml:space="preserve">, </w:t>
      </w:r>
      <w:r>
        <w:rPr>
          <w:rFonts w:eastAsia="DejaVu Serif"/>
          <w:b/>
          <w:bCs/>
          <w:color w:val="263238"/>
        </w:rPr>
        <w:t>Cultura</w:t>
      </w:r>
      <w:r>
        <w:rPr>
          <w:rFonts w:eastAsia="DejaVu Serif"/>
          <w:color w:val="263238"/>
        </w:rPr>
        <w:t xml:space="preserve"> e </w:t>
      </w:r>
      <w:r>
        <w:rPr>
          <w:rFonts w:eastAsia="DejaVu Serif"/>
          <w:b/>
          <w:bCs/>
          <w:i/>
          <w:iCs/>
          <w:color w:val="263238"/>
        </w:rPr>
        <w:t>Upskilling</w:t>
      </w:r>
      <w:r>
        <w:rPr>
          <w:rFonts w:eastAsia="DejaVu Serif"/>
          <w:color w:val="263238"/>
        </w:rPr>
        <w:t>.</w:t>
      </w:r>
    </w:p>
    <w:p w14:paraId="7B9CFA07" w14:textId="77777777" w:rsidR="00921ADD" w:rsidRPr="006F14C5" w:rsidRDefault="007023C5">
      <w:r>
        <w:rPr>
          <w:rFonts w:eastAsia="DejaVu Serif"/>
          <w:color w:val="263238"/>
        </w:rPr>
        <w:t xml:space="preserve">O pilar de </w:t>
      </w:r>
      <w:r>
        <w:rPr>
          <w:rFonts w:eastAsia="DejaVu Serif"/>
          <w:b/>
          <w:bCs/>
          <w:color w:val="263238"/>
        </w:rPr>
        <w:t>Dados</w:t>
      </w:r>
      <w:r>
        <w:rPr>
          <w:rFonts w:eastAsia="DejaVu Serif"/>
          <w:color w:val="263238"/>
        </w:rPr>
        <w:t xml:space="preserve"> refere-se à qualidade, disponibilidade, padronização e governança dos dados históricos do projeto. </w:t>
      </w:r>
    </w:p>
    <w:p w14:paraId="36A5B4AB" w14:textId="77777777" w:rsidR="00C17132" w:rsidRPr="006F14C5" w:rsidRDefault="00C17132" w:rsidP="00C17132">
      <w:r>
        <w:rPr>
          <w:rFonts w:eastAsia="DejaVu Serif"/>
          <w:color w:val="263238"/>
        </w:rPr>
        <w:t xml:space="preserve">Sem bases estruturadas de projetos anteriores, como</w:t>
      </w:r>
      <w:del w:id="9600" w:author="Revisão editorial" w:date="2026-10-25T12:00:00Z">
        <w:r>
          <w:rPr>
            <w:rFonts w:eastAsia="DejaVu Serif"/>
            <w:color w:val="263238"/>
          </w:rPr>
          <w:delText xml:space="preserve">:</w:delText>
        </w:r>
      </w:del>
      <w:r>
        <w:rPr>
          <w:rFonts w:eastAsia="DejaVu Serif"/>
          <w:color w:val="263238"/>
        </w:rPr>
        <w:t xml:space="preserve"> cronogramas, custos, avanço físico, produtividade, riscos materializados, mudanças de escopo, </w:t>
      </w:r>
      <w:r>
        <w:rPr>
          <w:rFonts w:eastAsia="DejaVu Serif"/>
          <w:i/>
          <w:iCs/>
          <w:color w:val="263238"/>
        </w:rPr>
        <w:t xml:space="preserve">claims</w:t>
      </w:r>
      <w:r>
        <w:rPr>
          <w:rFonts w:eastAsia="DejaVu Serif"/>
          <w:color w:val="263238"/>
        </w:rPr>
        <w:t xml:space="preserve"> e lições aprendidas, os modelos de IA carecem de referência para calibrar previsões e comparações, e suas saídas tendem a refletir médias genéricas em vez do desempenho real da organização.</w:t>
      </w:r>
    </w:p>
    <w:p w14:paraId="272FA0EA" w14:textId="77777777" w:rsidR="00C17132" w:rsidRPr="006F14C5" w:rsidRDefault="00C17132" w:rsidP="00C17132">
      <w:r>
        <w:rPr>
          <w:rFonts w:eastAsia="DejaVu Serif"/>
          <w:color w:val="263238"/>
        </w:rPr>
        <w:lastRenderedPageBreak/>
        <w:t>É por essa razão que, em empresas intensivas em capital como a Petrobras (2024), iniciativas recentes de IA e IA generativa reforçam a importância de integrar modelos analíticos a bases internas de dados técnicos e corporativos, especialmente em áreas como E&amp;P, engenharia, reservatórios e poços.</w:t>
      </w:r>
    </w:p>
    <w:p w14:paraId="448EC374" w14:textId="2504E45E" w:rsidR="00921ADD" w:rsidRPr="006F14C5" w:rsidRDefault="007023C5">
      <w:r>
        <w:rPr>
          <w:rFonts w:eastAsia="DejaVu Serif"/>
          <w:color w:val="263238"/>
        </w:rPr>
        <w:t xml:space="preserve">O pilar de </w:t>
      </w:r>
      <w:r>
        <w:rPr>
          <w:rFonts w:eastAsia="DejaVu Serif"/>
          <w:b/>
          <w:bCs/>
          <w:color w:val="263238"/>
        </w:rPr>
        <w:t>Cultura</w:t>
      </w:r>
      <w:r>
        <w:rPr>
          <w:rFonts w:eastAsia="DejaVu Serif"/>
          <w:color w:val="263238"/>
        </w:rPr>
        <w:t xml:space="preserve"> diz respeito à disposição da organização e dos gestores de projetos para questionar as respostas da IA, validar seus resultados e integrar a tecnologia ao fluxo de trabalho sem substituir o julgamento humano. </w:t>
      </w:r>
    </w:p>
    <w:p w14:paraId="33ED1A2C" w14:textId="305A27EA" w:rsidR="00921ADD" w:rsidRPr="006F14C5" w:rsidRDefault="00703B89" w:rsidP="003E0C25">
      <w:r>
        <w:rPr>
          <w:rFonts w:eastAsia="DejaVu Serif"/>
          <w:color w:val="263238"/>
        </w:rPr>
        <w:t xml:space="preserve">O pilar de </w:t>
      </w:r>
      <w:r>
        <w:rPr>
          <w:rFonts w:eastAsia="DejaVu Serif"/>
          <w:b/>
          <w:bCs/>
          <w:i/>
          <w:iCs/>
          <w:color w:val="263238"/>
        </w:rPr>
        <w:t>Upskilling</w:t>
      </w:r>
      <w:r>
        <w:rPr>
          <w:rFonts w:eastAsia="DejaVu Serif"/>
          <w:color w:val="263238"/>
        </w:rPr>
        <w:t xml:space="preserve">, por fim, refere-se ao desenvolvimento da competência de </w:t>
      </w:r>
      <w:r>
        <w:rPr>
          <w:rFonts w:eastAsia="DejaVu Serif"/>
          <w:i/>
          <w:iCs/>
          <w:color w:val="263238"/>
        </w:rPr>
        <w:t xml:space="preserve">Prompt Engineering</w:t>
      </w:r>
      <w:r>
        <w:rPr>
          <w:rFonts w:eastAsia="DejaVu Serif"/>
          <w:color w:val="263238"/>
        </w:rPr>
        <w:t>, ou seja, a habilidade de formular perguntas precisas e estruturadas que extraiam o máximo valor das ferramentas de IA generativa.</w:t>
      </w:r>
    </w:p>
    <w:p w14:paraId="2A11EC71" w14:textId="50433E15" w:rsidR="0067446E" w:rsidRDefault="003E0C25" w:rsidP="008B5137">
      <w:r>
        <w:rPr>
          <w:noProof/>
        </w:rPr>
        <w:drawing>
          <wp:anchor distT="0" distB="0" distL="114300" distR="114300" simplePos="0" relativeHeight="251660302" behindDoc="0" locked="0" layoutInCell="1" allowOverlap="1" wp14:anchorId="54D410A9" wp14:editId="4AC4BAD2">
            <wp:simplePos x="0" y="0"/>
            <wp:positionH relativeFrom="margin">
              <wp:posOffset>304232</wp:posOffset>
            </wp:positionH>
            <wp:positionV relativeFrom="margin">
              <wp:posOffset>2621915</wp:posOffset>
            </wp:positionV>
            <wp:extent cx="4687200" cy="2473200"/>
            <wp:effectExtent l="0" t="0" r="0" b="3810"/>
            <wp:wrapTopAndBottom/>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4687200" cy="2473200"/>
                    </a:xfrm>
                    <a:prstGeom prst="rect">
                      <a:avLst/>
                    </a:prstGeom>
                    <a:noFill/>
                  </pic:spPr>
                </pic:pic>
              </a:graphicData>
            </a:graphic>
            <wp14:sizeRelH relativeFrom="margin">
              <wp14:pctWidth>0</wp14:pctWidth>
            </wp14:sizeRelH>
            <wp14:sizeRelV relativeFrom="margin">
              <wp14:pctHeight>0</wp14:pctHeight>
            </wp14:sizeRelV>
          </wp:anchor>
        </w:drawing>
      </w:r>
      <w:r>
        <w:t>Dados, cultura e desenvolvimento de competências descrevem as condições organizacionais para a adoção responsável da IA. A Figura 3.2 apresenta um recorte complementar: a arquitetura funcional pela qual dados alimentam diferentes técnicas de IA e, sob governança e validação humana, apoiam decisões gerenciais.</w:t>
      </w:r>
    </w:p>
    <w:p w14:paraId="0CA87875" w14:textId="4962CC73" w:rsidR="00921ADD" w:rsidRPr="006F14C5" w:rsidRDefault="007023C5" w:rsidP="009841D4">
      <w:pPr>
        <w:pStyle w:val="Legenda"/>
        <w:keepNext/>
        <w:keepLines/>
        <w:jc w:val="both"/>
        <w:rPr>
          <w:bCs/>
          <w:color w:val="auto"/>
          <w:sz w:val="17"/>
          <w:szCs w:val="17"/>
        </w:rPr>
      </w:pPr>
      <w:r>
        <w:rPr>
          <w:bCs/>
          <w:color w:val="auto"/>
          <w:sz w:val="17"/>
          <w:szCs w:val="17"/>
        </w:rPr>
        <w:t xml:space="preserve">Figura 3.2</w:t>
      </w:r>
      <w:del w:id="9601" w:author="Revisão editorial" w:date="2026-10-25T12:00:00Z">
        <w:r>
          <w:rPr>
            <w:bCs/>
            <w:color w:val="auto"/>
            <w:sz w:val="17"/>
            <w:szCs w:val="17"/>
          </w:rPr>
          <w:delText xml:space="preserve"> —</w:delText>
        </w:r>
      </w:del>
      <w:ins w:id="9602" w:author="Revisão editorial" w:date="2026-10-25T12:00:00Z">
        <w:r>
          <w:rPr>
            <w:bCs/>
            <w:color w:val="auto"/>
            <w:sz w:val="17"/>
            <w:szCs w:val="17"/>
          </w:rPr>
          <w:t xml:space="preserve">:</w:t>
        </w:r>
      </w:ins>
      <w:r>
        <w:rPr>
          <w:bCs/>
          <w:color w:val="auto"/>
          <w:sz w:val="17"/>
          <w:szCs w:val="17"/>
        </w:rPr>
        <w:t xml:space="preserve"> Arquitetura funcional do ecossistema de IA para projetos</w:t>
      </w:r>
      <w:del w:id="9603" w:author="Revisão editorial" w:date="2026-10-25T12:00:00Z">
        <w:r>
          <w:rPr>
            <w:bCs/>
            <w:color w:val="auto"/>
            <w:sz w:val="17"/>
            <w:szCs w:val="17"/>
          </w:rPr>
          <w:delText xml:space="preserve">:</w:delText>
        </w:r>
      </w:del>
      <w:r>
        <w:rPr>
          <w:bCs/>
          <w:color w:val="auto"/>
          <w:sz w:val="17"/>
          <w:szCs w:val="17"/>
        </w:rPr>
        <w:t xml:space="preserve"> </w:t>
      </w:r>
      <w:ins w:id="9604" w:author="Revisão editorial" w:date="2026-10-25T12:00:00Z">
        <w:r>
          <w:rPr>
            <w:bCs/>
            <w:color w:val="auto"/>
            <w:sz w:val="17"/>
            <w:szCs w:val="17"/>
          </w:rPr>
          <w:t xml:space="preserve">(</w:t>
        </w:r>
      </w:ins>
      <w:r>
        <w:rPr>
          <w:bCs/>
          <w:color w:val="auto"/>
          <w:sz w:val="17"/>
          <w:szCs w:val="17"/>
        </w:rPr>
        <w:t xml:space="preserve">dados, IA e decisão</w:t>
      </w:r>
      <w:ins w:id="9605" w:author="Revisão editorial" w:date="2026-10-25T12:00:00Z">
        <w:r>
          <w:rPr>
            <w:bCs/>
            <w:color w:val="auto"/>
            <w:sz w:val="17"/>
            <w:szCs w:val="17"/>
          </w:rPr>
          <w:t xml:space="preserve">)</w:t>
        </w:r>
      </w:ins>
    </w:p>
    <w:p w14:paraId="3621C5F8" w14:textId="004FAE5A" w:rsidR="00921ADD" w:rsidRPr="006F14C5" w:rsidRDefault="007023C5" w:rsidP="009841D4">
      <w:pPr>
        <w:pStyle w:val="Legenda"/>
        <w:keepNext/>
        <w:keepLines/>
        <w:jc w:val="both"/>
        <w:rPr>
          <w:b w:val="0"/>
          <w:color w:val="auto"/>
          <w:sz w:val="15"/>
          <w:szCs w:val="15"/>
        </w:rPr>
      </w:pPr>
      <w:r>
        <w:rPr>
          <w:b w:val="0"/>
          <w:color w:val="auto"/>
          <w:sz w:val="15"/>
          <w:szCs w:val="15"/>
        </w:rPr>
        <w:t>Fonte: Elaborado pelo autor.</w:t>
      </w:r>
    </w:p>
    <w:p w14:paraId="48B48E0A" w14:textId="52F8B7EE" w:rsidR="00921ADD" w:rsidRPr="006F14C5" w:rsidRDefault="00921ADD"/>
    <w:p w14:paraId="51B9F265" w14:textId="39D14487" w:rsidR="00921ADD" w:rsidRPr="006F14C5" w:rsidRDefault="007023C5">
      <w:r>
        <w:rPr>
          <w:rFonts w:eastAsia="DejaVu Serif"/>
          <w:color w:val="263238"/>
        </w:rPr>
        <w:t>Sob esse recorte operacional, o ecossistema representado na Figura 3.2 organiza-se em três camadas funcionais interdependentes, que refletem o fluxo lógico de transformação de dados brutos em insumos para decisões estratégicas.</w:t>
      </w:r>
    </w:p>
    <w:p w14:paraId="6594E195" w14:textId="574CD4C5" w:rsidR="00921ADD" w:rsidRPr="006F14C5" w:rsidRDefault="007023C5">
      <w:r>
        <w:rPr>
          <w:rFonts w:eastAsia="DejaVu Serif"/>
          <w:color w:val="263238"/>
        </w:rPr>
        <w:t xml:space="preserve">A </w:t>
      </w:r>
      <w:r>
        <w:rPr>
          <w:rFonts w:eastAsia="DejaVu Serif"/>
          <w:b/>
          <w:bCs/>
          <w:color w:val="263238"/>
        </w:rPr>
        <w:t>Camada de Dados</w:t>
      </w:r>
      <w:r>
        <w:rPr>
          <w:rFonts w:eastAsia="DejaVu Serif"/>
          <w:color w:val="263238"/>
        </w:rPr>
        <w:t xml:space="preserve"> constitui a fundação de todo o ecossistema e é composta por quatro categorias de insumos: dados históricos de projetos, que alimentam os </w:t>
        <w:lastRenderedPageBreak/>
        <w:t xml:space="preserve">modelos de aprendizado com padrões de desempenho de empreendimentos anteriores, dados de campo coletados em tempo real no canteiro de obras, dados de mercado que capturam variações de preços de commodities, câmbio e disponibilidade de equipamentos, e dados de risco provenientes de registros de incidentes, auditorias e matrizes de risco corporativas. </w:t>
      </w:r>
    </w:p>
    <w:p w14:paraId="1B9F099E" w14:textId="5AE06229" w:rsidR="00921ADD" w:rsidRPr="006F14C5" w:rsidRDefault="007023C5">
      <w:r>
        <w:rPr>
          <w:rFonts w:eastAsia="DejaVu Serif"/>
          <w:color w:val="263238"/>
        </w:rPr>
        <w:t xml:space="preserve">A qualidade e a completude dessa camada são determinantes para o desempenho de todas as análises subsequentes: modelos de IA alimentados por dados inconsistentes ou incompletos produzirão previsões igualmente inconsistentes </w:t>
      </w:r>
      <w:del w:id="9606" w:author="Revisão editorial" w:date="2026-10-25T12:00:00Z">
        <w:r>
          <w:rPr>
            <w:rFonts w:eastAsia="DejaVu Serif"/>
            <w:color w:val="263238"/>
          </w:rPr>
          <w:delText xml:space="preserve">- </w:delText>
        </w:r>
      </w:del>
      <w:ins w:id="9607" w:author="Revisão editorial" w:date="2026-10-25T12:00:00Z">
        <w:r>
          <w:rPr>
            <w:rFonts w:eastAsia="DejaVu Serif"/>
            <w:color w:val="263238"/>
          </w:rPr>
          <w:t xml:space="preserve">(</w:t>
        </w:r>
      </w:ins>
      <w:r>
        <w:rPr>
          <w:rFonts w:eastAsia="DejaVu Serif"/>
          <w:color w:val="263238"/>
        </w:rPr>
        <w:t xml:space="preserve">princípio conhecido na ciência de dados como </w:t>
      </w:r>
      <w:r>
        <w:rPr>
          <w:rFonts w:eastAsia="DejaVu Serif"/>
          <w:i/>
          <w:iCs/>
          <w:color w:val="263238"/>
        </w:rPr>
        <w:t xml:space="preserve">garbage in, garbage out</w:t>
      </w:r>
      <w:del w:id="9608" w:author="Revisão editorial" w:date="2026-10-25T12:00:00Z">
        <w:r>
          <w:rPr>
            <w:rFonts w:eastAsia="DejaVu Serif"/>
            <w:color w:val="263238"/>
          </w:rPr>
          <w:delText xml:space="preserve"> -</w:delText>
        </w:r>
      </w:del>
      <w:ins w:id="9609" w:author="Revisão editorial" w:date="2026-10-25T12:00:00Z">
        <w:r>
          <w:rPr>
            <w:rFonts w:eastAsia="DejaVu Serif"/>
            <w:color w:val="263238"/>
          </w:rPr>
          <w:t xml:space="preserve">),</w:t>
        </w:r>
      </w:ins>
      <w:r>
        <w:rPr>
          <w:rFonts w:eastAsia="DejaVu Serif"/>
          <w:color w:val="263238"/>
        </w:rPr>
        <w:t xml:space="preserve"> razão pela qual a governança de dados deve ser tratada como um pré-requisito estratégico antes da adoção de qualquer ferramenta de IA em projetos.</w:t>
      </w:r>
    </w:p>
    <w:p w14:paraId="3F40A8DF" w14:textId="77777777" w:rsidR="00921ADD" w:rsidRPr="006F14C5" w:rsidRDefault="007023C5">
      <w:r>
        <w:rPr>
          <w:rFonts w:eastAsia="DejaVu Serif"/>
          <w:color w:val="263238"/>
        </w:rPr>
        <w:t xml:space="preserve">A </w:t>
      </w:r>
      <w:r>
        <w:rPr>
          <w:rFonts w:eastAsia="DejaVu Serif"/>
          <w:b/>
          <w:bCs/>
          <w:color w:val="263238"/>
        </w:rPr>
        <w:t>Camada de IA</w:t>
      </w:r>
      <w:r>
        <w:rPr>
          <w:rFonts w:eastAsia="DejaVu Serif"/>
          <w:color w:val="263238"/>
        </w:rPr>
        <w:t xml:space="preserve"> recebe os dados estruturados da camada inferior e os processa por meio de quatro modalidades tecnológicas complementares.</w:t>
      </w:r>
    </w:p>
    <w:p w14:paraId="2E9B4EE0" w14:textId="77777777" w:rsidR="00921ADD" w:rsidRPr="006F14C5" w:rsidRDefault="007023C5">
      <w:r>
        <w:rPr>
          <w:rFonts w:eastAsia="DejaVu Serif"/>
          <w:color w:val="263238"/>
        </w:rPr>
        <w:t xml:space="preserve">O </w:t>
      </w:r>
      <w:r>
        <w:rPr>
          <w:rFonts w:eastAsia="DejaVu Serif"/>
          <w:i/>
          <w:iCs/>
          <w:color w:val="263238"/>
        </w:rPr>
        <w:t>Machine Learning</w:t>
      </w:r>
      <w:r>
        <w:rPr>
          <w:rFonts w:eastAsia="DejaVu Serif"/>
          <w:color w:val="263238"/>
        </w:rPr>
        <w:t xml:space="preserve"> analisa séries históricas para identificar padrões preditivos de custo, prazo e desempenho; a IA generativa transforma dados e instruções em linguagem natural em análises textuais, minutas de documentos e sínteses de risco; a Análise Preditiva aplica modelos estatísticos e simulações probabilísticas, como a Análise de Monte Carlo para quantificar incertezas e projetar cenários de EAC (</w:t>
      </w:r>
      <w:r>
        <w:rPr>
          <w:rFonts w:eastAsia="DejaVu Serif"/>
          <w:i/>
          <w:iCs/>
          <w:color w:val="263238"/>
        </w:rPr>
        <w:t xml:space="preserve">Estimate at Completion</w:t>
      </w:r>
      <w:r>
        <w:rPr>
          <w:rFonts w:eastAsia="DejaVu Serif"/>
          <w:color w:val="263238"/>
        </w:rPr>
        <w:t>); e o NLP (</w:t>
      </w:r>
      <w:r>
        <w:rPr>
          <w:rFonts w:eastAsia="DejaVu Serif"/>
          <w:i/>
          <w:iCs/>
          <w:color w:val="263238"/>
        </w:rPr>
        <w:t xml:space="preserve">Natural Language Processing</w:t>
      </w:r>
      <w:r>
        <w:rPr>
          <w:rFonts w:eastAsia="DejaVu Serif"/>
          <w:color w:val="263238"/>
        </w:rPr>
        <w:t xml:space="preserve">) extrai informações estruturadas de documentos não estruturados, como contratos EPC, atas de reunião, relatórios técnicos e registros de não conformidades. </w:t>
      </w:r>
    </w:p>
    <w:p w14:paraId="172DB561" w14:textId="77777777" w:rsidR="00921ADD" w:rsidRPr="006F14C5" w:rsidRDefault="007023C5">
      <w:r>
        <w:rPr>
          <w:rFonts w:eastAsia="DejaVu Serif"/>
          <w:color w:val="263238"/>
        </w:rPr>
        <w:t xml:space="preserve">A coexistência dessas quatro modalidades na mesma camada não é acidental: cada uma endereça um tipo distinto de problema analítico, e a sinergia entre elas</w:t>
      </w:r>
      <w:del w:id="9610" w:author="Revisão editorial" w:date="2026-10-25T12:00:00Z">
        <w:r>
          <w:rPr>
            <w:rFonts w:eastAsia="DejaVu Serif"/>
            <w:color w:val="263238"/>
          </w:rPr>
          <w:delText xml:space="preserve"> -</w:delText>
        </w:r>
      </w:del>
      <w:ins w:id="9611" w:author="Revisão editorial" w:date="2026-10-25T12:00:00Z">
        <w:r>
          <w:rPr>
            <w:rFonts w:eastAsia="DejaVu Serif"/>
            <w:color w:val="263238"/>
          </w:rPr>
          <w:t xml:space="preserve">,</w:t>
        </w:r>
      </w:ins>
      <w:r>
        <w:rPr>
          <w:rFonts w:eastAsia="DejaVu Serif"/>
          <w:color w:val="263238"/>
        </w:rPr>
        <w:t xml:space="preserve"> por exemplo, o NLP alimentando dados textuais para o </w:t>
      </w:r>
      <w:r>
        <w:rPr>
          <w:rFonts w:eastAsia="DejaVu Serif"/>
          <w:i/>
          <w:iCs/>
          <w:color w:val="263238"/>
        </w:rPr>
        <w:t xml:space="preserve">Machine Learning</w:t>
      </w:r>
      <w:del w:id="9612" w:author="Revisão editorial" w:date="2026-10-25T12:00:00Z">
        <w:r>
          <w:rPr>
            <w:rFonts w:eastAsia="DejaVu Serif"/>
            <w:color w:val="263238"/>
          </w:rPr>
          <w:delText xml:space="preserve"> -</w:delText>
        </w:r>
      </w:del>
      <w:ins w:id="9613" w:author="Revisão editorial" w:date="2026-10-25T12:00:00Z">
        <w:r>
          <w:rPr>
            <w:rFonts w:eastAsia="DejaVu Serif"/>
            <w:color w:val="263238"/>
          </w:rPr>
          <w:t xml:space="preserve">,</w:t>
        </w:r>
      </w:ins>
      <w:r>
        <w:rPr>
          <w:rFonts w:eastAsia="DejaVu Serif"/>
          <w:color w:val="263238"/>
        </w:rPr>
        <w:t xml:space="preserve"> é o que confere ao ecossistema sua capacidade de cobertura abrangente do ciclo de projeto.</w:t>
      </w:r>
    </w:p>
    <w:p w14:paraId="4F940116" w14:textId="77777777" w:rsidR="00921ADD" w:rsidRPr="006F14C5" w:rsidRDefault="007023C5">
      <w:r>
        <w:rPr>
          <w:rFonts w:eastAsia="DejaVu Serif"/>
          <w:color w:val="263238"/>
        </w:rPr>
        <w:t xml:space="preserve">A </w:t>
      </w:r>
      <w:r>
        <w:rPr>
          <w:rFonts w:eastAsia="DejaVu Serif"/>
          <w:b/>
          <w:bCs/>
          <w:color w:val="263238"/>
        </w:rPr>
        <w:t>Camada de Decisão</w:t>
      </w:r>
      <w:r>
        <w:rPr>
          <w:rFonts w:eastAsia="DejaVu Serif"/>
          <w:color w:val="263238"/>
        </w:rPr>
        <w:t xml:space="preserve">, no topo da arquitetura, é onde o valor gerado pelas camadas inferiores se converte em ação gerencial. </w:t>
      </w:r>
    </w:p>
    <w:p w14:paraId="7BFA8154" w14:textId="77777777" w:rsidR="00921ADD" w:rsidRPr="006F14C5" w:rsidRDefault="007023C5">
      <w:r>
        <w:rPr>
          <w:rFonts w:eastAsia="DejaVu Serif"/>
          <w:color w:val="263238"/>
        </w:rPr>
        <w:t xml:space="preserve">Os três entregáveis representados</w:t>
      </w:r>
      <w:del w:id="9614" w:author="Revisão editorial" w:date="2026-10-25T12:00:00Z">
        <w:r>
          <w:rPr>
            <w:rFonts w:eastAsia="DejaVu Serif"/>
            <w:color w:val="263238"/>
          </w:rPr>
          <w:delText xml:space="preserve">:</w:delText>
        </w:r>
      </w:del>
      <w:r>
        <w:rPr>
          <w:rFonts w:eastAsia="DejaVu Serif"/>
          <w:color w:val="263238"/>
        </w:rPr>
        <w:t xml:space="preserve"> </w:t>
      </w:r>
      <w:ins w:id="9615" w:author="Revisão editorial" w:date="2026-10-25T12:00:00Z">
        <w:r>
          <w:rPr>
            <w:rFonts w:eastAsia="DejaVu Serif"/>
            <w:color w:val="263238"/>
          </w:rPr>
          <w:t xml:space="preserve">(</w:t>
        </w:r>
      </w:ins>
      <w:r>
        <w:rPr>
          <w:rFonts w:eastAsia="DejaVu Serif"/>
          <w:color w:val="263238"/>
        </w:rPr>
        <w:t xml:space="preserve">Portfólio, FID</w:t>
      </w:r>
      <w:del w:id="9616" w:author="Revisão editorial" w:date="2026-10-25T12:00:00Z">
        <w:r>
          <w:rPr>
            <w:rFonts w:eastAsia="DejaVu Serif"/>
            <w:color w:val="263238"/>
          </w:rPr>
          <w:delText xml:space="preserve"> (Decisão Final de Investimento)</w:delText>
        </w:r>
      </w:del>
      <w:r>
        <w:rPr>
          <w:rFonts w:eastAsia="DejaVu Serif"/>
          <w:color w:val="263238"/>
        </w:rPr>
        <w:t xml:space="preserve"> e Relatórios Executivos</w:t>
      </w:r>
      <w:ins w:id="9617" w:author="Revisão editorial" w:date="2026-10-25T12:00:00Z">
        <w:r>
          <w:rPr>
            <w:rFonts w:eastAsia="DejaVu Serif"/>
            <w:color w:val="263238"/>
          </w:rPr>
          <w:t xml:space="preserve">)</w:t>
        </w:r>
      </w:ins>
      <w:r>
        <w:rPr>
          <w:rFonts w:eastAsia="DejaVu Serif"/>
          <w:color w:val="263238"/>
        </w:rPr>
        <w:t xml:space="preserve"> correspondem</w:t>
      </w:r>
      <w:del w:id="9618" w:author="Revisão editorial" w:date="2026-10-25T12:00:00Z">
        <w:r>
          <w:rPr>
            <w:rFonts w:eastAsia="DejaVu Serif"/>
            <w:color w:val="263238"/>
          </w:rPr>
          <w:delText xml:space="preserve"> exatamente</w:delText>
        </w:r>
      </w:del>
      <w:r>
        <w:rPr>
          <w:rFonts w:eastAsia="DejaVu Serif"/>
          <w:color w:val="263238"/>
        </w:rPr>
        <w:t xml:space="preserve"> aos momentos de maior criticidade na vida de um projeto de capital: a priorização de investimentos no portfólio, a decisão irreversível de comprometer bilhões de reais em um projeto e a prestação de contas contínua às partes interessadas de alto nível. </w:t>
      </w:r>
    </w:p>
    <w:p w14:paraId="544079A3" w14:textId="77777777" w:rsidR="00921ADD" w:rsidRPr="006F14C5" w:rsidRDefault="007023C5">
      <w:r>
        <w:rPr>
          <w:rFonts w:eastAsia="DejaVu Serif"/>
          <w:color w:val="263238"/>
        </w:rPr>
        <w:t xml:space="preserve">A arquitetura em camadas evidencia uma premissa fundamental: a IA não substitui o gestor de projetos nessas decisões, mas o equipa com análises de maior profundidade, velocidade e cobertura do que seria possível por métodos manuais. </w:t>
      </w:r>
    </w:p>
    <w:p w14:paraId="48874173" w14:textId="77777777" w:rsidR="00921ADD" w:rsidRPr="006F14C5" w:rsidRDefault="007023C5">
      <w:r>
        <w:rPr>
          <w:rFonts w:eastAsia="DejaVu Serif"/>
          <w:color w:val="263238"/>
        </w:rPr>
        <w:lastRenderedPageBreak/>
        <w:t>O gestor permanece como o agente decisor; a IA atua como amplificador de sua capacidade analítica e pode reduzir assimetrias de informação que contribuem para decisões inadequadas em projetos.</w:t>
      </w:r>
    </w:p>
    <w:p w14:paraId="07E6AD73" w14:textId="77777777" w:rsidR="00921ADD" w:rsidRPr="006F14C5" w:rsidRDefault="007023C5" w:rsidP="00FE6E33">
      <w:pPr>
        <w:pStyle w:val="Ttulo3"/>
      </w:pPr>
      <w:bookmarkStart w:id="135" w:name="__RefHeading___Toc10584_3485589216"/>
      <w:bookmarkStart w:id="136" w:name="_Toc236076011"/>
      <w:bookmarkStart w:id="137" w:name="_Toc236516886"/>
      <w:bookmarkEnd w:id="135"/>
      <w:r>
        <w:t>Integração de IA com Ferramentas Corporativas (PMO, ERP e Cronogramas)</w:t>
      </w:r>
      <w:bookmarkEnd w:id="136"/>
      <w:bookmarkEnd w:id="137"/>
    </w:p>
    <w:p w14:paraId="3798D1FF" w14:textId="77777777" w:rsidR="00921ADD" w:rsidRPr="006F14C5" w:rsidRDefault="007023C5">
      <w:pPr>
        <w:ind w:firstLine="0"/>
      </w:pPr>
      <w:r>
        <w:rPr>
          <w:rFonts w:eastAsia="DejaVu Serif"/>
          <w:color w:val="263238"/>
        </w:rPr>
        <w:t>O valor da IA em projetos torna-se mais consistente quando seu uso deixa de ocorrer de forma isolada, em interfaces de chat, e passa a integrar o ecossistema tecnológico e os processos de gestão do empreendimento.</w:t>
      </w:r>
    </w:p>
    <w:p w14:paraId="7CBCE678" w14:textId="77777777" w:rsidR="00921ADD" w:rsidRPr="006F14C5" w:rsidRDefault="007023C5" w:rsidP="00B23895">
      <w:pPr>
        <w:pStyle w:val="Ttulo4"/>
      </w:pPr>
      <w:r>
        <w:t>Potencial da Integração de IA com Softwares de Cronograma (Primavera P6, MS Project)</w:t>
      </w:r>
    </w:p>
    <w:p w14:paraId="75E28AB1" w14:textId="77777777" w:rsidR="00921ADD" w:rsidRPr="006F14C5" w:rsidRDefault="007023C5">
      <w:pPr>
        <w:ind w:firstLine="0"/>
      </w:pPr>
      <w:r>
        <w:rPr>
          <w:rFonts w:eastAsia="DejaVu Serif"/>
          <w:color w:val="263238"/>
        </w:rPr>
        <w:t xml:space="preserve">A IA pode atuar como uma camada analítica sobre o cronograma. Ferramentas de </w:t>
      </w:r>
      <w:r>
        <w:rPr>
          <w:rFonts w:eastAsia="DejaVu Serif"/>
          <w:i/>
          <w:iCs/>
          <w:color w:val="263238"/>
        </w:rPr>
        <w:t xml:space="preserve">Project Data Analytics</w:t>
      </w:r>
      <w:r>
        <w:rPr>
          <w:rFonts w:eastAsia="DejaVu Serif"/>
          <w:color w:val="263238"/>
        </w:rPr>
        <w:t xml:space="preserve"> (como nPlan ou ferramentas proprietárias) ingerem arquivos (.xer) do Primavera, por exemplo, e utilizam aprendizado de máquina para:</w:t>
      </w:r>
    </w:p>
    <w:p w14:paraId="0EEFA74F" w14:textId="77777777" w:rsidR="00921ADD" w:rsidRPr="006F14C5" w:rsidRDefault="007023C5" w:rsidP="00C36CDA">
      <w:pPr>
        <w:pStyle w:val="PargrafodaLista"/>
        <w:numPr>
          <w:ilvl w:val="0"/>
          <w:numId w:val="7"/>
        </w:numPr>
        <w:spacing w:after="52" w:line="246" w:lineRule="exact"/>
        <w:ind w:left="397" w:hanging="198"/>
        <w:jc w:val="left"/>
      </w:pPr>
      <w:r>
        <w:rPr>
          <w:rFonts w:eastAsia="DejaVu Serif"/>
          <w:color w:val="263238"/>
          <w:sz w:val="19"/>
        </w:rPr>
        <w:t xml:space="preserve">Identificar dependências lógicas ausentes ou falhas (</w:t>
      </w:r>
      <w:del w:id="9619" w:author="Revisão editorial" w:date="2026-10-25T12:00:00Z">
        <w:r>
          <w:rPr>
            <w:rFonts w:eastAsia="DejaVu Serif"/>
            <w:color w:val="263238"/>
            <w:sz w:val="19"/>
          </w:rPr>
          <w:delText xml:space="preserve">ex:</w:delText>
        </w:r>
      </w:del>
      <w:ins w:id="9620" w:author="Revisão editorial" w:date="2026-10-25T12:00:00Z">
        <w:r>
          <w:rPr>
            <w:rFonts w:eastAsia="DejaVu Serif"/>
            <w:color w:val="263238"/>
            <w:sz w:val="19"/>
          </w:rPr>
          <w:t xml:space="preserve">por exemplo,</w:t>
        </w:r>
      </w:ins>
      <w:r>
        <w:rPr>
          <w:rFonts w:eastAsia="DejaVu Serif"/>
          <w:color w:val="263238"/>
          <w:sz w:val="19"/>
        </w:rPr>
        <w:t xml:space="preserve"> atividades críticas sem sucessoras).</w:t>
      </w:r>
    </w:p>
    <w:p w14:paraId="1AF230AF" w14:textId="77777777" w:rsidR="00921ADD" w:rsidRPr="006F14C5" w:rsidRDefault="007023C5" w:rsidP="00C36CDA">
      <w:pPr>
        <w:pStyle w:val="PargrafodaLista"/>
        <w:numPr>
          <w:ilvl w:val="0"/>
          <w:numId w:val="7"/>
        </w:numPr>
        <w:spacing w:after="52" w:line="246" w:lineRule="exact"/>
        <w:ind w:left="397" w:hanging="198"/>
        <w:jc w:val="left"/>
      </w:pPr>
      <w:r>
        <w:rPr>
          <w:rFonts w:eastAsia="DejaVu Serif"/>
          <w:color w:val="263238"/>
          <w:sz w:val="19"/>
        </w:rPr>
        <w:t>Prever atrasos com base na topologia da rede do cronograma e histórico de produtividade.</w:t>
      </w:r>
    </w:p>
    <w:p w14:paraId="584258C7" w14:textId="77777777" w:rsidR="00921ADD" w:rsidRPr="006F14C5" w:rsidRDefault="007023C5" w:rsidP="00C36CDA">
      <w:pPr>
        <w:pStyle w:val="PargrafodaLista"/>
        <w:numPr>
          <w:ilvl w:val="0"/>
          <w:numId w:val="7"/>
        </w:numPr>
        <w:spacing w:after="52" w:line="246" w:lineRule="exact"/>
        <w:ind w:left="397" w:hanging="198"/>
        <w:jc w:val="left"/>
      </w:pPr>
      <w:del w:id="9621" w:author="Revisão editorial" w:date="2026-10-25T12:00:00Z">
        <w:r>
          <w:rPr>
            <w:rFonts w:eastAsia="DejaVu Serif"/>
            <w:color w:val="263238"/>
            <w:sz w:val="19"/>
          </w:rPr>
          <w:delText xml:space="preserve">Prompt</w:delText>
        </w:r>
      </w:del>
      <w:ins w:id="9622" w:author="Revisão editorial" w:date="2026-10-25T12:00:00Z">
        <w:r>
          <w:rPr>
            <w:rFonts w:eastAsia="DejaVu Serif"/>
            <w:color w:val="263238"/>
            <w:sz w:val="19"/>
          </w:rPr>
          <w:t xml:space="preserve">Exemplo</w:t>
        </w:r>
      </w:ins>
      <w:r>
        <w:rPr>
          <w:rFonts w:eastAsia="DejaVu Serif"/>
          <w:color w:val="263238"/>
          <w:sz w:val="19"/>
        </w:rPr>
        <w:t xml:space="preserve"> de </w:t>
      </w:r>
      <w:del w:id="9623" w:author="Revisão editorial" w:date="2026-10-25T12:00:00Z">
        <w:r>
          <w:rPr>
            <w:rFonts w:eastAsia="DejaVu Serif"/>
            <w:color w:val="263238"/>
            <w:sz w:val="19"/>
          </w:rPr>
          <w:delText xml:space="preserve">Integração</w:delText>
        </w:r>
      </w:del>
      <w:ins w:id="9624" w:author="Revisão editorial" w:date="2026-10-25T12:00:00Z">
        <w:r>
          <w:rPr>
            <w:rFonts w:eastAsia="DejaVu Serif"/>
            <w:color w:val="263238"/>
            <w:sz w:val="19"/>
          </w:rPr>
          <w:t xml:space="preserve">prompt de integração</w:t>
        </w:r>
      </w:ins>
      <w:r>
        <w:rPr>
          <w:rFonts w:eastAsia="DejaVu Serif"/>
          <w:color w:val="263238"/>
          <w:sz w:val="19"/>
        </w:rPr>
        <w:t xml:space="preserve">: </w:t>
      </w:r>
      <w:del w:id="9625" w:author="Revisão editorial" w:date="2026-10-25T12:00:00Z">
        <w:r>
          <w:rPr>
            <w:rFonts w:eastAsia="DejaVu Serif"/>
            <w:color w:val="263238"/>
            <w:sz w:val="19"/>
          </w:rPr>
          <w:delText xml:space="preserve">Um</w:delText>
        </w:r>
      </w:del>
      <w:ins w:id="9626" w:author="Revisão editorial" w:date="2026-10-25T12:00:00Z">
        <w:r>
          <w:rPr>
            <w:rFonts w:eastAsia="DejaVu Serif"/>
            <w:color w:val="263238"/>
            <w:sz w:val="19"/>
          </w:rPr>
          <w:t xml:space="preserve">o</w:t>
        </w:r>
      </w:ins>
      <w:r>
        <w:rPr>
          <w:rFonts w:eastAsia="DejaVu Serif"/>
          <w:color w:val="263238"/>
          <w:sz w:val="19"/>
        </w:rPr>
        <w:t xml:space="preserve"> gestor </w:t>
      </w:r>
      <w:del w:id="9627" w:author="Revisão editorial" w:date="2026-10-25T12:00:00Z">
        <w:r>
          <w:rPr>
            <w:rFonts w:eastAsia="DejaVu Serif"/>
            <w:color w:val="263238"/>
            <w:sz w:val="19"/>
          </w:rPr>
          <w:delText xml:space="preserve">pode exportar</w:delText>
        </w:r>
      </w:del>
      <w:ins w:id="9628" w:author="Revisão editorial" w:date="2026-10-25T12:00:00Z">
        <w:r>
          <w:rPr>
            <w:rFonts w:eastAsia="DejaVu Serif"/>
            <w:color w:val="263238"/>
            <w:sz w:val="19"/>
          </w:rPr>
          <w:t xml:space="preserve">exporta</w:t>
        </w:r>
      </w:ins>
      <w:r>
        <w:rPr>
          <w:rFonts w:eastAsia="DejaVu Serif"/>
          <w:color w:val="263238"/>
          <w:sz w:val="19"/>
        </w:rPr>
        <w:t xml:space="preserve"> um relatório </w:t>
      </w:r>
      <w:del w:id="9629" w:author="Revisão editorial" w:date="2026-10-25T12:00:00Z">
        <w:r>
          <w:rPr>
            <w:rFonts w:eastAsia="DejaVu Serif"/>
            <w:color w:val="263238"/>
            <w:sz w:val="19"/>
          </w:rPr>
          <w:delText xml:space="preserve">de</w:delText>
        </w:r>
      </w:del>
      <w:ins w:id="9630" w:author="Revisão editorial" w:date="2026-10-25T12:00:00Z">
        <w:r>
          <w:rPr>
            <w:rFonts w:eastAsia="DejaVu Serif"/>
            <w:color w:val="263238"/>
            <w:sz w:val="19"/>
          </w:rPr>
          <w:t xml:space="preserve">do</w:t>
        </w:r>
      </w:ins>
      <w:r>
        <w:rPr>
          <w:rFonts w:eastAsia="DejaVu Serif"/>
          <w:color w:val="263238"/>
          <w:sz w:val="19"/>
        </w:rPr>
        <w:t xml:space="preserve"> </w:t>
      </w:r>
      <w:ins w:id="9631" w:author="Revisão editorial" w:date="2026-10-25T12:00:00Z">
        <w:r>
          <w:rPr>
            <w:rFonts w:eastAsia="DejaVu Serif"/>
            <w:color w:val="263238"/>
            <w:sz w:val="19"/>
          </w:rPr>
          <w:t xml:space="preserve">caminho crítico (</w:t>
        </w:r>
      </w:ins>
      <w:r>
        <w:rPr>
          <w:rFonts w:eastAsia="DejaVu Serif"/>
          <w:color w:val="263238"/>
          <w:sz w:val="19"/>
        </w:rPr>
        <w:t xml:space="preserve">Critical Path</w:t>
      </w:r>
      <w:ins w:id="9632" w:author="Revisão editorial" w:date="2026-10-25T12:00:00Z">
        <w:r>
          <w:rPr>
            <w:rFonts w:eastAsia="DejaVu Serif"/>
            <w:color w:val="263238"/>
            <w:sz w:val="19"/>
          </w:rPr>
          <w:t xml:space="preserve">)</w:t>
        </w:r>
      </w:ins>
      <w:r>
        <w:rPr>
          <w:rFonts w:eastAsia="DejaVu Serif"/>
          <w:color w:val="263238"/>
          <w:sz w:val="19"/>
        </w:rPr>
        <w:t xml:space="preserve"> e </w:t>
      </w:r>
      <w:del w:id="9633" w:author="Revisão editorial" w:date="2026-10-25T12:00:00Z">
        <w:r>
          <w:rPr>
            <w:rFonts w:eastAsia="DejaVu Serif"/>
            <w:color w:val="263238"/>
            <w:sz w:val="19"/>
          </w:rPr>
          <w:delText xml:space="preserve">solicitar</w:delText>
        </w:r>
      </w:del>
      <w:ins w:id="9634" w:author="Revisão editorial" w:date="2026-10-25T12:00:00Z">
        <w:r>
          <w:rPr>
            <w:rFonts w:eastAsia="DejaVu Serif"/>
            <w:color w:val="263238"/>
            <w:sz w:val="19"/>
          </w:rPr>
          <w:t xml:space="preserve">solicita</w:t>
        </w:r>
      </w:ins>
      <w:r>
        <w:rPr>
          <w:rFonts w:eastAsia="DejaVu Serif"/>
          <w:color w:val="263238"/>
          <w:sz w:val="19"/>
        </w:rPr>
        <w:t xml:space="preserve"> à IA: "Identifique gargalos de recursos cruzando este caminho crítico com a matriz de alocação de soldadores TIG".</w:t>
      </w:r>
    </w:p>
    <w:p w14:paraId="0454B4C5" w14:textId="77777777" w:rsidR="00921ADD" w:rsidRPr="006F14C5" w:rsidRDefault="007023C5" w:rsidP="00B23895">
      <w:pPr>
        <w:pStyle w:val="Ttulo4"/>
      </w:pPr>
      <w:r>
        <w:t>Potencial da Integração de IA com ERP (SAP, Oracle) e Gestão de Contratos</w:t>
      </w:r>
    </w:p>
    <w:p w14:paraId="40A7A150" w14:textId="77777777" w:rsidR="00921ADD" w:rsidRPr="006F14C5" w:rsidRDefault="007023C5">
      <w:pPr>
        <w:ind w:firstLine="0"/>
      </w:pPr>
      <w:r>
        <w:rPr>
          <w:rFonts w:eastAsia="DejaVu Serif"/>
          <w:color w:val="263238"/>
        </w:rPr>
        <w:t xml:space="preserve">No controle de custos e suprimentos, a integração da IA com o ERP permite auditoria contínua de faturamento</w:t>
      </w:r>
      <w:del w:id="9635" w:author="Revisão editorial" w:date="2026-10-25T12:00:00Z">
        <w:r>
          <w:rPr>
            <w:rFonts w:eastAsia="DejaVu Serif"/>
            <w:color w:val="263238"/>
          </w:rPr>
          <w:delText xml:space="preserve">,</w:delText>
        </w:r>
      </w:del>
      <w:ins w:id="9636" w:author="Revisão editorial" w:date="2026-10-25T12:00:00Z">
        <w:r>
          <w:rPr>
            <w:rFonts w:eastAsia="DejaVu Serif"/>
            <w:color w:val="263238"/>
          </w:rPr>
          <w:t xml:space="preserve"> e de</w:t>
        </w:r>
      </w:ins>
      <w:r>
        <w:rPr>
          <w:rFonts w:eastAsia="DejaVu Serif"/>
          <w:color w:val="263238"/>
        </w:rPr>
        <w:t xml:space="preserve"> medições</w:t>
      </w:r>
      <w:ins w:id="9637" w:author="Revisão editorial" w:date="2026-10-25T12:00:00Z">
        <w:r>
          <w:rPr>
            <w:rFonts w:eastAsia="DejaVu Serif"/>
            <w:color w:val="263238"/>
          </w:rPr>
          <w:t xml:space="preserve">,</w:t>
        </w:r>
      </w:ins>
      <w:r>
        <w:rPr>
          <w:rFonts w:eastAsia="DejaVu Serif"/>
          <w:color w:val="263238"/>
        </w:rPr>
        <w:t xml:space="preserve"> e contribui para:</w:t>
      </w:r>
    </w:p>
    <w:p w14:paraId="79E4594B" w14:textId="77777777" w:rsidR="00921ADD" w:rsidRPr="006F14C5" w:rsidRDefault="007023C5" w:rsidP="00C36CDA">
      <w:pPr>
        <w:pStyle w:val="PargrafodaLista"/>
        <w:numPr>
          <w:ilvl w:val="0"/>
          <w:numId w:val="8"/>
        </w:numPr>
        <w:spacing w:after="52" w:line="246" w:lineRule="exact"/>
        <w:ind w:left="397" w:hanging="198"/>
        <w:jc w:val="left"/>
      </w:pPr>
      <w:r>
        <w:rPr>
          <w:rFonts w:eastAsia="DejaVu Serif"/>
          <w:color w:val="263238"/>
          <w:sz w:val="19"/>
        </w:rPr>
        <w:t xml:space="preserve">Gestão de Pleitos (</w:t>
      </w:r>
      <w:r>
        <w:rPr>
          <w:rFonts w:eastAsia="DejaVu Serif"/>
          <w:i/>
          <w:iCs/>
          <w:color w:val="263238"/>
          <w:sz w:val="19"/>
        </w:rPr>
        <w:t xml:space="preserve">Claims</w:t>
      </w:r>
      <w:r>
        <w:rPr>
          <w:rFonts w:eastAsia="DejaVu Serif"/>
          <w:color w:val="263238"/>
          <w:sz w:val="19"/>
        </w:rPr>
        <w:t xml:space="preserve">): LLMs integrados a repositórios de contratos podem ler correspondências diárias entre contratante e contratada (EPCista), alertando o gestor sobre </w:t>
      </w:r>
      <w:del w:id="9638" w:author="Revisão editorial" w:date="2026-10-25T12:00:00Z">
        <w:r>
          <w:rPr>
            <w:rFonts w:eastAsia="DejaVu Serif"/>
            <w:color w:val="263238"/>
            <w:sz w:val="19"/>
          </w:rPr>
          <w:delText xml:space="preserve">linguagens</w:delText>
        </w:r>
      </w:del>
      <w:ins w:id="9639" w:author="Revisão editorial" w:date="2026-10-25T12:00:00Z">
        <w:r>
          <w:rPr>
            <w:rFonts w:eastAsia="DejaVu Serif"/>
            <w:color w:val="263238"/>
            <w:sz w:val="19"/>
          </w:rPr>
          <w:t xml:space="preserve">trechos de linguagem</w:t>
        </w:r>
      </w:ins>
      <w:r>
        <w:rPr>
          <w:rFonts w:eastAsia="DejaVu Serif"/>
          <w:color w:val="263238"/>
          <w:sz w:val="19"/>
        </w:rPr>
        <w:t xml:space="preserve"> que indicam a preparação de um </w:t>
      </w:r>
      <w:r>
        <w:rPr>
          <w:rFonts w:eastAsia="DejaVu Serif"/>
          <w:i/>
          <w:iCs/>
          <w:color w:val="263238"/>
          <w:sz w:val="19"/>
        </w:rPr>
        <w:t xml:space="preserve">claim</w:t>
      </w:r>
      <w:r>
        <w:rPr>
          <w:rFonts w:eastAsia="DejaVu Serif"/>
          <w:color w:val="263238"/>
          <w:sz w:val="19"/>
        </w:rPr>
        <w:t xml:space="preserve"> semanas antes </w:t>
      </w:r>
      <w:del w:id="9640" w:author="Revisão editorial" w:date="2026-10-25T12:00:00Z">
        <w:r>
          <w:rPr>
            <w:rFonts w:eastAsia="DejaVu Serif"/>
            <w:color w:val="263238"/>
            <w:sz w:val="19"/>
          </w:rPr>
          <w:delText xml:space="preserve">dele</w:delText>
        </w:r>
      </w:del>
      <w:ins w:id="9641" w:author="Revisão editorial" w:date="2026-10-25T12:00:00Z">
        <w:r>
          <w:rPr>
            <w:rFonts w:eastAsia="DejaVu Serif"/>
            <w:color w:val="263238"/>
            <w:sz w:val="19"/>
          </w:rPr>
          <w:t xml:space="preserve">de</w:t>
        </w:r>
      </w:ins>
      <w:r>
        <w:rPr>
          <w:rFonts w:eastAsia="DejaVu Serif"/>
          <w:color w:val="263238"/>
          <w:sz w:val="19"/>
        </w:rPr>
        <w:t xml:space="preserve"> </w:t>
      </w:r>
      <w:del w:id="9642" w:author="Revisão editorial" w:date="2026-10-25T12:00:00Z">
        <w:r>
          <w:rPr>
            <w:rFonts w:eastAsia="DejaVu Serif"/>
            <w:color w:val="263238"/>
            <w:sz w:val="19"/>
          </w:rPr>
          <w:delText xml:space="preserve">ser</w:delText>
        </w:r>
      </w:del>
      <w:ins w:id="9643" w:author="Revisão editorial" w:date="2026-10-25T12:00:00Z">
        <w:r>
          <w:rPr>
            <w:rFonts w:eastAsia="DejaVu Serif"/>
            <w:color w:val="263238"/>
            <w:sz w:val="19"/>
          </w:rPr>
          <w:t xml:space="preserve">sua</w:t>
        </w:r>
      </w:ins>
      <w:r>
        <w:rPr>
          <w:rFonts w:eastAsia="DejaVu Serif"/>
          <w:color w:val="263238"/>
          <w:sz w:val="19"/>
        </w:rPr>
        <w:t xml:space="preserve"> </w:t>
      </w:r>
      <w:del w:id="9644" w:author="Revisão editorial" w:date="2026-10-25T12:00:00Z">
        <w:r>
          <w:rPr>
            <w:rFonts w:eastAsia="DejaVu Serif"/>
            <w:color w:val="263238"/>
            <w:sz w:val="19"/>
          </w:rPr>
          <w:delText xml:space="preserve">formalizado</w:delText>
        </w:r>
      </w:del>
      <w:ins w:id="9645" w:author="Revisão editorial" w:date="2026-10-25T12:00:00Z">
        <w:r>
          <w:rPr>
            <w:rFonts w:eastAsia="DejaVu Serif"/>
            <w:color w:val="263238"/>
            <w:sz w:val="19"/>
          </w:rPr>
          <w:t xml:space="preserve">formalização</w:t>
        </w:r>
      </w:ins>
      <w:r>
        <w:rPr>
          <w:rFonts w:eastAsia="DejaVu Serif"/>
          <w:color w:val="263238"/>
          <w:sz w:val="19"/>
        </w:rPr>
        <w:t xml:space="preserve">.</w:t>
      </w:r>
    </w:p>
    <w:p w14:paraId="48428D47" w14:textId="77777777" w:rsidR="00921ADD" w:rsidRPr="006F14C5" w:rsidRDefault="007023C5" w:rsidP="00C36CDA">
      <w:pPr>
        <w:pStyle w:val="PargrafodaLista"/>
        <w:numPr>
          <w:ilvl w:val="0"/>
          <w:numId w:val="8"/>
        </w:numPr>
        <w:spacing w:after="52" w:line="246" w:lineRule="exact"/>
        <w:ind w:left="397" w:hanging="198"/>
        <w:jc w:val="left"/>
      </w:pPr>
      <w:r>
        <w:rPr>
          <w:rFonts w:eastAsia="DejaVu Serif"/>
          <w:color w:val="263238"/>
          <w:sz w:val="19"/>
        </w:rPr>
        <w:t xml:space="preserve">Análise de </w:t>
      </w:r>
      <w:r>
        <w:rPr>
          <w:rFonts w:eastAsia="DejaVu Serif"/>
          <w:i/>
          <w:iCs/>
          <w:color w:val="263238"/>
          <w:sz w:val="19"/>
        </w:rPr>
        <w:t xml:space="preserve">Earned Value</w:t>
      </w:r>
      <w:r>
        <w:rPr>
          <w:rFonts w:eastAsia="DejaVu Serif"/>
          <w:color w:val="263238"/>
          <w:sz w:val="19"/>
        </w:rPr>
        <w:t xml:space="preserve"> (EVM): A IA pode cruzar os dados de avanço físico (reportados no ERP) com imagens de drones ou satélites (Computer Vision) para validar se o avanço reportado (Earned Value) corresponde à realidade física do canteiro, mitigando o risco de medições infladas.</w:t>
      </w:r>
    </w:p>
    <w:p w14:paraId="3C32C086" w14:textId="77777777" w:rsidR="00921ADD" w:rsidRPr="006F14C5" w:rsidRDefault="007023C5" w:rsidP="00FE6E33">
      <w:pPr>
        <w:pStyle w:val="Ttulo3"/>
      </w:pPr>
      <w:bookmarkStart w:id="138" w:name="__RefHeading___Toc10586_3485589216"/>
      <w:bookmarkStart w:id="139" w:name="_Toc236076012"/>
      <w:bookmarkStart w:id="140" w:name="_Toc236516887"/>
      <w:bookmarkEnd w:id="138"/>
      <w:r>
        <w:lastRenderedPageBreak/>
        <w:t>Princípios do Uso Responsável de IA em Projetos de Capital</w:t>
      </w:r>
      <w:bookmarkEnd w:id="139"/>
      <w:bookmarkEnd w:id="140"/>
    </w:p>
    <w:p w14:paraId="0210A575" w14:textId="77777777" w:rsidR="00921ADD" w:rsidRPr="006F14C5" w:rsidRDefault="007023C5">
      <w:pPr>
        <w:ind w:firstLine="0"/>
      </w:pPr>
      <w:r>
        <w:rPr>
          <w:rFonts w:eastAsia="DejaVu Serif"/>
          <w:color w:val="263238"/>
        </w:rPr>
        <w:t>O uso de IA em projetos exige controles compatíveis com o impacto da decisão apoiada. Ferramentas generativas podem acelerar análises, relatórios e consolidação de informações, mas não devem receber dados sensíveis ou confidenciais sem autorização, classificação adequada e verificação das condições de privacidade do ambiente utilizado.</w:t>
      </w:r>
    </w:p>
    <w:p w14:paraId="53A825A3" w14:textId="77777777" w:rsidR="00921ADD" w:rsidRPr="006F14C5" w:rsidRDefault="007023C5">
      <w:r>
        <w:rPr>
          <w:rFonts w:eastAsia="DejaVu Serif"/>
          <w:color w:val="263238"/>
        </w:rPr>
        <w:t>Em decisões de custo, prazo, risco, contratos, licenciamento, segurança, meio ambiente ou partes interessadas, a IA deve ser utilizada como apoio analítico. O gestor deve registrar premissas, fontes, limitações, dados ausentes e responsáveis pela validação. A decisão final permanece humana e deve seguir a governança corporativa aplicável.</w:t>
      </w:r>
    </w:p>
    <w:p w14:paraId="5DC3FF82" w14:textId="77777777" w:rsidR="00ED5DB5" w:rsidRPr="006F14C5" w:rsidRDefault="007023C5">
      <w:pPr>
        <w:rPr>
          <w:rFonts w:eastAsia="DejaVu Serif"/>
          <w:color w:val="263238"/>
        </w:rPr>
        <w:sectPr w:rsidR="00ED5DB5" w:rsidRPr="006F14C5" w:rsidSect="00E75B7F">
          <w:headerReference w:type="even" r:id="rId46"/>
          <w:headerReference w:type="default" r:id="rId47"/>
          <w:footerReference w:type="even" r:id="rId48"/>
          <w:footerReference w:type="default" r:id="rId49"/>
          <w:headerReference w:type="first" r:id="rId50"/>
          <w:footerReference w:type="first" r:id="rId51"/>
          <w:pgSz w:w="10772" w:h="12756"/>
          <w:pgMar w:top="1247" w:right="1077" w:bottom="1020" w:left="1361" w:header="454" w:footer="567" w:gutter="0"/>
          <w:cols w:space="720"/>
          <w:formProt w:val="0"/>
          <w:titlePg/>
          <w:docGrid w:linePitch="360" w:charSpace="4096"/>
        </w:sectPr>
      </w:pPr>
      <w:r>
        <w:rPr>
          <w:rFonts w:eastAsia="DejaVu Serif"/>
          <w:color w:val="263238"/>
        </w:rPr>
        <w:t>Os aspectos de ética, privacidade, rastreabilidade e governança são aprofundados no Capítulo 7. Antes disso, porém, é necessário dominar a principal interface prática entre o gestor e a IA generativa: a formulação de instruções claras, contextualizadas e verificáveis, tema do próximo capítulo.</w:t>
      </w:r>
    </w:p>
    <w:p w14:paraId="6D6F9CFA" w14:textId="08BBB243" w:rsidR="008B5137" w:rsidRPr="006F14C5" w:rsidRDefault="008B5137">
      <w:pPr>
        <w:rPr>
          <w:rFonts w:eastAsia="DejaVu Serif"/>
          <w:color w:val="263238"/>
        </w:rPr>
        <w:sectPr w:rsidR="008B5137" w:rsidRPr="006F14C5" w:rsidSect="00E75B7F">
          <w:pgSz w:w="10772" w:h="12756"/>
          <w:pgMar w:top="1247" w:right="1077" w:bottom="1020" w:left="1361" w:header="454" w:footer="567" w:gutter="0"/>
          <w:cols w:space="720"/>
          <w:formProt w:val="0"/>
          <w:titlePg/>
          <w:docGrid w:linePitch="360" w:charSpace="4096"/>
        </w:sectPr>
      </w:pPr>
    </w:p>
    <w:p w14:paraId="2804FE25" w14:textId="4E465422" w:rsidR="00921ADD" w:rsidRPr="006F14C5" w:rsidRDefault="007023C5" w:rsidP="00E55F8B">
      <w:pPr>
        <w:pStyle w:val="Ttulo2"/>
      </w:pPr>
      <w:bookmarkStart w:id="141" w:name="__RefHeading___Toc10588_3485589216"/>
      <w:bookmarkStart w:id="142" w:name="_Toc232715518"/>
      <w:bookmarkStart w:id="143" w:name="_Toc232715181"/>
      <w:bookmarkStart w:id="144" w:name="_Ref236076542"/>
      <w:bookmarkStart w:id="145" w:name="_Toc236076013"/>
      <w:bookmarkStart w:id="146" w:name="_Toc233748475"/>
      <w:bookmarkStart w:id="147" w:name="_Toc233040022"/>
      <w:bookmarkStart w:id="148" w:name="_Toc236516888"/>
      <w:bookmarkEnd w:id="141"/>
      <w:r>
        <w:lastRenderedPageBreak/>
        <w:t>Capítulo 4</w:t>
      </w:r>
      <w:bookmarkEnd w:id="142"/>
      <w:bookmarkEnd w:id="143"/>
      <w:r>
        <w:t xml:space="preserve">: </w:t>
      </w:r>
      <w:bookmarkStart w:id="149" w:name="_Toc232715519"/>
      <w:bookmarkStart w:id="150" w:name="_Toc232715182"/>
      <w:r>
        <w:t xml:space="preserve">Fundamentos de </w:t>
      </w:r>
      <w:r>
        <w:rPr>
          <w:i/>
          <w:iCs/>
        </w:rPr>
        <w:t xml:space="preserve">Prompt Engineering</w:t>
      </w:r>
      <w:r>
        <w:t xml:space="preserve"> para Gestores de Projetos</w:t>
      </w:r>
      <w:bookmarkEnd w:id="144"/>
      <w:bookmarkEnd w:id="145"/>
      <w:bookmarkEnd w:id="146"/>
      <w:bookmarkEnd w:id="147"/>
      <w:bookmarkEnd w:id="148"/>
      <w:bookmarkEnd w:id="149"/>
      <w:bookmarkEnd w:id="150"/>
    </w:p>
    <w:p w14:paraId="6296A582" w14:textId="77777777" w:rsidR="00921ADD" w:rsidRPr="006F14C5" w:rsidRDefault="00921ADD"/>
    <w:p w14:paraId="485864C9" w14:textId="77777777" w:rsidR="00921ADD" w:rsidRPr="006F14C5" w:rsidRDefault="007023C5">
      <w:pPr>
        <w:ind w:firstLine="0"/>
      </w:pPr>
      <w:r>
        <w:rPr>
          <w:rFonts w:eastAsia="DejaVu Serif"/>
          <w:color w:val="263238"/>
        </w:rPr>
        <w:t xml:space="preserve">No contexto da gestão de projetos, a Inteligência Artificial (IA) generativa deixou de ser uma novidade experimental para se tornar uma ferramenta operacional cada vez mais presente. </w:t>
      </w:r>
    </w:p>
    <w:p w14:paraId="021F56D4" w14:textId="5E29071B" w:rsidR="00921ADD" w:rsidRPr="006F14C5" w:rsidRDefault="007023C5">
      <w:r>
        <w:rPr>
          <w:rFonts w:eastAsia="DejaVu Serif"/>
          <w:color w:val="263238"/>
        </w:rPr>
        <w:t xml:space="preserve">No entanto, o valor extraído dessas ferramentas</w:t>
      </w:r>
      <w:del w:id="9646" w:author="Revisão editorial" w:date="2026-10-25T12:00:00Z">
        <w:r>
          <w:rPr>
            <w:rFonts w:eastAsia="DejaVu Serif"/>
            <w:color w:val="263238"/>
          </w:rPr>
          <w:delText xml:space="preserve"> -</w:delText>
        </w:r>
      </w:del>
      <w:ins w:id="9647" w:author="Revisão editorial" w:date="2026-10-25T12:00:00Z">
        <w:r>
          <w:rPr>
            <w:rFonts w:eastAsia="DejaVu Serif"/>
            <w:color w:val="263238"/>
          </w:rPr>
          <w:t xml:space="preserve">,</w:t>
        </w:r>
      </w:ins>
      <w:r>
        <w:rPr>
          <w:rFonts w:eastAsia="DejaVu Serif"/>
          <w:color w:val="263238"/>
        </w:rPr>
        <w:t xml:space="preserve"> seja para analisar um contrato EPC de 1.000 páginas, seja para apoiar uma simulação de Monte Carlo em um cronograma</w:t>
      </w:r>
      <w:del w:id="9648" w:author="Revisão editorial" w:date="2026-10-25T12:00:00Z">
        <w:r>
          <w:rPr>
            <w:rFonts w:eastAsia="DejaVu Serif"/>
            <w:color w:val="263238"/>
          </w:rPr>
          <w:delText xml:space="preserve"> -</w:delText>
        </w:r>
      </w:del>
      <w:ins w:id="9649" w:author="Revisão editorial" w:date="2026-10-25T12:00:00Z">
        <w:r>
          <w:rPr>
            <w:rFonts w:eastAsia="DejaVu Serif"/>
            <w:color w:val="263238"/>
          </w:rPr>
          <w:t xml:space="preserve">,</w:t>
        </w:r>
      </w:ins>
      <w:r>
        <w:rPr>
          <w:rFonts w:eastAsia="DejaVu Serif"/>
          <w:color w:val="263238"/>
        </w:rPr>
        <w:t xml:space="preserve"> depende diretamente da qualidade da instrução fornecida.</w:t>
      </w:r>
    </w:p>
    <w:p w14:paraId="0752B466" w14:textId="77777777" w:rsidR="00921ADD" w:rsidRPr="006F14C5" w:rsidRDefault="007023C5">
      <w:r>
        <w:rPr>
          <w:rFonts w:eastAsia="DejaVu Serif"/>
          <w:color w:val="263238"/>
        </w:rPr>
        <w:t xml:space="preserve">Essa instrução é o </w:t>
      </w:r>
      <w:del w:id="9650" w:author="Revisão editorial" w:date="2026-10-25T12:00:00Z">
        <w:r>
          <w:rPr>
            <w:rFonts w:eastAsia="DejaVu Serif"/>
            <w:color w:val="263238"/>
          </w:rPr>
          <w:delText xml:space="preserve">que chamamos de</w:delText>
        </w:r>
      </w:del>
      <w:ins w:id="9651" w:author="Revisão editorial" w:date="2026-10-25T12:00:00Z">
        <w:r>
          <w:rPr>
            <w:rFonts w:eastAsia="DejaVu Serif"/>
            <w:color w:val="263238"/>
          </w:rPr>
          <w:t xml:space="preserve">chamado</w:t>
        </w:r>
      </w:ins>
      <w:r>
        <w:rPr>
          <w:rFonts w:eastAsia="DejaVu Serif"/>
          <w:color w:val="263238"/>
        </w:rPr>
        <w:t xml:space="preserve"> "</w:t>
      </w:r>
      <w:r>
        <w:rPr>
          <w:rFonts w:eastAsia="DejaVu Serif"/>
          <w:i/>
          <w:iCs/>
          <w:color w:val="263238"/>
        </w:rPr>
        <w:t xml:space="preserve">prompt</w:t>
      </w:r>
      <w:r>
        <w:rPr>
          <w:rFonts w:eastAsia="DejaVu Serif"/>
          <w:color w:val="263238"/>
        </w:rPr>
        <w:t xml:space="preserve">"</w:t>
      </w:r>
      <w:del w:id="9652" w:author="Revisão editorial" w:date="2026-10-25T12:00:00Z">
        <w:r>
          <w:rPr>
            <w:rFonts w:eastAsia="DejaVu Serif"/>
            <w:color w:val="263238"/>
          </w:rPr>
          <w:delText xml:space="preserve">, e</w:delText>
        </w:r>
      </w:del>
      <w:ins w:id="9653" w:author="Revisão editorial" w:date="2026-10-25T12:00:00Z">
        <w:r>
          <w:rPr>
            <w:rFonts w:eastAsia="DejaVu Serif"/>
            <w:color w:val="263238"/>
          </w:rPr>
          <w:t xml:space="preserve">;</w:t>
        </w:r>
      </w:ins>
      <w:r>
        <w:rPr>
          <w:rFonts w:eastAsia="DejaVu Serif"/>
          <w:color w:val="263238"/>
        </w:rPr>
        <w:t xml:space="preserve"> a habilidade de estruturá-la de forma </w:t>
      </w:r>
      <w:del w:id="9654" w:author="Revisão editorial" w:date="2026-10-25T12:00:00Z">
        <w:r>
          <w:rPr>
            <w:rFonts w:eastAsia="DejaVu Serif"/>
            <w:color w:val="263238"/>
          </w:rPr>
          <w:delText xml:space="preserve">otimizada</w:delText>
        </w:r>
      </w:del>
      <w:ins w:id="9655" w:author="Revisão editorial" w:date="2026-10-25T12:00:00Z">
        <w:r>
          <w:rPr>
            <w:rFonts w:eastAsia="DejaVu Serif"/>
            <w:color w:val="263238"/>
          </w:rPr>
          <w:t xml:space="preserve">eficaz</w:t>
        </w:r>
      </w:ins>
      <w:r>
        <w:rPr>
          <w:rFonts w:eastAsia="DejaVu Serif"/>
          <w:color w:val="263238"/>
        </w:rPr>
        <w:t xml:space="preserve"> é conhecida como </w:t>
      </w:r>
      <w:r>
        <w:rPr>
          <w:rFonts w:eastAsia="DejaVu Serif"/>
          <w:b/>
          <w:bCs/>
          <w:i/>
          <w:iCs/>
          <w:color w:val="263238"/>
        </w:rPr>
        <w:t xml:space="preserve">Prompt Engineering</w:t>
      </w:r>
      <w:r>
        <w:rPr>
          <w:rFonts w:eastAsia="DejaVu Serif"/>
          <w:color w:val="263238"/>
        </w:rPr>
        <w:t xml:space="preserve"> (</w:t>
      </w:r>
      <w:ins w:id="9656" w:author="Revisão editorial" w:date="2026-10-25T12:00:00Z">
        <w:r>
          <w:rPr>
            <w:rFonts w:eastAsia="DejaVu Serif"/>
            <w:color w:val="263238"/>
          </w:rPr>
          <w:t xml:space="preserve">em tradução livre, </w:t>
        </w:r>
      </w:ins>
      <w:r>
        <w:rPr>
          <w:rFonts w:eastAsia="DejaVu Serif"/>
          <w:color w:val="263238"/>
        </w:rPr>
        <w:t xml:space="preserve">Engenharia de Prompt</w:t>
      </w:r>
      <w:del w:id="9657" w:author="Revisão editorial" w:date="2026-10-25T12:00:00Z">
        <w:r>
          <w:rPr>
            <w:rFonts w:eastAsia="DejaVu Serif"/>
            <w:color w:val="263238"/>
          </w:rPr>
          <w:delText xml:space="preserve">, em tradução livre para o português</w:delText>
        </w:r>
      </w:del>
      <w:r>
        <w:rPr>
          <w:rFonts w:eastAsia="DejaVu Serif"/>
          <w:color w:val="263238"/>
        </w:rPr>
        <w:t xml:space="preserve">).</w:t>
      </w:r>
    </w:p>
    <w:p w14:paraId="0ADF5513" w14:textId="77777777" w:rsidR="00921ADD" w:rsidRPr="006F14C5" w:rsidRDefault="007023C5">
      <w:r>
        <w:rPr>
          <w:rFonts w:eastAsia="DejaVu Serif"/>
          <w:color w:val="263238"/>
        </w:rPr>
        <w:t>A engenharia de prompt é o processo sistemático de projetar, refinar e testar instruções fornecidas a Modelos de Linguagem de Grande Escala (LLMs), buscando saídas mais claras, relevantes e utilizáveis para a tarefa proposta. A qualidade da saída também depende do modelo, dos dados fornecidos, do contexto, das restrições e da validação humana (CHEN et al., 2025).</w:t>
      </w:r>
    </w:p>
    <w:p w14:paraId="34CF5DDC" w14:textId="77777777" w:rsidR="00921ADD" w:rsidRPr="006F14C5" w:rsidRDefault="007023C5">
      <w:pPr>
        <w:rPr>
          <w:rFonts w:eastAsia="DejaVu Serif"/>
          <w:color w:val="263238"/>
        </w:rPr>
      </w:pPr>
      <w:r>
        <w:rPr>
          <w:rFonts w:eastAsia="DejaVu Serif"/>
          <w:color w:val="263238"/>
        </w:rPr>
        <w:t xml:space="preserve">Por essa razão, o </w:t>
      </w:r>
      <w:r>
        <w:rPr>
          <w:rFonts w:eastAsia="DejaVu Serif"/>
          <w:i/>
          <w:color w:val="263238"/>
        </w:rPr>
        <w:t>Project Management Institute</w:t>
      </w:r>
      <w:r>
        <w:rPr>
          <w:rFonts w:eastAsia="DejaVu Serif"/>
          <w:color w:val="263238"/>
        </w:rPr>
        <w:t xml:space="preserve"> (PMI, 2024) destaca a crescente importância da capacidade de interagir eficazmente com ferramentas de IA para os profissionais de projetos.</w:t>
      </w:r>
    </w:p>
    <w:p w14:paraId="125092B3" w14:textId="3DDF45C8" w:rsidR="00143EF3" w:rsidRPr="006F14C5" w:rsidRDefault="00143EF3">
      <w:pPr>
        <w:rPr>
          <w:rFonts w:eastAsia="DejaVu Serif"/>
          <w:color w:val="263238"/>
        </w:rPr>
      </w:pPr>
      <w:r>
        <w:rPr>
          <w:rFonts w:eastAsia="DejaVu Serif"/>
          <w:color w:val="263238"/>
        </w:rPr>
        <w:t xml:space="preserve">A Figura 4.1 organiza essa trajetória em duas leituras sobrepostas. Na faixa superior, os marcos técnicos que ampliaram a capacidade dos modelos: da arquitetura Transformer, em 2017, ao salto de escala do GPT-3, à consolidação do ajuste por preferência humana com o ChatGPT e, mais recentemente, aos modelos multimodais e aos fluxos com agentes. Nas duas curvas inferiores, o que interessa diretamente ao gestor de projetos: à medida que a capacidade dos modelos cresce, cresce também a sofisticação exigida da instrução. O ponto não é que os modelos se tornaram mais fáceis de usar, mas que passaram a responder a instruções mais ricas</w:t>
      </w:r>
      <w:del w:id="9658" w:author="Revisão editorial" w:date="2026-10-25T12:00:00Z">
        <w:r>
          <w:rPr>
            <w:rFonts w:eastAsia="DejaVu Serif"/>
            <w:color w:val="263238"/>
          </w:rPr>
          <w:delText xml:space="preserve"> -</w:delText>
        </w:r>
      </w:del>
      <w:ins w:id="9659" w:author="Revisão editorial" w:date="2026-10-25T12:00:00Z">
        <w:r>
          <w:rPr>
            <w:rFonts w:eastAsia="DejaVu Serif"/>
            <w:color w:val="263238"/>
          </w:rPr>
          <w:t xml:space="preserve">,</w:t>
        </w:r>
      </w:ins>
      <w:r>
        <w:rPr>
          <w:rFonts w:eastAsia="DejaVu Serif"/>
          <w:color w:val="263238"/>
        </w:rPr>
        <w:t xml:space="preserve"> com mais contexto, mais restrições, mais dados anexados e mais critérios de validação. É precisamente essa segunda curva que define a competência tratada neste capítulo: quanto mais capaz o modelo, maior o retorno de um prompt bem construído e maior o custo de um prompt improvisado.</w:t>
      </w:r>
    </w:p>
    <w:p w14:paraId="38189E71" w14:textId="7BE16022" w:rsidR="00921ADD" w:rsidRPr="006F14C5" w:rsidRDefault="00CE3ABF" w:rsidP="00F10921">
      <w:pPr>
        <w:ind w:firstLine="0"/>
        <w:jc w:val="left"/>
        <w:rPr>
          <w:b/>
          <w:sz w:val="17"/>
          <w:szCs w:val="17"/>
        </w:rPr>
      </w:pPr>
      <w:r>
        <w:rPr>
          <w:rFonts w:eastAsia="DejaVu Serif"/>
          <w:b/>
          <w:noProof/>
          <w:color w:val="263238"/>
          <w:sz w:val="17"/>
          <w:szCs w:val="17"/>
        </w:rPr>
        <w:lastRenderedPageBreak/>
        <w:drawing>
          <wp:anchor distT="0" distB="0" distL="114300" distR="114300" simplePos="0" relativeHeight="251658243" behindDoc="0" locked="0" layoutInCell="1" allowOverlap="1" wp14:anchorId="5424ED4A" wp14:editId="664F0902">
            <wp:simplePos x="0" y="0"/>
            <wp:positionH relativeFrom="margin">
              <wp:align>center</wp:align>
            </wp:positionH>
            <wp:positionV relativeFrom="margin">
              <wp:align>top</wp:align>
            </wp:positionV>
            <wp:extent cx="5076000" cy="2365200"/>
            <wp:effectExtent l="0" t="0" r="0" b="0"/>
            <wp:wrapTopAndBottom/>
            <wp:docPr id="6823168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686" name="Imagem 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76000" cy="2365200"/>
                    </a:xfrm>
                    <a:prstGeom prst="rect">
                      <a:avLst/>
                    </a:prstGeom>
                  </pic:spPr>
                </pic:pic>
              </a:graphicData>
            </a:graphic>
            <wp14:sizeRelH relativeFrom="margin">
              <wp14:pctWidth>0</wp14:pctWidth>
            </wp14:sizeRelH>
            <wp14:sizeRelV relativeFrom="margin">
              <wp14:pctHeight>0</wp14:pctHeight>
            </wp14:sizeRelV>
          </wp:anchor>
        </w:drawing>
      </w:r>
      <w:r>
        <w:rPr>
          <w:rFonts w:eastAsia="DejaVu Serif"/>
          <w:b/>
          <w:sz w:val="17"/>
          <w:szCs w:val="17"/>
        </w:rPr>
        <w:t xml:space="preserve">Figura 4.1: Evolução dos modelos de linguagem e do </w:t>
      </w:r>
      <w:r>
        <w:rPr>
          <w:rFonts w:eastAsia="DejaVu Serif"/>
          <w:b/>
          <w:i/>
          <w:iCs/>
          <w:sz w:val="17"/>
          <w:szCs w:val="17"/>
        </w:rPr>
        <w:t xml:space="preserve">Prompt Engineering</w:t>
      </w:r>
      <w:r>
        <w:rPr>
          <w:rFonts w:eastAsia="DejaVu Serif"/>
          <w:b/>
          <w:sz w:val="17"/>
          <w:szCs w:val="17"/>
        </w:rPr>
        <w:t xml:space="preserve"> (2017 a 2025) </w:t>
      </w:r>
    </w:p>
    <w:p w14:paraId="23831E7C" w14:textId="45FFA81E" w:rsidR="00921ADD" w:rsidRPr="006F14C5" w:rsidRDefault="007023C5" w:rsidP="00F10921">
      <w:pPr>
        <w:pStyle w:val="Legenda"/>
        <w:keepNext/>
        <w:keepLines/>
        <w:jc w:val="left"/>
        <w:rPr>
          <w:b w:val="0"/>
          <w:color w:val="auto"/>
          <w:sz w:val="15"/>
          <w:szCs w:val="15"/>
        </w:rPr>
      </w:pPr>
      <w:r>
        <w:rPr>
          <w:b w:val="0"/>
          <w:color w:val="auto"/>
          <w:sz w:val="15"/>
          <w:szCs w:val="15"/>
        </w:rPr>
        <w:t>Fonte: Adaptado de DAIR.AI (2025).</w:t>
      </w:r>
    </w:p>
    <w:p w14:paraId="78352ED2" w14:textId="221DDBFC" w:rsidR="007C29A0" w:rsidRPr="006F14C5" w:rsidRDefault="007C29A0" w:rsidP="007C29A0"/>
    <w:p w14:paraId="2B521BD6" w14:textId="69804E9C" w:rsidR="00921ADD" w:rsidRPr="006F14C5" w:rsidRDefault="007023C5">
      <w:r>
        <w:rPr>
          <w:rFonts w:eastAsia="DejaVu Serif"/>
          <w:color w:val="263238"/>
        </w:rPr>
        <w:t xml:space="preserve">Diferentemente da programação tradicional, em que instruções determinísticas tendem a produzir resultados reproduzíveis, a interação com LLMs é probabilística. A formulação do pedido influencia o contexto considerado pelo modelo e a estrutura da resposta; ela não garante correção factual ou raciocínio válido.</w:t>
      </w:r>
    </w:p>
    <w:p w14:paraId="0802A9CD" w14:textId="0A7F94F0" w:rsidR="00921ADD" w:rsidRPr="006F14C5" w:rsidRDefault="007023C5">
      <w:r>
        <w:rPr>
          <w:rFonts w:eastAsia="DejaVu Serif"/>
          <w:color w:val="263238"/>
        </w:rPr>
        <w:t xml:space="preserve">Um </w:t>
      </w:r>
      <w:r>
        <w:rPr>
          <w:rFonts w:eastAsia="DejaVu Serif"/>
          <w:i/>
          <w:iCs/>
          <w:color w:val="263238"/>
        </w:rPr>
        <w:t>prompt</w:t>
      </w:r>
      <w:r>
        <w:rPr>
          <w:rFonts w:eastAsia="DejaVu Serif"/>
          <w:color w:val="263238"/>
        </w:rPr>
        <w:t xml:space="preserve"> mal formulado tende a gerar respostas genéricas, incompletas ou inadequadas ao contexto. Um </w:t>
      </w:r>
      <w:r>
        <w:rPr>
          <w:rFonts w:eastAsia="DejaVu Serif"/>
          <w:i/>
          <w:iCs/>
          <w:color w:val="263238"/>
        </w:rPr>
        <w:t>prompt</w:t>
      </w:r>
      <w:r>
        <w:rPr>
          <w:rFonts w:eastAsia="DejaVu Serif"/>
          <w:color w:val="263238"/>
        </w:rPr>
        <w:t xml:space="preserve"> bem estruturado explicita papel, dados, tarefa, restrições, critérios de qualidade e formato esperado, facilitando a avaliação crítica da saída pelo usuário.</w:t>
      </w:r>
    </w:p>
    <w:p w14:paraId="6938D4C4" w14:textId="2985ECB7" w:rsidR="00921ADD" w:rsidRPr="006F14C5" w:rsidRDefault="007023C5">
      <w:r>
        <w:rPr>
          <w:rFonts w:eastAsia="DejaVu Serif"/>
          <w:color w:val="263238"/>
        </w:rPr>
        <w:t>Aplicações corporativas complexas podem exigir estruturas de prompt, fluxos de agentes, bases de conhecimento e controles mais sofisticados. Para o usuário final, a interação pode ser simples, mas a qualidade do resultado ainda depende de contexto, dados, objetivos explícitos e revisão responsável.</w:t>
      </w:r>
    </w:p>
    <w:p w14:paraId="4447655B" w14:textId="3AF3EAD9" w:rsidR="00921ADD" w:rsidRPr="006F14C5" w:rsidRDefault="007023C5">
      <w:r>
        <w:rPr>
          <w:rFonts w:eastAsia="DejaVu Serif"/>
          <w:color w:val="263238"/>
        </w:rPr>
        <w:t>Para o gestor de projetos, dominar a Engenharia de Prompt significa utilizar a IA como apoio para estruturar análises, resumir documentação, formular hipóteses, identificar lacunas e preparar materiais de decisão. O resultado não substitui a auditoria de cronogramas, a análise de riscos, a validação de dados ou a responsabilidade dos profissionais envolvidos.</w:t>
      </w:r>
    </w:p>
    <w:p w14:paraId="02081B18" w14:textId="3B3C77C2" w:rsidR="00921ADD" w:rsidRPr="006F14C5" w:rsidRDefault="007023C5" w:rsidP="00FE6E33">
      <w:pPr>
        <w:pStyle w:val="Ttulo3"/>
      </w:pPr>
      <w:bookmarkStart w:id="151" w:name="__RefHeading___Toc10590_3485589216"/>
      <w:bookmarkStart w:id="152" w:name="_Toc236076014"/>
      <w:bookmarkStart w:id="153" w:name="_Toc233748476"/>
      <w:bookmarkStart w:id="154" w:name="_Toc233040023"/>
      <w:bookmarkStart w:id="155" w:name="_Toc232715520"/>
      <w:bookmarkStart w:id="156" w:name="_Toc232715183"/>
      <w:bookmarkStart w:id="157" w:name="_Toc236516889"/>
      <w:bookmarkEnd w:id="151"/>
      <w:r>
        <w:lastRenderedPageBreak/>
        <w:t>Ferramentas de IA para Gestores de Projetos</w:t>
      </w:r>
      <w:bookmarkEnd w:id="152"/>
      <w:bookmarkEnd w:id="153"/>
      <w:bookmarkEnd w:id="154"/>
      <w:bookmarkEnd w:id="155"/>
      <w:bookmarkEnd w:id="156"/>
      <w:bookmarkEnd w:id="157"/>
    </w:p>
    <w:p w14:paraId="0C0422B1" w14:textId="2DEBC8D2" w:rsidR="00EE2C9E" w:rsidRPr="006F14C5" w:rsidRDefault="007023C5" w:rsidP="00125BF1">
      <w:r>
        <w:t xml:space="preserve">O ecossistema de ferramentas de IA generativa voltadas </w:t>
      </w:r>
      <w:del w:id="9660" w:author="Revisão editorial" w:date="2026-10-25T12:00:00Z">
        <w:r>
          <w:delText xml:space="preserve">para o</w:delText>
        </w:r>
      </w:del>
      <w:ins w:id="9661" w:author="Revisão editorial" w:date="2026-10-25T12:00:00Z">
        <w:r>
          <w:t xml:space="preserve">ao</w:t>
        </w:r>
      </w:ins>
      <w:r>
        <w:t xml:space="preserve"> ambiente corporativo cresceu de forma significativa entre 2023 e 2026</w:t>
      </w:r>
      <w:del w:id="9662" w:author="Revisão editorial" w:date="2026-10-25T12:00:00Z">
        <w:r>
          <w:delText xml:space="preserve">,</w:delText>
        </w:r>
      </w:del>
      <w:r>
        <w:t xml:space="preserve"> </w:t>
      </w:r>
      <w:del w:id="9663" w:author="Revisão editorial" w:date="2026-10-25T12:00:00Z">
        <w:r>
          <w:delText xml:space="preserve">no entanto, pode-se verificar que este</w:delText>
        </w:r>
      </w:del>
      <w:ins w:id="9664" w:author="Revisão editorial" w:date="2026-10-25T12:00:00Z">
        <w:r>
          <w:t xml:space="preserve">e</w:t>
        </w:r>
      </w:ins>
      <w:r>
        <w:t xml:space="preserve"> tem se consolidado em torno de quatro grandes plataformas. </w:t>
      </w:r>
    </w:p>
    <w:p w14:paraId="15B391E9" w14:textId="4EC7D882" w:rsidR="00921ADD" w:rsidRPr="006F14C5" w:rsidRDefault="007023C5" w:rsidP="00125BF1">
      <w:r>
        <w:t xml:space="preserve">Embora todas sejam baseadas em LLMs avançados, cada uma possui características </w:t>
      </w:r>
      <w:del w:id="9665" w:author="Revisão editorial" w:date="2026-10-25T12:00:00Z">
        <w:r>
          <w:delText xml:space="preserve">arquitetônicas</w:delText>
        </w:r>
      </w:del>
      <w:ins w:id="9666" w:author="Revisão editorial" w:date="2026-10-25T12:00:00Z">
        <w:r>
          <w:t xml:space="preserve">de arquitetura</w:t>
        </w:r>
      </w:ins>
      <w:r>
        <w:t xml:space="preserve"> e </w:t>
      </w:r>
      <w:del w:id="9667" w:author="Revisão editorial" w:date="2026-10-25T12:00:00Z">
        <w:r>
          <w:delText xml:space="preserve">integrações</w:delText>
        </w:r>
      </w:del>
      <w:ins w:id="9668" w:author="Revisão editorial" w:date="2026-10-25T12:00:00Z">
        <w:r>
          <w:t xml:space="preserve">de integração</w:t>
        </w:r>
      </w:ins>
      <w:r>
        <w:t xml:space="preserve"> que as tornam mais adequadas para diferentes fases do ciclo de vida de um projeto.</w:t>
      </w:r>
    </w:p>
    <w:p w14:paraId="24F14532" w14:textId="63C9D54E" w:rsidR="00EE2C9E" w:rsidRPr="006F14C5" w:rsidRDefault="00CE3ABF" w:rsidP="00CE3ABF">
      <w:pPr>
        <w:ind w:firstLine="0"/>
      </w:pPr>
      <w:r>
        <w:rPr>
          <w:bCs/>
          <w:noProof/>
          <w:sz w:val="18"/>
          <w:szCs w:val="24"/>
        </w:rPr>
        <w:drawing>
          <wp:anchor distT="0" distB="0" distL="114300" distR="114300" simplePos="0" relativeHeight="251658244" behindDoc="0" locked="0" layoutInCell="1" allowOverlap="1" wp14:anchorId="2A20D0F9" wp14:editId="3CB290E8">
            <wp:simplePos x="0" y="0"/>
            <wp:positionH relativeFrom="margin">
              <wp:align>center</wp:align>
            </wp:positionH>
            <wp:positionV relativeFrom="page">
              <wp:posOffset>4115435</wp:posOffset>
            </wp:positionV>
            <wp:extent cx="4129200" cy="2487600"/>
            <wp:effectExtent l="0" t="0" r="5080" b="8255"/>
            <wp:wrapTopAndBottom/>
            <wp:docPr id="7" name="Picture 8"/>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53" cstate="print">
                      <a:extLst>
                        <a:ext uri="{BEBA8EAE-BF5A-486C-A8C5-ECC9F3942E4B}">
                          <a14:imgProps xmlns:a14="http://schemas.microsoft.com/office/drawing/2010/main">
                            <a14:imgLayer r:embed="rId54">
                              <a14:imgEffect>
                                <a14:brightnessContrast bright="20000" contrast="-40000"/>
                              </a14:imgEffect>
                            </a14:imgLayer>
                          </a14:imgProps>
                        </a:ext>
                        <a:ext uri="{28A0092B-C50C-407E-A947-70E740481C1C}">
                          <a14:useLocalDpi xmlns:a14="http://schemas.microsoft.com/office/drawing/2010/main" val="0"/>
                        </a:ext>
                      </a:extLst>
                    </a:blip>
                    <a:srcRect l="438" r="438"/>
                    <a:stretch>
                      <a:fillRect/>
                    </a:stretch>
                  </pic:blipFill>
                  <pic:spPr>
                    <a:xfrm>
                      <a:off x="0" y="0"/>
                      <a:ext cx="4129200" cy="2487600"/>
                    </a:xfrm>
                    <a:prstGeom prst="rect">
                      <a:avLst/>
                    </a:prstGeom>
                    <a:noFill/>
                    <a:ln w="0">
                      <a:noFill/>
                    </a:ln>
                  </pic:spPr>
                </pic:pic>
              </a:graphicData>
            </a:graphic>
            <wp14:sizeRelH relativeFrom="margin">
              <wp14:pctWidth>0</wp14:pctWidth>
            </wp14:sizeRelH>
            <wp14:sizeRelV relativeFrom="margin">
              <wp14:pctHeight>0</wp14:pctHeight>
            </wp14:sizeRelV>
          </wp:anchor>
        </w:drawing>
      </w:r>
      <w:r>
        <w:t xml:space="preserve">A Figura 4.2 sintetiza esse cenário, organizando as quatro plataformas segundo o modelo base, o tipo de integração corporativa e o perfil de aplicação predominante. A leitura recomendada não é a de um ranking: as fronteiras entre as ferramentas são móveis e os recursos evoluem a cada ciclo de atualização (para comparações empíricas entre modelos, ver CHIANG et al., 2024; LIANG et al., 2025). O que a figura busca evidenciar é a complementaridade entre elas. A análise quantitativa de dados de custo e prazo, a leitura de documentos contratuais extensos, o trabalho multimodal sobre evidências de campo e a integração ao ambiente documental corporativo respondem a necessidades distintas do gestor de projetos ao longo do ciclo, do FEL à execução. Cabe à organização avaliar qual combinação atende ao seu contexto, considerando não apenas a capacidade técnica do modelo, mas também governança de dados, residência da informação, plano contratado e integração ao parque de sistemas já instalado.</w:t>
      </w:r>
    </w:p>
    <w:p w14:paraId="56F8442D" w14:textId="77777777" w:rsidR="00921ADD" w:rsidRPr="006F14C5" w:rsidRDefault="007023C5" w:rsidP="007C29A0">
      <w:pPr>
        <w:pStyle w:val="Legenda"/>
        <w:keepNext/>
        <w:keepLines/>
        <w:jc w:val="both"/>
        <w:rPr>
          <w:bCs/>
          <w:color w:val="auto"/>
          <w:sz w:val="17"/>
          <w:szCs w:val="17"/>
        </w:rPr>
      </w:pPr>
      <w:r>
        <w:rPr>
          <w:bCs/>
          <w:color w:val="auto"/>
          <w:sz w:val="17"/>
          <w:szCs w:val="17"/>
        </w:rPr>
        <w:t xml:space="preserve">Figura 4.2</w:t>
      </w:r>
      <w:del w:id="9669" w:author="Revisão editorial" w:date="2026-10-25T12:00:00Z">
        <w:r>
          <w:rPr>
            <w:bCs/>
            <w:color w:val="auto"/>
            <w:sz w:val="17"/>
            <w:szCs w:val="17"/>
          </w:rPr>
          <w:delText xml:space="preserve"> —</w:delText>
        </w:r>
      </w:del>
      <w:ins w:id="9670" w:author="Revisão editorial" w:date="2026-10-25T12:00:00Z">
        <w:r>
          <w:rPr>
            <w:bCs/>
            <w:color w:val="auto"/>
            <w:sz w:val="17"/>
            <w:szCs w:val="17"/>
          </w:rPr>
          <w:t xml:space="preserve">:</w:t>
        </w:r>
      </w:ins>
      <w:r>
        <w:rPr>
          <w:bCs/>
          <w:color w:val="auto"/>
          <w:sz w:val="17"/>
          <w:szCs w:val="17"/>
        </w:rPr>
        <w:t xml:space="preserve"> Principais </w:t>
      </w:r>
      <w:del w:id="9671" w:author="Revisão editorial" w:date="2026-10-25T12:00:00Z">
        <w:r>
          <w:rPr>
            <w:bCs/>
            <w:color w:val="auto"/>
            <w:sz w:val="17"/>
            <w:szCs w:val="17"/>
          </w:rPr>
          <w:delText xml:space="preserve">Ferramentas</w:delText>
        </w:r>
      </w:del>
      <w:ins w:id="9672" w:author="Revisão editorial" w:date="2026-10-25T12:00:00Z">
        <w:r>
          <w:rPr>
            <w:bCs/>
            <w:color w:val="auto"/>
            <w:sz w:val="17"/>
            <w:szCs w:val="17"/>
          </w:rPr>
          <w:t xml:space="preserve">ferramentas</w:t>
        </w:r>
      </w:ins>
      <w:r>
        <w:rPr>
          <w:bCs/>
          <w:color w:val="auto"/>
          <w:sz w:val="17"/>
          <w:szCs w:val="17"/>
        </w:rPr>
        <w:t xml:space="preserve"> de IA generativa para </w:t>
      </w:r>
      <w:del w:id="9673" w:author="Revisão editorial" w:date="2026-10-25T12:00:00Z">
        <w:r>
          <w:rPr>
            <w:bCs/>
            <w:color w:val="auto"/>
            <w:sz w:val="17"/>
            <w:szCs w:val="17"/>
          </w:rPr>
          <w:delText xml:space="preserve">Gestores</w:delText>
        </w:r>
      </w:del>
      <w:ins w:id="9674" w:author="Revisão editorial" w:date="2026-10-25T12:00:00Z">
        <w:r>
          <w:rPr>
            <w:bCs/>
            <w:color w:val="auto"/>
            <w:sz w:val="17"/>
            <w:szCs w:val="17"/>
          </w:rPr>
          <w:t xml:space="preserve">gestores</w:t>
        </w:r>
      </w:ins>
      <w:r>
        <w:rPr>
          <w:bCs/>
          <w:color w:val="auto"/>
          <w:sz w:val="17"/>
          <w:szCs w:val="17"/>
        </w:rPr>
        <w:t xml:space="preserve"> de </w:t>
      </w:r>
      <w:del w:id="9675" w:author="Revisão editorial" w:date="2026-10-25T12:00:00Z">
        <w:r>
          <w:rPr>
            <w:bCs/>
            <w:color w:val="auto"/>
            <w:sz w:val="17"/>
            <w:szCs w:val="17"/>
          </w:rPr>
          <w:delText xml:space="preserve">Projetos</w:delText>
        </w:r>
      </w:del>
      <w:ins w:id="9676" w:author="Revisão editorial" w:date="2026-10-25T12:00:00Z">
        <w:r>
          <w:rPr>
            <w:bCs/>
            <w:color w:val="auto"/>
            <w:sz w:val="17"/>
            <w:szCs w:val="17"/>
          </w:rPr>
          <w:t xml:space="preserve">projetos</w:t>
        </w:r>
      </w:ins>
      <w:r>
        <w:rPr>
          <w:bCs/>
          <w:color w:val="auto"/>
          <w:sz w:val="17"/>
          <w:szCs w:val="17"/>
        </w:rPr>
        <w:t xml:space="preserve"> (2026) </w:t>
      </w:r>
    </w:p>
    <w:p w14:paraId="0D5C4C9A" w14:textId="77777777" w:rsidR="00125BF1" w:rsidRPr="006F14C5" w:rsidRDefault="00125BF1" w:rsidP="007C29A0">
      <w:pPr>
        <w:pStyle w:val="Legenda"/>
        <w:keepNext/>
        <w:keepLines/>
        <w:jc w:val="both"/>
        <w:rPr>
          <w:b w:val="0"/>
          <w:color w:val="auto"/>
          <w:sz w:val="15"/>
          <w:szCs w:val="15"/>
        </w:rPr>
      </w:pPr>
      <w:r>
        <w:rPr>
          <w:b w:val="0"/>
          <w:color w:val="auto"/>
          <w:sz w:val="15"/>
          <w:szCs w:val="15"/>
        </w:rPr>
        <w:t>Fonte: Elaborado pelo autor. Modelos e funcionalidades sujeitos a atualização conforme disponibilidade comercial, região, plano contratado e políticas de governança da organização.</w:t>
      </w:r>
    </w:p>
    <w:p w14:paraId="28F36E70" w14:textId="77777777" w:rsidR="00EE2C9E" w:rsidRPr="006F14C5" w:rsidRDefault="00EE2C9E" w:rsidP="00EE2C9E"/>
    <w:p w14:paraId="1DE084E6" w14:textId="77777777" w:rsidR="00EE2C9E" w:rsidRPr="006F14C5" w:rsidRDefault="007023C5" w:rsidP="00EE2C9E">
      <w:pPr>
        <w:rPr>
          <w:rFonts w:eastAsia="DejaVu Serif"/>
          <w:color w:val="263238"/>
        </w:rPr>
      </w:pPr>
      <w:r>
        <w:rPr>
          <w:rFonts w:eastAsia="DejaVu Serif"/>
          <w:color w:val="263238"/>
        </w:rPr>
        <w:lastRenderedPageBreak/>
        <w:t>A Tabela 4.1 apresenta uma visão comparativa das principais plataformas de IA generativa utilizadas em ambientes corporativos, destacando seus pontos fortes e aplicações potenciais na gestão de projetos de capital. Como os modelos evoluem rapidamente, as versões indicadas devem ser entendidas como referência do momento desta publicação, podendo ser substituídas por modelos superiores conforme novas atualizações sejam liberadas.</w:t>
      </w:r>
    </w:p>
    <w:p w14:paraId="49572699" w14:textId="77777777" w:rsidR="00EE2C9E" w:rsidRPr="006F14C5" w:rsidRDefault="00EE2C9E" w:rsidP="00EE2C9E">
      <w:pPr>
        <w:rPr>
          <w:rFonts w:eastAsia="DejaVu Serif"/>
          <w:color w:val="263238"/>
        </w:rPr>
      </w:pPr>
    </w:p>
    <w:p w14:paraId="2F709A84" w14:textId="77777777" w:rsidR="00921ADD" w:rsidRPr="006F14C5" w:rsidRDefault="007023C5" w:rsidP="00125BF1">
      <w:pPr>
        <w:ind w:firstLine="0"/>
        <w:rPr>
          <w:sz w:val="17"/>
          <w:szCs w:val="17"/>
        </w:rPr>
      </w:pPr>
      <w:r>
        <w:rPr>
          <w:rFonts w:eastAsia="DejaVu Serif"/>
          <w:b/>
          <w:bCs/>
          <w:sz w:val="17"/>
          <w:szCs w:val="17"/>
        </w:rPr>
        <w:t xml:space="preserve">Tabela 4.1</w:t>
      </w:r>
      <w:del w:id="9677" w:author="Revisão editorial" w:date="2026-10-25T12:00:00Z">
        <w:r>
          <w:rPr>
            <w:rFonts w:eastAsia="DejaVu Serif"/>
            <w:b/>
            <w:bCs/>
            <w:sz w:val="17"/>
            <w:szCs w:val="17"/>
          </w:rPr>
          <w:delText xml:space="preserve"> —</w:delText>
        </w:r>
      </w:del>
      <w:ins w:id="9678" w:author="Revisão editorial" w:date="2026-10-25T12:00:00Z">
        <w:r>
          <w:rPr>
            <w:rFonts w:eastAsia="DejaVu Serif"/>
            <w:b/>
            <w:bCs/>
            <w:sz w:val="17"/>
            <w:szCs w:val="17"/>
          </w:rPr>
          <w:t xml:space="preserve">:</w:t>
        </w:r>
      </w:ins>
      <w:r>
        <w:rPr>
          <w:rFonts w:eastAsia="DejaVu Serif"/>
          <w:b/>
          <w:bCs/>
          <w:sz w:val="17"/>
          <w:szCs w:val="17"/>
        </w:rPr>
        <w:t xml:space="preserve"> </w:t>
      </w:r>
      <w:r>
        <w:rPr>
          <w:rFonts w:eastAsia="DejaVu Serif"/>
          <w:b/>
          <w:sz w:val="17"/>
          <w:szCs w:val="17"/>
        </w:rPr>
        <w:t xml:space="preserve">Comparativo executivo de plataformas corporativas de IA generativa aplicadas à gestão de projetos CAPEX</w:t>
      </w:r>
    </w:p>
    <w:tbl>
      <w:tblPr>
        <w:tblStyle w:val="TabeladeGrade4"/>
        <w:tblW w:w="0" w:type="auto"/>
        <w:tblLook w:val="04A0" w:firstRow="1" w:lastRow="0" w:firstColumn="1" w:lastColumn="0" w:noHBand="0" w:noVBand="1"/>
      </w:tblPr>
      <w:tblGrid>
        <w:gridCol w:w="1514"/>
        <w:gridCol w:w="2191"/>
        <w:gridCol w:w="2328"/>
        <w:gridCol w:w="2291"/>
      </w:tblGrid>
      <w:tr w:rsidR="00921ADD" w:rsidRPr="006F14C5" w14:paraId="2CE35FA1" w14:textId="77777777" w:rsidTr="00ED5DB5">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E4991E" w14:textId="77777777" w:rsidR="00921ADD" w:rsidRPr="006F14C5" w:rsidRDefault="007023C5" w:rsidP="00125BF1">
            <w:pPr>
              <w:pStyle w:val="SemEspaamento"/>
              <w:spacing w:after="20" w:line="156" w:lineRule="exact"/>
              <w:jc w:val="center"/>
              <w:rPr>
                <w:rFonts w:eastAsia="MS Mincho"/>
                <w:sz w:val="18"/>
                <w:szCs w:val="24"/>
                <w:lang w:val="pt-BR"/>
              </w:rPr>
            </w:pPr>
            <w:r>
              <w:rPr>
                <w:rFonts w:ascii="DejaVu Sans" w:eastAsia="DejaVu Sans" w:hAnsi="DejaVu Sans" w:cs="DejaVu Sans"/>
                <w:color w:val="FFFFFF"/>
                <w:sz w:val="18"/>
                <w:szCs w:val="24"/>
                <w:lang w:val="pt-BR"/>
              </w:rPr>
              <w:t>Ferramenta</w:t>
            </w:r>
          </w:p>
        </w:tc>
        <w:tc>
          <w:tcPr>
            <w:tcW w:w="0" w:type="auto"/>
            <w:vAlign w:val="center"/>
          </w:tcPr>
          <w:p w14:paraId="15D2BB3D" w14:textId="77777777" w:rsidR="00921ADD" w:rsidRPr="006F14C5" w:rsidRDefault="007023C5" w:rsidP="00125BF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Modelo Base</w:t>
            </w:r>
          </w:p>
        </w:tc>
        <w:tc>
          <w:tcPr>
            <w:tcW w:w="0" w:type="auto"/>
            <w:vAlign w:val="center"/>
          </w:tcPr>
          <w:p w14:paraId="5065D47F" w14:textId="77777777" w:rsidR="00921ADD" w:rsidRPr="006F14C5" w:rsidRDefault="007023C5" w:rsidP="00125BF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Ponto Forte em CAPEX</w:t>
            </w:r>
          </w:p>
        </w:tc>
        <w:tc>
          <w:tcPr>
            <w:tcW w:w="0" w:type="auto"/>
            <w:vAlign w:val="center"/>
          </w:tcPr>
          <w:p w14:paraId="6D95F4F5" w14:textId="77777777" w:rsidR="00921ADD" w:rsidRPr="006F14C5" w:rsidRDefault="007023C5" w:rsidP="00125BF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Melhor Caso de Uso</w:t>
            </w:r>
          </w:p>
        </w:tc>
      </w:tr>
      <w:tr w:rsidR="00921ADD" w:rsidRPr="006F14C5" w14:paraId="12AE4B2A" w14:textId="77777777" w:rsidTr="00ED5DB5">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D86A72" w14:textId="77777777" w:rsidR="00921ADD" w:rsidRPr="006F14C5" w:rsidRDefault="007023C5" w:rsidP="00125BF1">
            <w:pPr>
              <w:pStyle w:val="SemEspaamento"/>
              <w:spacing w:after="20" w:line="156" w:lineRule="exact"/>
              <w:jc w:val="left"/>
              <w:rPr>
                <w:rFonts w:eastAsia="MS Mincho"/>
                <w:sz w:val="18"/>
                <w:szCs w:val="24"/>
                <w:lang w:val="pt-BR"/>
              </w:rPr>
            </w:pPr>
            <w:r>
              <w:rPr>
                <w:rFonts w:eastAsia="DejaVu Serif"/>
                <w:sz w:val="18"/>
                <w:szCs w:val="24"/>
                <w:lang w:val="pt-BR"/>
              </w:rPr>
              <w:t xml:space="preserve">ChatGPT Enterprise </w:t>
            </w:r>
            <w:del w:id="9679" w:author="Revisão editorial" w:date="2026-10-25T12:00:00Z">
              <w:r>
                <w:rPr>
                  <w:rFonts w:eastAsia="DejaVu Serif"/>
                  <w:sz w:val="18"/>
                  <w:szCs w:val="24"/>
                  <w:lang w:val="pt-BR"/>
                </w:rPr>
                <w:delText xml:space="preserve">- </w:delText>
              </w:r>
            </w:del>
            <w:ins w:id="9680" w:author="Revisão editorial" w:date="2026-10-25T12:00:00Z">
              <w:r>
                <w:rPr>
                  <w:rFonts w:eastAsia="DejaVu Serif"/>
                  <w:sz w:val="18"/>
                  <w:szCs w:val="24"/>
                  <w:lang w:val="pt-BR"/>
                </w:rPr>
                <w:t xml:space="preserve">(</w:t>
              </w:r>
            </w:ins>
            <w:r>
              <w:rPr>
                <w:rFonts w:eastAsia="DejaVu Serif"/>
                <w:sz w:val="18"/>
                <w:szCs w:val="24"/>
                <w:lang w:val="pt-BR"/>
              </w:rPr>
              <w:t xml:space="preserve">OpenAI</w:t>
            </w:r>
            <w:ins w:id="9681" w:author="Revisão editorial" w:date="2026-10-25T12:00:00Z">
              <w:r>
                <w:rPr>
                  <w:rFonts w:eastAsia="DejaVu Serif"/>
                  <w:sz w:val="18"/>
                  <w:szCs w:val="24"/>
                  <w:lang w:val="pt-BR"/>
                </w:rPr>
                <w:t xml:space="preserve">)</w:t>
              </w:r>
            </w:ins>
          </w:p>
        </w:tc>
        <w:tc>
          <w:tcPr>
            <w:tcW w:w="0" w:type="auto"/>
            <w:vAlign w:val="center"/>
          </w:tcPr>
          <w:p w14:paraId="6E7871C6"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Modelos OpenAI avançados, incluindo modelos de raciocínio e análise de dados (*)</w:t>
            </w:r>
          </w:p>
        </w:tc>
        <w:tc>
          <w:tcPr>
            <w:tcW w:w="0" w:type="auto"/>
            <w:vAlign w:val="center"/>
          </w:tcPr>
          <w:p w14:paraId="1DB1BB62"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avançada de dados, interpretação de planilhas, geração de gráficos, apoio a simulações e flexibilidade geral.</w:t>
            </w:r>
          </w:p>
        </w:tc>
        <w:tc>
          <w:tcPr>
            <w:tcW w:w="0" w:type="auto"/>
            <w:vAlign w:val="center"/>
          </w:tcPr>
          <w:p w14:paraId="466E5B38"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de planilhas de custos, curvas S, histogramas físico-financeiros, simulações de Monte Carlo e avaliação quantitativa de riscos.</w:t>
            </w:r>
          </w:p>
        </w:tc>
      </w:tr>
      <w:tr w:rsidR="00921ADD" w:rsidRPr="006F14C5" w14:paraId="6B90DF0A" w14:textId="77777777" w:rsidTr="00ED5DB5">
        <w:trPr>
          <w:trHeight w:val="124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86393D" w14:textId="77777777" w:rsidR="00921ADD" w:rsidRPr="006F14C5" w:rsidRDefault="007023C5" w:rsidP="00125BF1">
            <w:pPr>
              <w:pStyle w:val="SemEspaamento"/>
              <w:spacing w:after="20" w:line="156" w:lineRule="exact"/>
              <w:jc w:val="left"/>
              <w:rPr>
                <w:rFonts w:eastAsia="MS Mincho"/>
                <w:sz w:val="18"/>
                <w:szCs w:val="24"/>
                <w:lang w:val="pt-BR"/>
              </w:rPr>
            </w:pPr>
            <w:r>
              <w:rPr>
                <w:rFonts w:eastAsia="DejaVu Serif"/>
                <w:sz w:val="18"/>
                <w:szCs w:val="24"/>
                <w:lang w:val="pt-BR"/>
              </w:rPr>
              <w:t xml:space="preserve">Claude Enterprise </w:t>
            </w:r>
            <w:del w:id="9682" w:author="Revisão editorial" w:date="2026-10-25T12:00:00Z">
              <w:r>
                <w:rPr>
                  <w:rFonts w:eastAsia="DejaVu Serif"/>
                  <w:sz w:val="18"/>
                  <w:szCs w:val="24"/>
                  <w:lang w:val="pt-BR"/>
                </w:rPr>
                <w:delText xml:space="preserve">- </w:delText>
              </w:r>
            </w:del>
            <w:ins w:id="9683" w:author="Revisão editorial" w:date="2026-10-25T12:00:00Z">
              <w:r>
                <w:rPr>
                  <w:rFonts w:eastAsia="DejaVu Serif"/>
                  <w:sz w:val="18"/>
                  <w:szCs w:val="24"/>
                  <w:lang w:val="pt-BR"/>
                </w:rPr>
                <w:t xml:space="preserve">(</w:t>
              </w:r>
            </w:ins>
            <w:r>
              <w:rPr>
                <w:rFonts w:eastAsia="DejaVu Serif"/>
                <w:sz w:val="18"/>
                <w:szCs w:val="24"/>
                <w:lang w:val="pt-BR"/>
              </w:rPr>
              <w:t xml:space="preserve">Anthropic</w:t>
            </w:r>
            <w:ins w:id="9684" w:author="Revisão editorial" w:date="2026-10-25T12:00:00Z">
              <w:r>
                <w:rPr>
                  <w:rFonts w:eastAsia="DejaVu Serif"/>
                  <w:sz w:val="18"/>
                  <w:szCs w:val="24"/>
                  <w:lang w:val="pt-BR"/>
                </w:rPr>
                <w:t xml:space="preserve">)</w:t>
              </w:r>
            </w:ins>
          </w:p>
        </w:tc>
        <w:tc>
          <w:tcPr>
            <w:tcW w:w="0" w:type="auto"/>
            <w:vAlign w:val="center"/>
          </w:tcPr>
          <w:p w14:paraId="0F4EAEBB"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Claude Sonnet / Claude Opus, conforme disponibilidade corporativa (*)</w:t>
            </w:r>
          </w:p>
        </w:tc>
        <w:tc>
          <w:tcPr>
            <w:tcW w:w="0" w:type="auto"/>
            <w:vAlign w:val="center"/>
          </w:tcPr>
          <w:p w14:paraId="5892000B"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Contexto estendido, boa capacidade de leitura de documentos longos, síntese estruturada e foco em segurança.</w:t>
            </w:r>
          </w:p>
        </w:tc>
        <w:tc>
          <w:tcPr>
            <w:tcW w:w="0" w:type="auto"/>
            <w:vAlign w:val="center"/>
          </w:tcPr>
          <w:p w14:paraId="7418841A"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Análise de contratos EPC, editais de licitação, propostas técnicas, anexos contratuais e especificações técnicas extensas.</w:t>
            </w:r>
          </w:p>
        </w:tc>
      </w:tr>
      <w:tr w:rsidR="00921ADD" w:rsidRPr="006F14C5" w14:paraId="4DCF5485" w14:textId="77777777" w:rsidTr="00ED5DB5">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C97DBE" w14:textId="77777777" w:rsidR="00921ADD" w:rsidRPr="006F14C5" w:rsidRDefault="007023C5" w:rsidP="00125BF1">
            <w:pPr>
              <w:pStyle w:val="SemEspaamento"/>
              <w:spacing w:after="20" w:line="156" w:lineRule="exact"/>
              <w:jc w:val="left"/>
              <w:rPr>
                <w:rFonts w:eastAsia="MS Mincho"/>
                <w:sz w:val="18"/>
                <w:szCs w:val="24"/>
                <w:lang w:val="pt-BR"/>
              </w:rPr>
            </w:pPr>
            <w:r>
              <w:rPr>
                <w:rFonts w:eastAsia="DejaVu Serif"/>
                <w:sz w:val="18"/>
                <w:szCs w:val="24"/>
                <w:lang w:val="pt-BR"/>
              </w:rPr>
              <w:t xml:space="preserve">Microsoft Copilot</w:t>
            </w:r>
          </w:p>
        </w:tc>
        <w:tc>
          <w:tcPr>
            <w:tcW w:w="0" w:type="auto"/>
            <w:vAlign w:val="center"/>
          </w:tcPr>
          <w:p w14:paraId="5FE9A648"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Modelos OpenAI/Microsoft integrados ao ecossistema Microsoft 365 (*)</w:t>
            </w:r>
          </w:p>
        </w:tc>
        <w:tc>
          <w:tcPr>
            <w:tcW w:w="0" w:type="auto"/>
            <w:vAlign w:val="center"/>
          </w:tcPr>
          <w:p w14:paraId="219D0434"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Integração nativa com Word, Excel, PowerPoint, Teams, SharePoint, Outlook e Project, com governança corporativa.</w:t>
            </w:r>
          </w:p>
        </w:tc>
        <w:tc>
          <w:tcPr>
            <w:tcW w:w="0" w:type="auto"/>
            <w:vAlign w:val="center"/>
          </w:tcPr>
          <w:p w14:paraId="1FB715E2"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Geração de relatórios executivos, apresentações gerenciais, atas de reunião, análises em Excel e apoio à gestão documental no ambiente Microsoft 365.</w:t>
            </w:r>
          </w:p>
        </w:tc>
      </w:tr>
      <w:tr w:rsidR="00921ADD" w:rsidRPr="006F14C5" w14:paraId="20DEDCA4" w14:textId="77777777" w:rsidTr="00ED5DB5">
        <w:trPr>
          <w:trHeight w:val="124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EA4EDB" w14:textId="77777777" w:rsidR="00921ADD" w:rsidRPr="006F14C5" w:rsidRDefault="007023C5" w:rsidP="00125BF1">
            <w:pPr>
              <w:pStyle w:val="SemEspaamento"/>
              <w:spacing w:after="20" w:line="156" w:lineRule="exact"/>
              <w:jc w:val="left"/>
              <w:rPr>
                <w:rFonts w:eastAsia="MS Mincho"/>
                <w:sz w:val="18"/>
                <w:szCs w:val="24"/>
                <w:lang w:val="pt-BR"/>
              </w:rPr>
            </w:pPr>
            <w:r>
              <w:rPr>
                <w:rFonts w:eastAsia="DejaVu Serif"/>
                <w:sz w:val="18"/>
                <w:szCs w:val="24"/>
                <w:lang w:val="pt-BR"/>
              </w:rPr>
              <w:t>Gemini Enterprise (Google)</w:t>
            </w:r>
          </w:p>
        </w:tc>
        <w:tc>
          <w:tcPr>
            <w:tcW w:w="0" w:type="auto"/>
            <w:vAlign w:val="center"/>
          </w:tcPr>
          <w:p w14:paraId="28DFE78D"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Gemini Pro / Flash, conforme disponibilidade corporativa (*)</w:t>
            </w:r>
          </w:p>
        </w:tc>
        <w:tc>
          <w:tcPr>
            <w:tcW w:w="0" w:type="auto"/>
            <w:vAlign w:val="center"/>
          </w:tcPr>
          <w:p w14:paraId="30C2C458"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Multimodalidade nativa, análise combinada de texto, imagem, áudio e vídeo, além de integração com Google Workspace.</w:t>
            </w:r>
          </w:p>
        </w:tc>
        <w:tc>
          <w:tcPr>
            <w:tcW w:w="0" w:type="auto"/>
            <w:vAlign w:val="center"/>
          </w:tcPr>
          <w:p w14:paraId="3AF33FAE"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Análise de fotos de canteiro, vídeos de inspeção, evidências de SMS, relatórios de progresso e documentação visual integrada.</w:t>
            </w:r>
          </w:p>
        </w:tc>
      </w:tr>
    </w:tbl>
    <w:p w14:paraId="20C33EAC" w14:textId="77777777" w:rsidR="00921ADD" w:rsidRPr="006F14C5" w:rsidRDefault="007023C5" w:rsidP="00125BF1">
      <w:pPr>
        <w:pStyle w:val="SemEspaamento"/>
        <w:spacing w:after="84" w:line="254" w:lineRule="exact"/>
        <w:jc w:val="left"/>
        <w:rPr>
          <w:i/>
          <w:iCs/>
          <w:color w:val="auto"/>
          <w:sz w:val="10"/>
          <w:szCs w:val="14"/>
          <w:lang w:val="pt-BR"/>
        </w:rPr>
      </w:pPr>
      <w:r>
        <w:rPr>
          <w:rFonts w:eastAsia="DejaVu Serif"/>
          <w:i/>
          <w:iCs/>
          <w:color w:val="auto"/>
          <w:sz w:val="16"/>
          <w:szCs w:val="14"/>
          <w:lang w:val="pt-BR"/>
        </w:rPr>
        <w:t>(*) Modelos e funcionalidades sujeitos a atualização conforme disponibilidade comercial, região, plano contratado e políticas de governança da organização.</w:t>
      </w:r>
    </w:p>
    <w:p w14:paraId="7D47FDB5" w14:textId="77777777" w:rsidR="00921ADD" w:rsidRPr="006F14C5" w:rsidRDefault="007023C5" w:rsidP="007C29A0">
      <w:pPr>
        <w:pStyle w:val="Legenda"/>
        <w:keepNext/>
        <w:keepLines/>
        <w:jc w:val="both"/>
        <w:rPr>
          <w:b w:val="0"/>
          <w:color w:val="auto"/>
          <w:sz w:val="15"/>
          <w:szCs w:val="15"/>
        </w:rPr>
      </w:pPr>
      <w:r>
        <w:rPr>
          <w:b w:val="0"/>
          <w:color w:val="auto"/>
          <w:sz w:val="15"/>
          <w:szCs w:val="15"/>
        </w:rPr>
        <w:t>Fonte: Síntese editorial elaborada pelo autor com base na documentação oficial das plataformas, consultada em junho de 2026. A tabela não constitui ranking técnico. Modelos e funcionalidades podem variar conforme versão, plano, região, configuração e políticas corporativas.</w:t>
      </w:r>
    </w:p>
    <w:p w14:paraId="4DDD15EB" w14:textId="77777777" w:rsidR="00921ADD" w:rsidRPr="006F14C5" w:rsidRDefault="00921ADD" w:rsidP="00EE2C9E"/>
    <w:p w14:paraId="359EBA4E" w14:textId="77777777" w:rsidR="00921ADD" w:rsidRPr="006F14C5" w:rsidRDefault="007023C5">
      <w:r>
        <w:rPr>
          <w:rFonts w:eastAsia="DejaVu Serif"/>
          <w:color w:val="263238"/>
        </w:rPr>
        <w:t xml:space="preserve">O </w:t>
      </w:r>
      <w:r>
        <w:rPr>
          <w:rFonts w:eastAsia="DejaVu Serif"/>
          <w:b/>
          <w:bCs/>
          <w:color w:val="263238"/>
        </w:rPr>
        <w:t>ChatGPT Enterprise</w:t>
      </w:r>
      <w:r>
        <w:rPr>
          <w:rFonts w:eastAsia="DejaVu Serif"/>
          <w:color w:val="263238"/>
        </w:rPr>
        <w:t xml:space="preserve">, da OpenAI, destaca-se pela flexibilidade analítica e pelos recursos de análise avançada de dados, incluindo upload de arquivos, </w:t>
        <w:lastRenderedPageBreak/>
        <w:t>execução de código Python, geração de tabelas, gráficos e exploração de dados estruturados. Na gestão de projetos, essa capacidade é particularmente útil para análise de planilhas de custos, curvas S, histogramas de avanço físico-financeiro, simulações de Monte Carlo e avaliação estatística de riscos.</w:t>
      </w:r>
    </w:p>
    <w:p w14:paraId="255E0553" w14:textId="77777777" w:rsidR="00921ADD" w:rsidRPr="006F14C5" w:rsidRDefault="007023C5">
      <w:r>
        <w:rPr>
          <w:rFonts w:eastAsia="DejaVu Serif"/>
          <w:color w:val="263238"/>
        </w:rPr>
        <w:t xml:space="preserve">O </w:t>
      </w:r>
      <w:r>
        <w:rPr>
          <w:rFonts w:eastAsia="DejaVu Serif"/>
          <w:b/>
          <w:bCs/>
          <w:color w:val="263238"/>
        </w:rPr>
        <w:t xml:space="preserve">Claude Enterprise</w:t>
      </w:r>
      <w:r>
        <w:rPr>
          <w:rFonts w:eastAsia="DejaVu Serif"/>
          <w:color w:val="263238"/>
        </w:rPr>
        <w:t xml:space="preserve">, da Anthropic, pode ser particularmente útil </w:t>
      </w:r>
      <w:del w:id="9685" w:author="Revisão editorial" w:date="2026-10-25T12:00:00Z">
        <w:r>
          <w:rPr>
            <w:rFonts w:eastAsia="DejaVu Serif"/>
            <w:color w:val="263238"/>
          </w:rPr>
          <w:delText xml:space="preserve">pela</w:delText>
        </w:r>
      </w:del>
      <w:ins w:id="9686" w:author="Revisão editorial" w:date="2026-10-25T12:00:00Z">
        <w:r>
          <w:rPr>
            <w:rFonts w:eastAsia="DejaVu Serif"/>
            <w:color w:val="263238"/>
          </w:rPr>
          <w:t xml:space="preserve">por</w:t>
        </w:r>
      </w:ins>
      <w:r>
        <w:rPr>
          <w:rFonts w:eastAsia="DejaVu Serif"/>
          <w:color w:val="263238"/>
        </w:rPr>
        <w:t xml:space="preserve"> sua elevada capacidade de contexto e </w:t>
      </w:r>
      <w:del w:id="9687" w:author="Revisão editorial" w:date="2026-10-25T12:00:00Z">
        <w:r>
          <w:rPr>
            <w:rFonts w:eastAsia="DejaVu Serif"/>
            <w:color w:val="263238"/>
          </w:rPr>
          <w:delText xml:space="preserve">pela</w:delText>
        </w:r>
      </w:del>
      <w:ins w:id="9688" w:author="Revisão editorial" w:date="2026-10-25T12:00:00Z">
        <w:r>
          <w:rPr>
            <w:rFonts w:eastAsia="DejaVu Serif"/>
            <w:color w:val="263238"/>
          </w:rPr>
          <w:t xml:space="preserve">por sua</w:t>
        </w:r>
      </w:ins>
      <w:r>
        <w:rPr>
          <w:rFonts w:eastAsia="DejaVu Serif"/>
          <w:color w:val="263238"/>
        </w:rPr>
        <w:t xml:space="preserve"> orientação </w:t>
      </w:r>
      <w:del w:id="9689" w:author="Revisão editorial" w:date="2026-10-25T12:00:00Z">
        <w:r>
          <w:rPr>
            <w:rFonts w:eastAsia="DejaVu Serif"/>
            <w:color w:val="263238"/>
          </w:rPr>
          <w:delText xml:space="preserve">a</w:delText>
        </w:r>
      </w:del>
      <w:ins w:id="9690" w:author="Revisão editorial" w:date="2026-10-25T12:00:00Z">
        <w:r>
          <w:rPr>
            <w:rFonts w:eastAsia="DejaVu Serif"/>
            <w:color w:val="263238"/>
          </w:rPr>
          <w:t xml:space="preserve">à</w:t>
        </w:r>
      </w:ins>
      <w:r>
        <w:rPr>
          <w:rFonts w:eastAsia="DejaVu Serif"/>
          <w:color w:val="263238"/>
        </w:rPr>
        <w:t xml:space="preserve"> segurança, </w:t>
      </w:r>
      <w:ins w:id="9691" w:author="Revisão editorial" w:date="2026-10-25T12:00:00Z">
        <w:r>
          <w:rPr>
            <w:rFonts w:eastAsia="DejaVu Serif"/>
            <w:color w:val="263238"/>
          </w:rPr>
          <w:t xml:space="preserve">à </w:t>
        </w:r>
      </w:ins>
      <w:r>
        <w:rPr>
          <w:rFonts w:eastAsia="DejaVu Serif"/>
          <w:color w:val="263238"/>
        </w:rPr>
        <w:t xml:space="preserve">confiabilidade e</w:t>
      </w:r>
      <w:ins w:id="9692" w:author="Revisão editorial" w:date="2026-10-25T12:00:00Z">
        <w:r>
          <w:rPr>
            <w:rFonts w:eastAsia="DejaVu Serif"/>
            <w:color w:val="263238"/>
          </w:rPr>
          <w:t xml:space="preserve"> à</w:t>
        </w:r>
      </w:ins>
      <w:r>
        <w:rPr>
          <w:rFonts w:eastAsia="DejaVu Serif"/>
          <w:color w:val="263238"/>
        </w:rPr>
        <w:t xml:space="preserve"> análise cuidadosa de documentos extensos. Essa característica o torna especialmente adequado para análise de contratos EPC, editais de licitação, especificações técnicas, propostas comerciais, anexos contratuais e documentos jurídicos de grande volume, nos quais a rastreabilidade e a precisão da extração de informações são críticos.</w:t>
      </w:r>
    </w:p>
    <w:p w14:paraId="22FF0377" w14:textId="77777777" w:rsidR="00921ADD" w:rsidRPr="006F14C5" w:rsidRDefault="007023C5">
      <w:r>
        <w:rPr>
          <w:rFonts w:eastAsia="DejaVu Serif"/>
          <w:color w:val="263238"/>
        </w:rPr>
        <w:t xml:space="preserve">O </w:t>
      </w:r>
      <w:r>
        <w:rPr>
          <w:rFonts w:eastAsia="DejaVu Serif"/>
          <w:b/>
          <w:bCs/>
          <w:color w:val="263238"/>
        </w:rPr>
        <w:t xml:space="preserve">Microsoft Copilot</w:t>
      </w:r>
      <w:r>
        <w:rPr>
          <w:rFonts w:eastAsia="DejaVu Serif"/>
          <w:color w:val="263238"/>
        </w:rPr>
        <w:t xml:space="preserve"> é</w:t>
      </w:r>
      <w:ins w:id="9693" w:author="Revisão editorial" w:date="2026-10-25T12:00:00Z">
        <w:r>
          <w:rPr>
            <w:rFonts w:eastAsia="DejaVu Serif"/>
            <w:color w:val="263238"/>
          </w:rPr>
          <w:t xml:space="preserve"> uma</w:t>
        </w:r>
      </w:ins>
      <w:r>
        <w:rPr>
          <w:rFonts w:eastAsia="DejaVu Serif"/>
          <w:color w:val="263238"/>
        </w:rPr>
        <w:t xml:space="preserve"> opção especialmente relevante para organizações já fortemente integradas ao Microsoft 365</w:t>
      </w:r>
      <w:ins w:id="9694" w:author="Revisão editorial" w:date="2026-10-25T12:00:00Z">
        <w:r>
          <w:rPr>
            <w:rFonts w:eastAsia="DejaVu Serif"/>
            <w:color w:val="263238"/>
          </w:rPr>
          <w:t xml:space="preserve">,</w:t>
        </w:r>
      </w:ins>
      <w:r>
        <w:rPr>
          <w:rFonts w:eastAsia="DejaVu Serif"/>
          <w:color w:val="263238"/>
        </w:rPr>
        <w:t xml:space="preserve"> </w:t>
      </w:r>
      <w:del w:id="9695" w:author="Revisão editorial" w:date="2026-10-25T12:00:00Z">
        <w:r>
          <w:rPr>
            <w:rFonts w:eastAsia="DejaVu Serif"/>
            <w:color w:val="263238"/>
          </w:rPr>
          <w:delText xml:space="preserve">e pode</w:delText>
        </w:r>
      </w:del>
      <w:ins w:id="9696" w:author="Revisão editorial" w:date="2026-10-25T12:00:00Z">
        <w:r>
          <w:rPr>
            <w:rFonts w:eastAsia="DejaVu Serif"/>
            <w:color w:val="263238"/>
          </w:rPr>
          <w:t xml:space="preserve">por</w:t>
        </w:r>
      </w:ins>
      <w:r>
        <w:rPr>
          <w:rFonts w:eastAsia="DejaVu Serif"/>
          <w:color w:val="263238"/>
        </w:rPr>
        <w:t xml:space="preserve"> representar</w:t>
      </w:r>
      <w:del w:id="9697" w:author="Revisão editorial" w:date="2026-10-25T12:00:00Z">
        <w:r>
          <w:rPr>
            <w:rFonts w:eastAsia="DejaVu Serif"/>
            <w:color w:val="263238"/>
          </w:rPr>
          <w:delText xml:space="preserve"> uma opção de</w:delText>
        </w:r>
      </w:del>
      <w:r>
        <w:rPr>
          <w:rFonts w:eastAsia="DejaVu Serif"/>
          <w:color w:val="263238"/>
        </w:rPr>
        <w:t xml:space="preserve"> menor fricção de adoção. </w:t>
      </w:r>
    </w:p>
    <w:p w14:paraId="2C34BC8E" w14:textId="77777777" w:rsidR="00921ADD" w:rsidRPr="006F14C5" w:rsidRDefault="007023C5">
      <w:r>
        <w:rPr>
          <w:rFonts w:eastAsia="DejaVu Serif"/>
          <w:color w:val="263238"/>
        </w:rPr>
        <w:t xml:space="preserve">Sua vantagem competitiva não está no modelo de linguagem em si, mas</w:t>
      </w:r>
      <w:del w:id="9698" w:author="Revisão editorial" w:date="2026-10-25T12:00:00Z">
        <w:r>
          <w:rPr>
            <w:rFonts w:eastAsia="DejaVu Serif"/>
            <w:color w:val="263238"/>
          </w:rPr>
          <w:delText xml:space="preserve"> sim</w:delText>
        </w:r>
      </w:del>
      <w:r>
        <w:rPr>
          <w:rFonts w:eastAsia="DejaVu Serif"/>
          <w:color w:val="263238"/>
        </w:rPr>
        <w:t xml:space="preserve"> na integração nativa com os fluxos de trabalho existentes: o gestor pode gerar um relatório de status diretamente no Word a partir de dados do </w:t>
      </w:r>
      <w:del w:id="9699" w:author="Revisão editorial" w:date="2026-10-25T12:00:00Z">
        <w:r>
          <w:rPr>
            <w:rFonts w:eastAsia="DejaVu Serif"/>
            <w:color w:val="263238"/>
          </w:rPr>
          <w:delText xml:space="preserve">MSProject</w:delText>
        </w:r>
      </w:del>
      <w:ins w:id="9700" w:author="Revisão editorial" w:date="2026-10-25T12:00:00Z">
        <w:r>
          <w:rPr>
            <w:rFonts w:eastAsia="DejaVu Serif"/>
            <w:color w:val="263238"/>
          </w:rPr>
          <w:t xml:space="preserve">MS Project</w:t>
        </w:r>
      </w:ins>
      <w:r>
        <w:rPr>
          <w:rFonts w:eastAsia="DejaVu Serif"/>
          <w:color w:val="263238"/>
        </w:rPr>
        <w:t xml:space="preserve">, ou construir uma apresentação executiva no PowerPoint com base em análises do Excel, sem precisar exportar, copiar ou reformatar dados entre plataformas. </w:t>
      </w:r>
    </w:p>
    <w:p w14:paraId="7E3262A2" w14:textId="77777777" w:rsidR="00921ADD" w:rsidRPr="006F14C5" w:rsidRDefault="007023C5">
      <w:r>
        <w:rPr>
          <w:rFonts w:eastAsia="DejaVu Serif"/>
          <w:color w:val="263238"/>
        </w:rPr>
        <w:t xml:space="preserve">Para organizações com políticas rígidas de governança de dados e conformidade corporativa, o Copilot oferece ainda a vantagem de manter os dados dentro do ambiente Microsoft 365, sujeito às mesmas políticas de segurança já estabelecidas pela organização.</w:t>
      </w:r>
    </w:p>
    <w:p w14:paraId="6DFED2E4" w14:textId="77777777" w:rsidR="00921ADD" w:rsidRPr="006F14C5" w:rsidRDefault="007023C5">
      <w:r>
        <w:rPr>
          <w:rFonts w:eastAsia="DejaVu Serif"/>
          <w:color w:val="263238"/>
        </w:rPr>
        <w:t xml:space="preserve">O </w:t>
      </w:r>
      <w:r>
        <w:rPr>
          <w:rFonts w:eastAsia="DejaVu Serif"/>
          <w:b/>
          <w:bCs/>
          <w:color w:val="263238"/>
        </w:rPr>
        <w:t>Gemini Enterprise</w:t>
      </w:r>
      <w:r>
        <w:rPr>
          <w:rFonts w:eastAsia="DejaVu Serif"/>
          <w:color w:val="263238"/>
        </w:rPr>
        <w:t xml:space="preserve">, da Google, destaca-se pela multimodalidade e pela integração com o ecossistema Google Workspace. Em projetos, seu uso pode ser especialmente relevante para análise combinada de documentos, planilhas, imagens de canteiro, registros fotográficos, vídeos de inspeção e relatórios de SMS. Para organizações que utilizam Google Docs, Sheets, Drive e ambientes colaborativos baseados em nuvem, essa integração pode representar um diferencial operacional importante.</w:t>
      </w:r>
    </w:p>
    <w:p w14:paraId="63ED6059" w14:textId="77777777" w:rsidR="00921ADD" w:rsidRPr="006F14C5" w:rsidRDefault="007023C5">
      <w:r>
        <w:rPr>
          <w:rFonts w:eastAsia="DejaVu Serif"/>
          <w:color w:val="263238"/>
        </w:rPr>
        <w:t xml:space="preserve">Segundo relatório da Menlo Ventures (2025) sobre o estado da IA generativa corporativa, conduzido com cerca de 500 decisores corporativos nos Estados Unidos, cresce a adoção de estratégias multi-modelo ou multi-vendor, com organizações utilizando duas ou mais plataformas de IA generativa para alavancar os pontos fortes de cada uma. As organizações selecionam diferentes ferramentas de forma complementar, conforme o tipo de tarefa, a criticidade da informação, a política de governança de dados e o ecossistema tecnológico da organização. </w:t>
      </w:r>
    </w:p>
    <w:p w14:paraId="24962959" w14:textId="77777777" w:rsidR="00921ADD" w:rsidRPr="006F14C5" w:rsidRDefault="007023C5">
      <w:r>
        <w:rPr>
          <w:rFonts w:eastAsia="DejaVu Serif"/>
          <w:color w:val="263238"/>
        </w:rPr>
        <w:lastRenderedPageBreak/>
        <w:t xml:space="preserve">Para o gestor de projetos, esse cenário reforça a importância de dominar os fundamentos da </w:t>
      </w:r>
      <w:r>
        <w:rPr>
          <w:rFonts w:eastAsia="DejaVu Serif"/>
          <w:b/>
          <w:bCs/>
          <w:color w:val="263238"/>
        </w:rPr>
        <w:t>Engenharia de Prompt</w:t>
      </w:r>
      <w:r>
        <w:rPr>
          <w:rFonts w:eastAsia="DejaVu Serif"/>
          <w:color w:val="263238"/>
        </w:rPr>
        <w:t>, uma vez que a lógica de formulação de instruções, decomposição de problemas e validação de respostas é transferível entre todas essas plataformas.</w:t>
      </w:r>
    </w:p>
    <w:p w14:paraId="2FBD0E34" w14:textId="77777777" w:rsidR="00921ADD" w:rsidRPr="006F14C5" w:rsidRDefault="007023C5" w:rsidP="00FE6E33">
      <w:pPr>
        <w:pStyle w:val="Ttulo3"/>
      </w:pPr>
      <w:bookmarkStart w:id="158" w:name="__RefHeading___Toc10592_3485589216"/>
      <w:bookmarkStart w:id="159" w:name="_Toc236076015"/>
      <w:bookmarkStart w:id="160" w:name="_Toc233748477"/>
      <w:bookmarkStart w:id="161" w:name="_Toc233040024"/>
      <w:bookmarkStart w:id="162" w:name="_Toc232715521"/>
      <w:bookmarkStart w:id="163" w:name="_Toc232715184"/>
      <w:bookmarkStart w:id="164" w:name="_Toc236516890"/>
      <w:bookmarkEnd w:id="158"/>
      <w:r>
        <w:t>Como Escrever Prompts Relevantes: A Estrutura-Padrão (RCTIF)</w:t>
      </w:r>
      <w:bookmarkEnd w:id="159"/>
      <w:bookmarkEnd w:id="160"/>
      <w:bookmarkEnd w:id="161"/>
      <w:bookmarkEnd w:id="162"/>
      <w:bookmarkEnd w:id="163"/>
      <w:bookmarkEnd w:id="164"/>
    </w:p>
    <w:p w14:paraId="02D6B6B0" w14:textId="77777777" w:rsidR="00921ADD" w:rsidRPr="006F14C5" w:rsidRDefault="007023C5">
      <w:pPr>
        <w:ind w:firstLine="0"/>
      </w:pPr>
      <w:r>
        <w:rPr>
          <w:rFonts w:eastAsia="DejaVu Serif"/>
          <w:color w:val="263238"/>
        </w:rPr>
        <w:t xml:space="preserve">A diferença entre um </w:t>
      </w:r>
      <w:r>
        <w:rPr>
          <w:rFonts w:eastAsia="DejaVu Serif"/>
          <w:i/>
          <w:iCs/>
          <w:color w:val="263238"/>
        </w:rPr>
        <w:t>prompt</w:t>
      </w:r>
      <w:r>
        <w:rPr>
          <w:rFonts w:eastAsia="DejaVu Serif"/>
          <w:color w:val="263238"/>
        </w:rPr>
        <w:t xml:space="preserve"> amador e um </w:t>
      </w:r>
      <w:r>
        <w:rPr>
          <w:rFonts w:eastAsia="DejaVu Serif"/>
          <w:i/>
          <w:iCs/>
          <w:color w:val="263238"/>
        </w:rPr>
        <w:t>prompt</w:t>
      </w:r>
      <w:r>
        <w:rPr>
          <w:rFonts w:eastAsia="DejaVu Serif"/>
          <w:color w:val="263238"/>
        </w:rPr>
        <w:t xml:space="preserve"> profissional está na estrutura.</w:t>
      </w:r>
    </w:p>
    <w:p w14:paraId="022B3098" w14:textId="77777777" w:rsidR="00921ADD" w:rsidRPr="006F14C5" w:rsidRDefault="007023C5">
      <w:r>
        <w:rPr>
          <w:rFonts w:eastAsia="DejaVu Serif"/>
          <w:color w:val="263238"/>
        </w:rPr>
        <w:t xml:space="preserve">Pesquisas e guias técnicos sobre engenharia de prompts demonstram que solicitações claras, contextualizadas e bem organizadas tendem a gerar respostas mais relevantes, consistentes e verificáveis. Técnicas como definição de papel, fornecimento de contexto, exemplos, critérios de análise, raciocínio estruturado e formato de saída ajudam a reduzir ambiguidades e diminuem o risco de respostas genéricas ou factualmente frágeis.</w:t>
      </w:r>
    </w:p>
    <w:p w14:paraId="4DF3E29B" w14:textId="77777777" w:rsidR="00921ADD" w:rsidRPr="006F14C5" w:rsidRDefault="007023C5">
      <w:r>
        <w:rPr>
          <w:rFonts w:eastAsia="DejaVu Serif"/>
          <w:color w:val="263238"/>
        </w:rPr>
        <w:t xml:space="preserve">No contexto da gestão de projetos, consolidamos essas boas práticas acadêmicas e de mercado no </w:t>
      </w:r>
      <w:del w:id="9701" w:author="Revisão editorial" w:date="2026-10-25T12:00:00Z">
        <w:r>
          <w:rPr>
            <w:rFonts w:eastAsia="DejaVu Serif"/>
            <w:i/>
            <w:iCs/>
            <w:color w:val="263238"/>
          </w:rPr>
          <w:delText xml:space="preserve">Framework</w:delText>
        </w:r>
      </w:del>
      <w:ins w:id="9702" w:author="Revisão editorial" w:date="2026-10-25T12:00:00Z">
        <w:r>
          <w:rPr>
            <w:rFonts w:eastAsia="DejaVu Serif"/>
            <w:i/>
            <w:iCs/>
            <w:color w:val="263238"/>
          </w:rPr>
          <w:t xml:space="preserve">framework</w:t>
        </w:r>
      </w:ins>
      <w:r>
        <w:rPr>
          <w:rFonts w:eastAsia="DejaVu Serif"/>
          <w:color w:val="263238"/>
        </w:rPr>
        <w:t xml:space="preserve"> RCTIF.</w:t>
      </w:r>
    </w:p>
    <w:p w14:paraId="2049254E" w14:textId="67028C12" w:rsidR="00921ADD" w:rsidRPr="006F14C5" w:rsidRDefault="007023C5">
      <w:r>
        <w:rPr>
          <w:rFonts w:eastAsia="DejaVu Serif"/>
          <w:color w:val="263238"/>
        </w:rPr>
        <w:t>O RCTIF é composto por cinco blocos lógicos que devem estar presentes em solicitações complexas feitas à IA:</w:t>
      </w:r>
    </w:p>
    <w:p w14:paraId="3128DABB" w14:textId="77777777" w:rsidR="00921ADD" w:rsidRPr="006F14C5" w:rsidRDefault="007023C5">
      <w:r>
        <w:rPr>
          <w:rFonts w:eastAsia="DejaVu Serif"/>
          <w:b/>
          <w:bCs/>
          <w:color w:val="263238"/>
        </w:rPr>
        <w:t>[R] Papel (</w:t>
      </w:r>
      <w:r>
        <w:rPr>
          <w:rFonts w:eastAsia="DejaVu Serif"/>
          <w:b/>
          <w:bCs/>
          <w:i/>
          <w:iCs/>
          <w:color w:val="263238"/>
        </w:rPr>
        <w:t>Role</w:t>
      </w:r>
      <w:r>
        <w:rPr>
          <w:rFonts w:eastAsia="DejaVu Serif"/>
          <w:b/>
          <w:bCs/>
          <w:color w:val="263238"/>
        </w:rPr>
        <w:t>)</w:t>
      </w:r>
      <w:r>
        <w:rPr>
          <w:rFonts w:eastAsia="DejaVu Serif"/>
          <w:color w:val="263238"/>
        </w:rPr>
        <w:t xml:space="preserve">: Define a persona, a especialidade e o nível de senioridade que a IA deve assumir. </w:t>
      </w:r>
    </w:p>
    <w:p w14:paraId="075C1705" w14:textId="77777777" w:rsidR="00921ADD" w:rsidRPr="006F14C5" w:rsidRDefault="007023C5">
      <w:r>
        <w:rPr>
          <w:rFonts w:eastAsia="DejaVu Serif"/>
          <w:color w:val="263238"/>
        </w:rPr>
        <w:t>Em vez de perguntar genericamente, você instrui: "Atue como um Gestor de Contratos Sênior especializado em pleitos (</w:t>
      </w:r>
      <w:r>
        <w:rPr>
          <w:rFonts w:eastAsia="DejaVu Serif"/>
          <w:i/>
          <w:iCs/>
          <w:color w:val="263238"/>
        </w:rPr>
        <w:t>claims</w:t>
      </w:r>
      <w:r>
        <w:rPr>
          <w:rFonts w:eastAsia="DejaVu Serif"/>
          <w:color w:val="263238"/>
        </w:rPr>
        <w:t xml:space="preserve">) de projetos de mineração...". Isso condiciona o modelo a priorizar vocabulário técnico, critérios de análise e </w:t>
      </w:r>
      <w:r>
        <w:rPr>
          <w:rFonts w:eastAsia="DejaVu Serif"/>
          <w:i/>
          <w:iCs/>
          <w:color w:val="263238"/>
        </w:rPr>
        <w:t>frameworks</w:t>
      </w:r>
      <w:r>
        <w:rPr>
          <w:rFonts w:eastAsia="DejaVu Serif"/>
          <w:color w:val="263238"/>
        </w:rPr>
        <w:t xml:space="preserve"> compatíveis com aquela disciplina.</w:t>
      </w:r>
    </w:p>
    <w:p w14:paraId="72EBE18C" w14:textId="77777777" w:rsidR="00921ADD" w:rsidRPr="006F14C5" w:rsidRDefault="007023C5">
      <w:r>
        <w:rPr>
          <w:rFonts w:eastAsia="DejaVu Serif"/>
          <w:b/>
          <w:bCs/>
          <w:color w:val="263238"/>
        </w:rPr>
        <w:t>[C] Contexto (</w:t>
      </w:r>
      <w:r>
        <w:rPr>
          <w:rFonts w:eastAsia="DejaVu Serif"/>
          <w:b/>
          <w:bCs/>
          <w:i/>
          <w:iCs/>
          <w:color w:val="263238"/>
        </w:rPr>
        <w:t xml:space="preserve">Context Injection</w:t>
      </w:r>
      <w:r>
        <w:rPr>
          <w:rFonts w:eastAsia="DejaVu Serif"/>
          <w:b/>
          <w:bCs/>
          <w:color w:val="263238"/>
        </w:rPr>
        <w:t>):</w:t>
      </w:r>
      <w:r>
        <w:rPr>
          <w:rFonts w:eastAsia="DejaVu Serif"/>
          <w:color w:val="263238"/>
        </w:rPr>
        <w:t xml:space="preserve"> Fornece o pano de fundo da situação. </w:t>
      </w:r>
    </w:p>
    <w:p w14:paraId="5E38A3AE" w14:textId="77777777" w:rsidR="00921ADD" w:rsidRPr="006F14C5" w:rsidRDefault="007023C5">
      <w:r>
        <w:rPr>
          <w:rFonts w:eastAsia="DejaVu Serif"/>
          <w:color w:val="263238"/>
        </w:rPr>
        <w:t>Modelos de linguagem não conhecem, por padrão, as particularidades do seu projeto. Por isso, é necessário inserir informações como fase do projeto (FEL 2, FEL 3), valor do CAPEX, setor, localização, premissas críticas, restrições contratuais e desafios atuais.</w:t>
      </w:r>
    </w:p>
    <w:p w14:paraId="3DEC32BD" w14:textId="77777777" w:rsidR="00921ADD" w:rsidRPr="006F14C5" w:rsidRDefault="007023C5">
      <w:r>
        <w:rPr>
          <w:rFonts w:eastAsia="DejaVu Serif"/>
          <w:color w:val="263238"/>
        </w:rPr>
        <w:t xml:space="preserve">O contexto </w:t>
      </w:r>
      <w:del w:id="9703" w:author="Revisão editorial" w:date="2026-10-25T12:00:00Z">
        <w:r>
          <w:rPr>
            <w:rFonts w:eastAsia="DejaVu Serif"/>
            <w:color w:val="263238"/>
          </w:rPr>
          <w:delText xml:space="preserve">tende a reduzir</w:delText>
        </w:r>
      </w:del>
      <w:ins w:id="9704" w:author="Revisão editorial" w:date="2026-10-25T12:00:00Z">
        <w:r>
          <w:rPr>
            <w:rFonts w:eastAsia="DejaVu Serif"/>
            <w:color w:val="263238"/>
          </w:rPr>
          <w:t xml:space="preserve">reduz</w:t>
        </w:r>
      </w:ins>
      <w:r>
        <w:rPr>
          <w:rFonts w:eastAsia="DejaVu Serif"/>
          <w:color w:val="263238"/>
        </w:rPr>
        <w:t xml:space="preserve"> a ambiguidade e ancora a resposta na realidade</w:t>
      </w:r>
      <w:ins w:id="9705" w:author="Revisão editorial" w:date="2026-10-25T12:00:00Z">
        <w:r>
          <w:rPr>
            <w:rFonts w:eastAsia="DejaVu Serif"/>
            <w:color w:val="263238"/>
          </w:rPr>
          <w:t xml:space="preserve"> do projeto</w:t>
        </w:r>
      </w:ins>
      <w:r>
        <w:rPr>
          <w:rFonts w:eastAsia="DejaVu Serif"/>
          <w:color w:val="263238"/>
        </w:rPr>
        <w:t xml:space="preserve">.</w:t>
      </w:r>
    </w:p>
    <w:p w14:paraId="29633F0C" w14:textId="77777777" w:rsidR="00921ADD" w:rsidRPr="006F14C5" w:rsidRDefault="007023C5">
      <w:r>
        <w:rPr>
          <w:rFonts w:eastAsia="DejaVu Serif"/>
          <w:b/>
          <w:bCs/>
          <w:color w:val="263238"/>
        </w:rPr>
        <w:t>[T] Tarefa (</w:t>
      </w:r>
      <w:r>
        <w:rPr>
          <w:rFonts w:eastAsia="DejaVu Serif"/>
          <w:b/>
          <w:bCs/>
          <w:i/>
          <w:iCs/>
          <w:color w:val="263238"/>
        </w:rPr>
        <w:t>Task</w:t>
      </w:r>
      <w:r>
        <w:rPr>
          <w:rFonts w:eastAsia="DejaVu Serif"/>
          <w:b/>
          <w:bCs/>
          <w:color w:val="263238"/>
        </w:rPr>
        <w:t>):</w:t>
      </w:r>
      <w:r>
        <w:rPr>
          <w:rFonts w:eastAsia="DejaVu Serif"/>
          <w:color w:val="263238"/>
        </w:rPr>
        <w:t xml:space="preserve"> É a instrução direta do que deve ser feito. </w:t>
      </w:r>
    </w:p>
    <w:p w14:paraId="5F7686A6" w14:textId="77777777" w:rsidR="00921ADD" w:rsidRPr="006F14C5" w:rsidRDefault="007023C5">
      <w:r>
        <w:rPr>
          <w:rFonts w:eastAsia="DejaVu Serif"/>
          <w:color w:val="263238"/>
        </w:rPr>
        <w:t xml:space="preserve">A tarefa deve ser formulada com verbos de ação claros, como </w:t>
      </w:r>
      <w:del w:id="9706" w:author="Revisão editorial" w:date="2026-10-25T12:00:00Z">
        <w:r>
          <w:rPr>
            <w:rFonts w:eastAsia="DejaVu Serif"/>
            <w:color w:val="263238"/>
          </w:rPr>
          <w:delText xml:space="preserve">análise</w:delText>
        </w:r>
      </w:del>
      <w:ins w:id="9707" w:author="Revisão editorial" w:date="2026-10-25T12:00:00Z">
        <w:r>
          <w:rPr>
            <w:rFonts w:eastAsia="DejaVu Serif"/>
            <w:color w:val="263238"/>
          </w:rPr>
          <w:t xml:space="preserve">analise</w:t>
        </w:r>
      </w:ins>
      <w:r>
        <w:rPr>
          <w:rFonts w:eastAsia="DejaVu Serif"/>
          <w:color w:val="263238"/>
        </w:rPr>
        <w:t xml:space="preserve">, compare, gere, calcule, identifique, revise ou proponha. Por exemplo: “Identifique três ambiguidades na cláusula de penalidades e proponha redações alternativas”.</w:t>
      </w:r>
      <w:r>
        <w:rPr>
          <w:rFonts w:eastAsia="DejaVu Serif"/>
          <w:b/>
          <w:bCs/>
          <w:color w:val="263238"/>
        </w:rPr>
        <w:t xml:space="preserve"> </w:t>
      </w:r>
    </w:p>
    <w:p w14:paraId="61187F98" w14:textId="77777777" w:rsidR="00921ADD" w:rsidRPr="006F14C5" w:rsidRDefault="007023C5">
      <w:r>
        <w:rPr>
          <w:rFonts w:eastAsia="DejaVu Serif"/>
          <w:b/>
          <w:bCs/>
          <w:color w:val="263238"/>
        </w:rPr>
        <w:t>[I] Instruções de Análise e Verificação:</w:t>
      </w:r>
      <w:r>
        <w:rPr>
          <w:rFonts w:eastAsia="DejaVu Serif"/>
          <w:color w:val="263238"/>
        </w:rPr>
        <w:t xml:space="preserve"> Orienta como a IA deve estruturar a resposta e quais critérios devem ser explicitados.</w:t>
      </w:r>
    </w:p>
    <w:p w14:paraId="03E3DCA3" w14:textId="77777777" w:rsidR="00921ADD" w:rsidRPr="006F14C5" w:rsidRDefault="007023C5">
      <w:r>
        <w:rPr>
          <w:rFonts w:eastAsia="DejaVu Serif"/>
          <w:color w:val="263238"/>
        </w:rPr>
        <w:lastRenderedPageBreak/>
        <w:t xml:space="preserve">Em vez de pedir apenas o resultado, você pode solicitar que a IA explicite premissas, critérios, etapas de análise, limitações e justificativas. </w:t>
      </w:r>
    </w:p>
    <w:p w14:paraId="57941AB3" w14:textId="52505551" w:rsidR="00921ADD" w:rsidRPr="006F14C5" w:rsidRDefault="007023C5">
      <w:r>
        <w:rPr>
          <w:rFonts w:eastAsia="DejaVu Serif"/>
          <w:color w:val="263238"/>
        </w:rPr>
        <w:t>Essa abordagem melhora a rastreabilidade da resposta e reduz o risco de conclusões superficiais, especialmente em tarefas analíticas, contratuais, técnicas ou quantitativas.</w:t>
      </w:r>
      <w:r>
        <w:rPr>
          <w:rFonts w:eastAsia="DejaVu Serif"/>
          <w:b/>
          <w:bCs/>
          <w:color w:val="263238"/>
        </w:rPr>
        <w:t xml:space="preserve"> </w:t>
      </w:r>
    </w:p>
    <w:p w14:paraId="67D13BC9" w14:textId="719D3033" w:rsidR="00921ADD" w:rsidRPr="006F14C5" w:rsidRDefault="007023C5">
      <w:r>
        <w:rPr>
          <w:rFonts w:eastAsia="DejaVu Serif"/>
          <w:b/>
          <w:bCs/>
          <w:color w:val="263238"/>
        </w:rPr>
        <w:t>[F] Formato de Saída (</w:t>
      </w:r>
      <w:r>
        <w:rPr>
          <w:rFonts w:eastAsia="DejaVu Serif"/>
          <w:b/>
          <w:bCs/>
          <w:i/>
          <w:iCs/>
          <w:color w:val="263238"/>
        </w:rPr>
        <w:t>Output Format</w:t>
      </w:r>
      <w:r>
        <w:rPr>
          <w:rFonts w:eastAsia="DejaVu Serif"/>
          <w:b/>
          <w:bCs/>
          <w:color w:val="263238"/>
        </w:rPr>
        <w:t>):</w:t>
      </w:r>
      <w:r>
        <w:rPr>
          <w:rFonts w:eastAsia="DejaVu Serif"/>
          <w:color w:val="263238"/>
        </w:rPr>
        <w:t xml:space="preserve"> Define exatamente como a informação deve ser entregue.</w:t>
      </w:r>
    </w:p>
    <w:p w14:paraId="60EF8A66" w14:textId="5A41A729" w:rsidR="00921ADD" w:rsidRPr="006F14C5" w:rsidRDefault="00724B7C" w:rsidP="00CE3ABF">
      <w:pPr>
        <w:ind w:firstLine="0"/>
        <w:rPr>
          <w:rFonts w:eastAsia="DejaVu Serif"/>
          <w:color w:val="263238"/>
        </w:rPr>
      </w:pPr>
      <w:r>
        <w:rPr>
          <w:rFonts w:eastAsia="DejaVu Serif"/>
          <w:color w:val="263238"/>
        </w:rPr>
        <w:t xml:space="preserve">Especifique se deseja uma tabela com colunas específicas, um relatório executivo em tópicos, uma matriz de riscos, um parecer técnico, um código em Python ou uma resposta em </w:t>
      </w:r>
      <w:r>
        <w:rPr>
          <w:rFonts w:eastAsia="DejaVu Serif"/>
          <w:i/>
          <w:iCs/>
          <w:color w:val="263238"/>
        </w:rPr>
        <w:t>Markdown</w:t>
      </w:r>
      <w:r>
        <w:rPr>
          <w:rFonts w:eastAsia="DejaVu Serif"/>
          <w:color w:val="263238"/>
        </w:rPr>
        <w:t>. Quanto mais claro for o formato esperado, menor será o retrabalho necessário para utilizar o resultado.</w:t>
      </w:r>
    </w:p>
    <w:p w14:paraId="609D58F9" w14:textId="23B6C3A9" w:rsidR="0067446E" w:rsidRPr="006F14C5" w:rsidRDefault="00CE3ABF" w:rsidP="00CE3ABF">
      <w:r>
        <w:rPr>
          <w:bCs/>
          <w:noProof/>
          <w:sz w:val="18"/>
          <w:szCs w:val="24"/>
        </w:rPr>
        <w:drawing>
          <wp:anchor distT="0" distB="0" distL="114300" distR="114300" simplePos="0" relativeHeight="251658245" behindDoc="0" locked="0" layoutInCell="1" allowOverlap="1" wp14:anchorId="67EFD4AC" wp14:editId="09AC93E6">
            <wp:simplePos x="0" y="0"/>
            <wp:positionH relativeFrom="margin">
              <wp:align>center</wp:align>
            </wp:positionH>
            <wp:positionV relativeFrom="paragraph">
              <wp:posOffset>565150</wp:posOffset>
            </wp:positionV>
            <wp:extent cx="3182400" cy="3600000"/>
            <wp:effectExtent l="0" t="0" r="0" b="635"/>
            <wp:wrapTopAndBottom/>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noChangeArrowheads="1"/>
                    </pic:cNvPicPr>
                  </pic:nvPicPr>
                  <pic:blipFill>
                    <a:blip r:embed="rId55" cstate="print">
                      <a:extLst>
                        <a:ext uri="{BEBA8EAE-BF5A-486C-A8C5-ECC9F3942E4B}">
                          <a14:imgProps xmlns:a14="http://schemas.microsoft.com/office/drawing/2010/main">
                            <a14:imgLayer r:embed="rId56">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3182400" cy="3600000"/>
                    </a:xfrm>
                    <a:prstGeom prst="rect">
                      <a:avLst/>
                    </a:prstGeom>
                    <a:noFill/>
                  </pic:spPr>
                </pic:pic>
              </a:graphicData>
            </a:graphic>
            <wp14:sizeRelH relativeFrom="page">
              <wp14:pctWidth>0</wp14:pctWidth>
            </wp14:sizeRelH>
            <wp14:sizeRelV relativeFrom="page">
              <wp14:pctHeight>0</wp14:pctHeight>
            </wp14:sizeRelV>
          </wp:anchor>
        </w:drawing>
      </w:r>
      <w:r>
        <w:t xml:space="preserve">A Figura 4.3 consolida os cinco blocos do </w:t>
      </w:r>
      <w:r>
        <w:rPr>
          <w:i/>
          <w:iCs/>
        </w:rPr>
        <w:t>framework</w:t>
      </w:r>
      <w:r>
        <w:t xml:space="preserve"> RCTIF em uma sequência única, indicando a função de cada elemento e o resultado que a estrutura completa busca produzir.</w:t>
      </w:r>
    </w:p>
    <w:p w14:paraId="0F6B3435" w14:textId="77777777" w:rsidR="00921ADD" w:rsidRPr="006F14C5" w:rsidRDefault="007023C5" w:rsidP="007C29A0">
      <w:pPr>
        <w:pStyle w:val="Legenda"/>
        <w:keepNext/>
        <w:keepLines/>
        <w:jc w:val="both"/>
        <w:rPr>
          <w:bCs/>
          <w:color w:val="auto"/>
          <w:sz w:val="17"/>
          <w:szCs w:val="17"/>
        </w:rPr>
      </w:pPr>
      <w:r>
        <w:rPr>
          <w:bCs/>
          <w:color w:val="auto"/>
          <w:sz w:val="17"/>
          <w:szCs w:val="17"/>
        </w:rPr>
        <w:t xml:space="preserve">Figura 4.3</w:t>
      </w:r>
      <w:del w:id="9708" w:author="Revisão editorial" w:date="2026-10-25T12:00:00Z">
        <w:r>
          <w:rPr>
            <w:bCs/>
            <w:color w:val="auto"/>
            <w:sz w:val="17"/>
            <w:szCs w:val="17"/>
          </w:rPr>
          <w:delText xml:space="preserve"> —</w:delText>
        </w:r>
      </w:del>
      <w:ins w:id="9709" w:author="Revisão editorial" w:date="2026-10-25T12:00:00Z">
        <w:r>
          <w:rPr>
            <w:bCs/>
            <w:color w:val="auto"/>
            <w:sz w:val="17"/>
            <w:szCs w:val="17"/>
          </w:rPr>
          <w:t xml:space="preserve">:</w:t>
        </w:r>
      </w:ins>
      <w:r>
        <w:rPr>
          <w:bCs/>
          <w:color w:val="auto"/>
          <w:sz w:val="17"/>
          <w:szCs w:val="17"/>
        </w:rPr>
        <w:t xml:space="preserve"> </w:t>
      </w:r>
      <w:r>
        <w:rPr>
          <w:bCs/>
          <w:i/>
          <w:iCs/>
          <w:color w:val="auto"/>
          <w:sz w:val="17"/>
          <w:szCs w:val="17"/>
        </w:rPr>
        <w:t xml:space="preserve">Framework</w:t>
      </w:r>
      <w:r>
        <w:rPr>
          <w:bCs/>
          <w:color w:val="auto"/>
          <w:sz w:val="17"/>
          <w:szCs w:val="17"/>
        </w:rPr>
        <w:t xml:space="preserve"> RCTIF</w:t>
      </w:r>
      <w:del w:id="9710" w:author="Revisão editorial" w:date="2026-10-25T12:00:00Z">
        <w:r>
          <w:rPr>
            <w:bCs/>
            <w:color w:val="auto"/>
            <w:sz w:val="17"/>
            <w:szCs w:val="17"/>
          </w:rPr>
          <w:delText xml:space="preserve">:</w:delText>
        </w:r>
      </w:del>
      <w:ins w:id="9711" w:author="Revisão editorial" w:date="2026-10-25T12:00:00Z">
        <w:r>
          <w:rPr>
            <w:bCs/>
            <w:color w:val="auto"/>
            <w:sz w:val="17"/>
            <w:szCs w:val="17"/>
          </w:rPr>
          <w:t xml:space="preserve">,</w:t>
        </w:r>
      </w:ins>
      <w:r>
        <w:rPr>
          <w:bCs/>
          <w:color w:val="auto"/>
          <w:sz w:val="17"/>
          <w:szCs w:val="17"/>
        </w:rPr>
        <w:t xml:space="preserve"> estrutura-padrão para prompts verificáveis</w:t>
      </w:r>
    </w:p>
    <w:p w14:paraId="1EBE9060" w14:textId="77777777" w:rsidR="00921ADD" w:rsidRPr="006F14C5" w:rsidRDefault="007023C5" w:rsidP="007C29A0">
      <w:pPr>
        <w:pStyle w:val="Legenda"/>
        <w:keepNext/>
        <w:keepLines/>
        <w:jc w:val="both"/>
        <w:rPr>
          <w:b w:val="0"/>
          <w:color w:val="auto"/>
          <w:sz w:val="15"/>
          <w:szCs w:val="15"/>
        </w:rPr>
      </w:pPr>
      <w:bookmarkStart w:id="165" w:name="_Toc233748478"/>
      <w:bookmarkStart w:id="166" w:name="_Toc233040025"/>
      <w:bookmarkStart w:id="167" w:name="_Toc232715522"/>
      <w:bookmarkStart w:id="168" w:name="_Toc232715185"/>
      <w:r>
        <w:rPr>
          <w:b w:val="0"/>
          <w:color w:val="auto"/>
          <w:sz w:val="15"/>
          <w:szCs w:val="15"/>
        </w:rPr>
        <w:t>Fonte: Elaborado pelo autor.</w:t>
      </w:r>
    </w:p>
    <w:p w14:paraId="0FB5726B" w14:textId="77777777" w:rsidR="007C29A0" w:rsidRPr="006F14C5" w:rsidRDefault="007C29A0" w:rsidP="007C29A0">
      <w:bookmarkStart w:id="169" w:name="__RefHeading___Toc10594_3485589216"/>
      <w:bookmarkStart w:id="170" w:name="_Toc236076016"/>
      <w:bookmarkEnd w:id="169"/>
    </w:p>
    <w:p w14:paraId="3EF3278C" w14:textId="44AAB17E" w:rsidR="00921ADD" w:rsidRPr="006F14C5" w:rsidRDefault="007023C5" w:rsidP="00FE6E33">
      <w:pPr>
        <w:pStyle w:val="Ttulo3"/>
      </w:pPr>
      <w:bookmarkStart w:id="171" w:name="_Toc236516891"/>
      <w:r>
        <w:lastRenderedPageBreak/>
        <w:t xml:space="preserve">Melhores Práticas de </w:t>
      </w:r>
      <w:r>
        <w:rPr>
          <w:i/>
          <w:iCs/>
        </w:rPr>
        <w:t xml:space="preserve">Prompt Engineering</w:t>
      </w:r>
      <w:bookmarkEnd w:id="165"/>
      <w:bookmarkEnd w:id="166"/>
      <w:bookmarkEnd w:id="167"/>
      <w:bookmarkEnd w:id="168"/>
      <w:bookmarkEnd w:id="170"/>
      <w:bookmarkEnd w:id="171"/>
    </w:p>
    <w:p w14:paraId="1140F3F0" w14:textId="6205F8A4" w:rsidR="00921ADD" w:rsidRPr="006F14C5" w:rsidRDefault="007023C5">
      <w:pPr>
        <w:ind w:firstLine="0"/>
      </w:pPr>
      <w:r>
        <w:rPr>
          <w:rFonts w:eastAsia="DejaVu Serif"/>
          <w:color w:val="263238"/>
        </w:rPr>
        <w:t xml:space="preserve">Além do </w:t>
      </w:r>
      <w:r>
        <w:rPr>
          <w:rFonts w:eastAsia="DejaVu Serif"/>
          <w:i/>
          <w:iCs/>
          <w:color w:val="263238"/>
        </w:rPr>
        <w:t>framework</w:t>
      </w:r>
      <w:r>
        <w:rPr>
          <w:rFonts w:eastAsia="DejaVu Serif"/>
          <w:color w:val="263238"/>
        </w:rPr>
        <w:t xml:space="preserve"> estrutural RCTIF, a literatura técnica e a prática em PMOs têm reportado a consolidação de um conjunto de técnicas complementares que elevam a qualidade das interações com a IA na gestão de projetos. </w:t>
      </w:r>
    </w:p>
    <w:p w14:paraId="03DAFC02" w14:textId="748D50C6" w:rsidR="00921ADD" w:rsidRPr="006F14C5" w:rsidRDefault="007023C5">
      <w:r>
        <w:rPr>
          <w:rFonts w:eastAsia="DejaVu Serif"/>
          <w:color w:val="263238"/>
        </w:rPr>
        <w:t xml:space="preserve">Como se pode notar na Figura 4.4, essas técnicas organizam-se em três categorias progressivas de sofisticação: </w:t>
      </w:r>
    </w:p>
    <w:p w14:paraId="03028696" w14:textId="4451D252" w:rsidR="00921ADD" w:rsidRPr="006F14C5" w:rsidRDefault="007023C5" w:rsidP="00C36CDA">
      <w:pPr>
        <w:pStyle w:val="PargrafodaLista"/>
        <w:numPr>
          <w:ilvl w:val="0"/>
          <w:numId w:val="9"/>
        </w:numPr>
        <w:spacing w:after="52" w:line="246" w:lineRule="exact"/>
        <w:ind w:left="397" w:hanging="198"/>
        <w:jc w:val="left"/>
      </w:pPr>
      <w:r>
        <w:rPr>
          <w:rFonts w:eastAsia="DejaVu Serif"/>
          <w:b/>
          <w:bCs/>
          <w:color w:val="263238"/>
          <w:sz w:val="19"/>
        </w:rPr>
        <w:t>Técnicas Básicas</w:t>
      </w:r>
      <w:r>
        <w:rPr>
          <w:rFonts w:eastAsia="DejaVu Serif"/>
          <w:color w:val="263238"/>
          <w:sz w:val="19"/>
        </w:rPr>
        <w:t xml:space="preserve"> (</w:t>
      </w:r>
      <w:r>
        <w:rPr>
          <w:rFonts w:eastAsia="DejaVu Serif"/>
          <w:i/>
          <w:iCs/>
          <w:color w:val="263238"/>
          <w:sz w:val="19"/>
        </w:rPr>
        <w:t>Zero-Shot</w:t>
      </w:r>
      <w:r>
        <w:rPr>
          <w:rFonts w:eastAsia="DejaVu Serif"/>
          <w:color w:val="263238"/>
          <w:sz w:val="19"/>
        </w:rPr>
        <w:t xml:space="preserve">, </w:t>
      </w:r>
      <w:r>
        <w:rPr>
          <w:rFonts w:eastAsia="DejaVu Serif"/>
          <w:i/>
          <w:iCs/>
          <w:color w:val="263238"/>
          <w:sz w:val="19"/>
        </w:rPr>
        <w:t>Few-Shot</w:t>
      </w:r>
      <w:r>
        <w:rPr>
          <w:rFonts w:eastAsia="DejaVu Serif"/>
          <w:color w:val="263238"/>
          <w:sz w:val="19"/>
        </w:rPr>
        <w:t xml:space="preserve"> e </w:t>
      </w:r>
      <w:r>
        <w:rPr>
          <w:rFonts w:eastAsia="DejaVu Serif"/>
          <w:i/>
          <w:iCs/>
          <w:color w:val="263238"/>
          <w:sz w:val="19"/>
        </w:rPr>
        <w:t xml:space="preserve">Role Prompting</w:t>
      </w:r>
      <w:r>
        <w:rPr>
          <w:rFonts w:eastAsia="DejaVu Serif"/>
          <w:color w:val="263238"/>
          <w:sz w:val="19"/>
        </w:rPr>
        <w:t xml:space="preserve">); </w:t>
      </w:r>
    </w:p>
    <w:p w14:paraId="12F1E244" w14:textId="33530754" w:rsidR="00921ADD" w:rsidRPr="006F14C5" w:rsidRDefault="007023C5" w:rsidP="00C36CDA">
      <w:pPr>
        <w:pStyle w:val="PargrafodaLista"/>
        <w:numPr>
          <w:ilvl w:val="0"/>
          <w:numId w:val="9"/>
        </w:numPr>
        <w:spacing w:after="52" w:line="246" w:lineRule="exact"/>
        <w:ind w:left="397" w:hanging="198"/>
        <w:jc w:val="left"/>
      </w:pPr>
      <w:r>
        <w:rPr>
          <w:rFonts w:eastAsia="DejaVu Serif"/>
          <w:b/>
          <w:bCs/>
          <w:color w:val="263238"/>
          <w:sz w:val="19"/>
        </w:rPr>
        <w:t>Técnicas de Raciocínio</w:t>
      </w:r>
      <w:r>
        <w:rPr>
          <w:rFonts w:eastAsia="DejaVu Serif"/>
          <w:color w:val="263238"/>
          <w:sz w:val="19"/>
        </w:rPr>
        <w:t xml:space="preserve"> (</w:t>
      </w:r>
      <w:r>
        <w:rPr>
          <w:rFonts w:eastAsia="DejaVu Serif"/>
          <w:i/>
          <w:iCs/>
          <w:color w:val="263238"/>
          <w:sz w:val="19"/>
        </w:rPr>
        <w:t>Chain-of-Thought</w:t>
      </w:r>
      <w:r>
        <w:rPr>
          <w:rFonts w:eastAsia="DejaVu Serif"/>
          <w:color w:val="263238"/>
          <w:sz w:val="19"/>
        </w:rPr>
        <w:t xml:space="preserve">, </w:t>
      </w:r>
      <w:r>
        <w:rPr>
          <w:rFonts w:eastAsia="DejaVu Serif"/>
          <w:i/>
          <w:iCs/>
          <w:color w:val="263238"/>
          <w:sz w:val="19"/>
        </w:rPr>
        <w:t>Tree-of-Thought</w:t>
      </w:r>
      <w:r>
        <w:rPr>
          <w:rFonts w:eastAsia="DejaVu Serif"/>
          <w:color w:val="263238"/>
          <w:sz w:val="19"/>
        </w:rPr>
        <w:t xml:space="preserve"> e </w:t>
      </w:r>
      <w:r>
        <w:rPr>
          <w:rFonts w:eastAsia="DejaVu Serif"/>
          <w:i/>
          <w:iCs/>
          <w:color w:val="263238"/>
          <w:sz w:val="19"/>
        </w:rPr>
        <w:t>Self-Consistency</w:t>
      </w:r>
      <w:r>
        <w:rPr>
          <w:rFonts w:eastAsia="DejaVu Serif"/>
          <w:color w:val="263238"/>
          <w:sz w:val="19"/>
        </w:rPr>
        <w:t xml:space="preserve">), e; </w:t>
      </w:r>
    </w:p>
    <w:p w14:paraId="6481FFE7" w14:textId="652589BB" w:rsidR="00921ADD" w:rsidRPr="006F14C5" w:rsidRDefault="007023C5" w:rsidP="00C36CDA">
      <w:pPr>
        <w:pStyle w:val="PargrafodaLista"/>
        <w:numPr>
          <w:ilvl w:val="0"/>
          <w:numId w:val="9"/>
        </w:numPr>
        <w:spacing w:after="52" w:line="246" w:lineRule="exact"/>
        <w:ind w:left="397" w:hanging="198"/>
        <w:jc w:val="left"/>
      </w:pPr>
      <w:r>
        <w:rPr>
          <w:rFonts w:eastAsia="DejaVu Serif"/>
          <w:b/>
          <w:bCs/>
          <w:color w:val="263238"/>
          <w:sz w:val="19"/>
        </w:rPr>
        <w:t>Técnicas Avançadas</w:t>
      </w:r>
      <w:r>
        <w:rPr>
          <w:rFonts w:eastAsia="DejaVu Serif"/>
          <w:color w:val="263238"/>
          <w:sz w:val="19"/>
        </w:rPr>
        <w:t xml:space="preserve"> (</w:t>
      </w:r>
      <w:r>
        <w:rPr>
          <w:rFonts w:eastAsia="DejaVu Serif"/>
          <w:i/>
          <w:iCs/>
          <w:color w:val="263238"/>
          <w:sz w:val="19"/>
        </w:rPr>
        <w:t xml:space="preserve">Prompt Chaining</w:t>
      </w:r>
      <w:r>
        <w:rPr>
          <w:rFonts w:eastAsia="DejaVu Serif"/>
          <w:color w:val="263238"/>
          <w:sz w:val="19"/>
        </w:rPr>
        <w:t xml:space="preserve">, RAG e ReAct).</w:t>
      </w:r>
    </w:p>
    <w:p w14:paraId="6B895AEE" w14:textId="53CA52E6" w:rsidR="00CE3ABF" w:rsidRPr="006F14C5" w:rsidRDefault="00CE3ABF" w:rsidP="00CE3ABF">
      <w:pPr>
        <w:pStyle w:val="PargrafodaLista"/>
        <w:spacing w:after="52" w:line="246" w:lineRule="exact"/>
        <w:ind w:left="397"/>
        <w:jc w:val="left"/>
      </w:pPr>
    </w:p>
    <w:p w14:paraId="00BFB8B4" w14:textId="77777777" w:rsidR="00386740" w:rsidRPr="006F14C5" w:rsidRDefault="00386740" w:rsidP="00386740">
      <w:pPr>
        <w:ind w:firstLine="0"/>
      </w:pPr>
      <w:r>
        <w:rPr>
          <w:noProof/>
        </w:rPr>
        <w:drawing>
          <wp:anchor distT="0" distB="0" distL="114300" distR="114300" simplePos="0" relativeHeight="251662350" behindDoc="0" locked="0" layoutInCell="1" allowOverlap="1" wp14:anchorId="561D8BDA" wp14:editId="468B1643">
            <wp:simplePos x="0" y="0"/>
            <wp:positionH relativeFrom="margin">
              <wp:align>center</wp:align>
            </wp:positionH>
            <wp:positionV relativeFrom="page">
              <wp:posOffset>3276600</wp:posOffset>
            </wp:positionV>
            <wp:extent cx="5277600" cy="2696400"/>
            <wp:effectExtent l="0" t="0" r="0" b="8890"/>
            <wp:wrapTopAndBottom/>
            <wp:docPr id="72318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8769" name="Imagem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7600" cy="2696400"/>
                    </a:xfrm>
                    <a:prstGeom prst="rect">
                      <a:avLst/>
                    </a:prstGeom>
                  </pic:spPr>
                </pic:pic>
              </a:graphicData>
            </a:graphic>
            <wp14:sizeRelH relativeFrom="margin">
              <wp14:pctWidth>0</wp14:pctWidth>
            </wp14:sizeRelH>
            <wp14:sizeRelV relativeFrom="margin">
              <wp14:pctHeight>0</wp14:pctHeight>
            </wp14:sizeRelV>
          </wp:anchor>
        </w:drawing>
      </w:r>
      <w:r>
        <w:rPr>
          <w:rFonts w:eastAsia="DejaVu Serif"/>
          <w:color w:val="263238"/>
        </w:rPr>
        <w:t>Todas as três categorias convergem para a aplicação prática em gestão de projetos de capital.</w:t>
      </w:r>
    </w:p>
    <w:p w14:paraId="2EA510C6" w14:textId="4EAC3051" w:rsidR="00921ADD" w:rsidRPr="006F14C5" w:rsidRDefault="007023C5" w:rsidP="007C29A0">
      <w:pPr>
        <w:pStyle w:val="Legenda"/>
        <w:keepNext/>
        <w:keepLines/>
        <w:jc w:val="both"/>
        <w:rPr>
          <w:bCs/>
          <w:color w:val="auto"/>
          <w:sz w:val="17"/>
          <w:szCs w:val="17"/>
        </w:rPr>
      </w:pPr>
      <w:r>
        <w:rPr>
          <w:bCs/>
          <w:color w:val="auto"/>
          <w:sz w:val="17"/>
          <w:szCs w:val="17"/>
        </w:rPr>
        <w:t xml:space="preserve">Figura 4.4</w:t>
      </w:r>
      <w:del w:id="9712" w:author="Revisão editorial" w:date="2026-10-25T12:00:00Z">
        <w:r>
          <w:rPr>
            <w:bCs/>
            <w:color w:val="auto"/>
            <w:sz w:val="17"/>
            <w:szCs w:val="17"/>
          </w:rPr>
          <w:delText xml:space="preserve"> —</w:delText>
        </w:r>
      </w:del>
      <w:ins w:id="9713" w:author="Revisão editorial" w:date="2026-10-25T12:00:00Z">
        <w:r>
          <w:rPr>
            <w:bCs/>
            <w:color w:val="auto"/>
            <w:sz w:val="17"/>
            <w:szCs w:val="17"/>
          </w:rPr>
          <w:t xml:space="preserve">:</w:t>
        </w:r>
      </w:ins>
      <w:r>
        <w:rPr>
          <w:bCs/>
          <w:color w:val="auto"/>
          <w:sz w:val="17"/>
          <w:szCs w:val="17"/>
        </w:rPr>
        <w:t xml:space="preserve"> Taxonomia das </w:t>
      </w:r>
      <w:del w:id="9714" w:author="Revisão editorial" w:date="2026-10-25T12:00:00Z">
        <w:r>
          <w:rPr>
            <w:bCs/>
            <w:color w:val="auto"/>
            <w:sz w:val="17"/>
            <w:szCs w:val="17"/>
          </w:rPr>
          <w:delText xml:space="preserve">Técnicas</w:delText>
        </w:r>
      </w:del>
      <w:ins w:id="9715" w:author="Revisão editorial" w:date="2026-10-25T12:00:00Z">
        <w:r>
          <w:rPr>
            <w:bCs/>
            <w:color w:val="auto"/>
            <w:sz w:val="17"/>
            <w:szCs w:val="17"/>
          </w:rPr>
          <w:t xml:space="preserve">técnicas</w:t>
        </w:r>
      </w:ins>
      <w:r>
        <w:rPr>
          <w:bCs/>
          <w:color w:val="auto"/>
          <w:sz w:val="17"/>
          <w:szCs w:val="17"/>
        </w:rPr>
        <w:t xml:space="preserve"> de </w:t>
      </w:r>
      <w:r>
        <w:rPr>
          <w:bCs/>
          <w:i/>
          <w:iCs/>
          <w:color w:val="auto"/>
          <w:sz w:val="17"/>
          <w:szCs w:val="17"/>
        </w:rPr>
        <w:t xml:space="preserve">Prompt Engineering</w:t>
      </w:r>
    </w:p>
    <w:p w14:paraId="0D815399" w14:textId="555233CC" w:rsidR="00E36C14" w:rsidRPr="006F14C5" w:rsidRDefault="00E36C14" w:rsidP="007C29A0">
      <w:pPr>
        <w:pStyle w:val="Legenda"/>
        <w:keepNext/>
        <w:keepLines/>
        <w:jc w:val="both"/>
        <w:rPr>
          <w:b w:val="0"/>
          <w:color w:val="auto"/>
          <w:sz w:val="15"/>
          <w:szCs w:val="15"/>
        </w:rPr>
      </w:pPr>
      <w:r>
        <w:rPr>
          <w:b w:val="0"/>
          <w:color w:val="auto"/>
          <w:sz w:val="15"/>
          <w:szCs w:val="15"/>
        </w:rPr>
        <w:t>Fonte: Adaptado de DAIR.AI (2025).</w:t>
      </w:r>
    </w:p>
    <w:p w14:paraId="3570DBFD" w14:textId="77777777" w:rsidR="00921ADD" w:rsidRPr="006F14C5" w:rsidRDefault="00921ADD"/>
    <w:p w14:paraId="45B456B8" w14:textId="77777777" w:rsidR="00921ADD" w:rsidRPr="006F14C5" w:rsidRDefault="007023C5">
      <w:r>
        <w:rPr>
          <w:rFonts w:eastAsia="DejaVu Serif"/>
          <w:color w:val="263238"/>
        </w:rPr>
        <w:t xml:space="preserve">A leitura da Figura 4.4 começa pelas </w:t>
      </w:r>
      <w:r>
        <w:rPr>
          <w:rFonts w:eastAsia="DejaVu Serif"/>
          <w:b/>
          <w:bCs/>
          <w:color w:val="263238"/>
        </w:rPr>
        <w:t>Técnicas Básicas</w:t>
      </w:r>
      <w:r>
        <w:rPr>
          <w:rFonts w:eastAsia="DejaVu Serif"/>
          <w:color w:val="263238"/>
        </w:rPr>
        <w:t xml:space="preserve">. O </w:t>
      </w:r>
      <w:r>
        <w:rPr>
          <w:rFonts w:eastAsia="DejaVu Serif"/>
          <w:b/>
          <w:bCs/>
          <w:color w:val="263238"/>
        </w:rPr>
        <w:t>Zero-Shot</w:t>
      </w:r>
      <w:r>
        <w:rPr>
          <w:rFonts w:eastAsia="DejaVu Serif"/>
          <w:color w:val="263238"/>
        </w:rPr>
        <w:t xml:space="preserve"> é a abordagem mais simples e direta: o modelo recebe apenas a instrução, sem exemplos ou contexto adicional, e executa a tarefa com base em seu treinamento.</w:t>
      </w:r>
    </w:p>
    <w:p w14:paraId="326FBA92" w14:textId="77777777" w:rsidR="00921ADD" w:rsidRPr="006F14C5" w:rsidRDefault="007023C5">
      <w:r>
        <w:rPr>
          <w:rFonts w:eastAsia="DejaVu Serif"/>
          <w:color w:val="263238"/>
        </w:rPr>
        <w:lastRenderedPageBreak/>
        <w:t xml:space="preserve">É adequada para tarefas bem definidas e de baixa ambiguidade, como a geração de um sumário executivo a partir de um relatório de progresso ou a classificação de um risco em uma categoria padrão. </w:t>
      </w:r>
    </w:p>
    <w:p w14:paraId="035531D5" w14:textId="77777777" w:rsidR="00921ADD" w:rsidRPr="006F14C5" w:rsidRDefault="007023C5">
      <w:r>
        <w:rPr>
          <w:rFonts w:eastAsia="DejaVu Serif"/>
          <w:color w:val="263238"/>
        </w:rPr>
        <w:t>Sua limitação reside justamente na ausência de contexto específico do projeto: sem exemplos ou referências, o modelo tende a produzir respostas genéricas que podem não refletir as convenções e padrões do PMO em questão.</w:t>
      </w:r>
    </w:p>
    <w:tbl>
      <w:tblPr>
        <w:tblStyle w:val="Tabelacomgrade"/>
        <w:tblW w:w="8334" w:type="dxa"/>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D23B402" w14:textId="77777777" w:rsidTr="00E36C14">
        <w:trPr>
          <w:tblHeader/>
        </w:trPr>
        <w:tc>
          <w:tcPr>
            <w:tcW w:w="8334" w:type="dxa"/>
            <w:tcBorders>
              <w:top w:val="single" w:sz="4" w:space="0" w:color="auto"/>
              <w:left w:val="single" w:sz="4" w:space="0" w:color="auto"/>
              <w:bottom w:val="single" w:sz="4" w:space="0" w:color="auto"/>
              <w:right w:val="single" w:sz="4" w:space="0" w:color="auto"/>
            </w:tcBorders>
            <w:shd w:val="clear" w:color="auto" w:fill="F3F4F6"/>
            <w:tcMar>
              <w:top w:w="80" w:type="dxa"/>
              <w:left w:w="120" w:type="dxa"/>
              <w:bottom w:w="80" w:type="dxa"/>
              <w:right w:w="120" w:type="dxa"/>
            </w:tcMar>
          </w:tcPr>
          <w:p w14:paraId="76657418" w14:textId="77777777" w:rsidR="00921ADD" w:rsidRPr="006F14C5" w:rsidRDefault="007023C5" w:rsidP="00E36C14">
            <w:pPr>
              <w:pStyle w:val="SemEspaamento"/>
              <w:spacing w:after="20" w:line="204" w:lineRule="exact"/>
              <w:rPr>
                <w:rFonts w:eastAsia="MS Mincho"/>
                <w:color w:val="auto"/>
                <w:sz w:val="22"/>
                <w:szCs w:val="22"/>
                <w:lang w:val="pt-BR"/>
              </w:rPr>
            </w:pPr>
            <w:r>
              <w:rPr>
                <w:rFonts w:eastAsia="DejaVu Serif"/>
                <w:b/>
                <w:bCs/>
                <w:color w:val="auto"/>
                <w:sz w:val="18"/>
                <w:szCs w:val="24"/>
                <w:lang w:val="pt-BR"/>
              </w:rPr>
              <w:t>Exemplo:</w:t>
            </w:r>
            <w:r>
              <w:rPr>
                <w:rFonts w:eastAsia="DejaVu Serif"/>
                <w:color w:val="auto"/>
                <w:sz w:val="18"/>
                <w:szCs w:val="24"/>
                <w:lang w:val="pt-BR"/>
              </w:rPr>
              <w:t xml:space="preserve"> "Elabore um sumário executivo de três parágrafos sobre o status de um projeto de instalação de plataforma FPSO com 72% de progresso físico, estouro de custo de 8% e atraso de 15 dias no caminho crítico." </w:t>
            </w:r>
          </w:p>
        </w:tc>
      </w:tr>
    </w:tbl>
    <w:p w14:paraId="4DBD81E0" w14:textId="77777777" w:rsidR="00921ADD" w:rsidRPr="006F14C5" w:rsidRDefault="00921ADD"/>
    <w:p w14:paraId="7A2C3D59" w14:textId="77777777" w:rsidR="00921ADD" w:rsidRPr="006F14C5" w:rsidRDefault="007023C5">
      <w:r>
        <w:rPr>
          <w:rFonts w:eastAsia="DejaVu Serif"/>
          <w:color w:val="263238"/>
        </w:rPr>
        <w:t xml:space="preserve">O </w:t>
      </w:r>
      <w:r>
        <w:rPr>
          <w:rFonts w:eastAsia="DejaVu Serif"/>
          <w:b/>
          <w:bCs/>
          <w:i/>
          <w:iCs/>
          <w:color w:val="263238"/>
        </w:rPr>
        <w:t>Few-Shot</w:t>
      </w:r>
      <w:r>
        <w:rPr>
          <w:rFonts w:eastAsia="DejaVu Serif"/>
          <w:color w:val="263238"/>
        </w:rPr>
        <w:t xml:space="preserve"> supera essa limitação inicial ao incluir, por exemplo, no prompt de 1 a 3 exemplos do padrão esperado de resposta (</w:t>
      </w:r>
      <w:r>
        <w:rPr>
          <w:rFonts w:eastAsia="DejaVu Serif"/>
          <w:i/>
          <w:iCs/>
          <w:color w:val="263238"/>
        </w:rPr>
        <w:t>Input</w:t>
      </w:r>
      <w:r>
        <w:rPr>
          <w:rFonts w:eastAsia="DejaVu Serif"/>
          <w:color w:val="263238"/>
        </w:rPr>
        <w:t xml:space="preserve"> → </w:t>
      </w:r>
      <w:r>
        <w:rPr>
          <w:rFonts w:eastAsia="DejaVu Serif"/>
          <w:i/>
          <w:iCs/>
          <w:color w:val="263238"/>
        </w:rPr>
        <w:t>Output</w:t>
      </w:r>
      <w:r>
        <w:rPr>
          <w:rFonts w:eastAsia="DejaVu Serif"/>
          <w:color w:val="263238"/>
        </w:rPr>
        <w:t xml:space="preserve">) antes de fazer a solicitação real. </w:t>
      </w:r>
    </w:p>
    <w:p w14:paraId="0E3A6A68" w14:textId="77777777" w:rsidR="00921ADD" w:rsidRPr="006F14C5" w:rsidRDefault="007023C5">
      <w:r>
        <w:rPr>
          <w:rFonts w:eastAsia="DejaVu Serif"/>
          <w:color w:val="263238"/>
        </w:rPr>
        <w:t xml:space="preserve">Quando a tarefa exige um formato de resposta muito específico, como a estrutura de um Relatório Diário de Obra (RDO) no padrão do PMO ou a classificação de riscos nas categorias proprietárias da organização, fornecer exemplos concretos e validados é a forma mais eficaz de calibrar o comportamento do modelo. </w:t>
      </w:r>
    </w:p>
    <w:tbl>
      <w:tblPr>
        <w:tblStyle w:val="Tabelacomgrade"/>
        <w:tblW w:w="8334" w:type="dxa"/>
        <w:tblBorders>
          <w:insideH w:val="single" w:sz="6" w:space="0" w:color="9AA7B4"/>
          <w:insideV w:val="single" w:sz="6" w:space="0" w:color="9AA7B4"/>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0C940F26" w14:textId="77777777" w:rsidTr="00E36C14">
        <w:trPr>
          <w:cantSplit/>
          <w:tblHeader/>
        </w:trPr>
        <w:tc>
          <w:tcPr>
            <w:tcW w:w="8334" w:type="dxa"/>
            <w:tcBorders>
              <w:bottom w:val="nil"/>
            </w:tcBorders>
            <w:shd w:val="clear" w:color="auto" w:fill="F3F4F6"/>
            <w:tcMar>
              <w:top w:w="80" w:type="dxa"/>
              <w:left w:w="120" w:type="dxa"/>
              <w:bottom w:w="80" w:type="dxa"/>
              <w:right w:w="120" w:type="dxa"/>
            </w:tcMar>
          </w:tcPr>
          <w:p w14:paraId="7210E0FC" w14:textId="77777777" w:rsidR="00921ADD" w:rsidRPr="006F14C5" w:rsidRDefault="007023C5" w:rsidP="00E36C14">
            <w:pPr>
              <w:pStyle w:val="SemEspaamento"/>
              <w:spacing w:after="20" w:line="204" w:lineRule="exact"/>
              <w:rPr>
                <w:rFonts w:eastAsia="MS Mincho"/>
                <w:color w:val="auto"/>
                <w:sz w:val="18"/>
                <w:szCs w:val="24"/>
                <w:lang w:val="pt-BR"/>
              </w:rPr>
            </w:pPr>
            <w:r>
              <w:rPr>
                <w:rFonts w:eastAsia="DejaVu Serif"/>
                <w:b/>
                <w:bCs/>
                <w:color w:val="auto"/>
                <w:sz w:val="18"/>
                <w:szCs w:val="24"/>
                <w:lang w:val="pt-BR"/>
              </w:rPr>
              <w:t xml:space="preserve">Exemplo:</w:t>
            </w:r>
            <w:r>
              <w:rPr>
                <w:rFonts w:eastAsia="DejaVu Serif"/>
                <w:color w:val="auto"/>
                <w:sz w:val="18"/>
                <w:szCs w:val="24"/>
                <w:lang w:val="pt-BR"/>
              </w:rPr>
              <w:t xml:space="preserve"> Ao solicitar a classificação de novos riscos identificados em um projeto de FPSO nas categorias do PMO (Geológico, Regulatório, Su</w:t>
            </w:r>
            <w:r>
              <w:rPr>
                <w:rFonts w:eastAsia="DejaVu Serif"/>
                <w:i/>
                <w:iCs/>
                <w:color w:val="auto"/>
                <w:sz w:val="18"/>
                <w:szCs w:val="24"/>
                <w:lang w:val="pt-BR"/>
              </w:rPr>
              <w:t xml:space="preserve">pply Chain</w:t>
            </w:r>
            <w:r>
              <w:rPr>
                <w:rFonts w:eastAsia="DejaVu Serif"/>
                <w:color w:val="auto"/>
                <w:sz w:val="18"/>
                <w:szCs w:val="24"/>
                <w:lang w:val="pt-BR"/>
              </w:rPr>
              <w:t xml:space="preserve">, HSE, Geopolítico), o gestor inclui dois exemplos já validados em projetos anteriores, </w:t>
            </w:r>
            <w:del w:id="9716" w:author="Revisão editorial" w:date="2026-10-25T12:00:00Z">
              <w:r>
                <w:rPr>
                  <w:rFonts w:eastAsia="DejaVu Serif"/>
                  <w:color w:val="auto"/>
                  <w:sz w:val="18"/>
                  <w:szCs w:val="24"/>
                  <w:lang w:val="pt-BR"/>
                </w:rPr>
                <w:delText xml:space="preserve">tais</w:delText>
              </w:r>
            </w:del>
            <w:ins w:id="9717" w:author="Revisão editorial" w:date="2026-10-25T12:00:00Z">
              <w:r>
                <w:rPr>
                  <w:rFonts w:eastAsia="DejaVu Serif"/>
                  <w:color w:val="auto"/>
                  <w:sz w:val="18"/>
                  <w:szCs w:val="24"/>
                  <w:lang w:val="pt-BR"/>
                </w:rPr>
                <w:t xml:space="preserve">a</w:t>
              </w:r>
            </w:ins>
            <w:r>
              <w:rPr>
                <w:rFonts w:eastAsia="DejaVu Serif"/>
                <w:color w:val="auto"/>
                <w:sz w:val="18"/>
                <w:szCs w:val="24"/>
                <w:lang w:val="pt-BR"/>
              </w:rPr>
              <w:t xml:space="preserve"> </w:t>
            </w:r>
            <w:del w:id="9718" w:author="Revisão editorial" w:date="2026-10-25T12:00:00Z">
              <w:r>
                <w:rPr>
                  <w:rFonts w:eastAsia="DejaVu Serif"/>
                  <w:color w:val="auto"/>
                  <w:sz w:val="18"/>
                  <w:szCs w:val="24"/>
                  <w:lang w:val="pt-BR"/>
                </w:rPr>
                <w:delText xml:space="preserve">como</w:delText>
              </w:r>
            </w:del>
            <w:ins w:id="9719" w:author="Revisão editorial" w:date="2026-10-25T12:00:00Z">
              <w:r>
                <w:rPr>
                  <w:rFonts w:eastAsia="DejaVu Serif"/>
                  <w:color w:val="auto"/>
                  <w:sz w:val="18"/>
                  <w:szCs w:val="24"/>
                  <w:lang w:val="pt-BR"/>
                </w:rPr>
                <w:t xml:space="preserve">saber</w:t>
              </w:r>
            </w:ins>
            <w:r>
              <w:rPr>
                <w:rFonts w:eastAsia="DejaVu Serif"/>
                <w:color w:val="auto"/>
                <w:sz w:val="18"/>
                <w:szCs w:val="24"/>
                <w:lang w:val="pt-BR"/>
              </w:rPr>
              <w:t xml:space="preserve">: </w:t>
            </w:r>
          </w:p>
        </w:tc>
      </w:tr>
      <w:tr w:rsidR="00921ADD" w:rsidRPr="006F14C5" w14:paraId="0B259EB2" w14:textId="77777777" w:rsidTr="00E36C14">
        <w:trPr>
          <w:cantSplit/>
        </w:trPr>
        <w:tc>
          <w:tcPr>
            <w:tcW w:w="8334" w:type="dxa"/>
            <w:tcBorders>
              <w:top w:val="nil"/>
              <w:bottom w:val="nil"/>
            </w:tcBorders>
            <w:shd w:val="clear" w:color="auto" w:fill="F3F4F6"/>
            <w:tcMar>
              <w:top w:w="80" w:type="dxa"/>
              <w:left w:w="120" w:type="dxa"/>
              <w:bottom w:w="80" w:type="dxa"/>
              <w:right w:w="120" w:type="dxa"/>
            </w:tcMar>
          </w:tcPr>
          <w:p w14:paraId="2715D1FD" w14:textId="77777777" w:rsidR="00921ADD" w:rsidRPr="006F14C5" w:rsidRDefault="007023C5" w:rsidP="00E36C14">
            <w:pPr>
              <w:pStyle w:val="SemEspaamento"/>
              <w:spacing w:after="20" w:line="204" w:lineRule="exact"/>
              <w:rPr>
                <w:rFonts w:eastAsia="MS Mincho"/>
                <w:color w:val="auto"/>
                <w:sz w:val="18"/>
                <w:szCs w:val="24"/>
                <w:lang w:val="pt-BR"/>
              </w:rPr>
            </w:pPr>
            <w:r>
              <w:rPr>
                <w:rFonts w:eastAsia="DejaVu Serif"/>
                <w:color w:val="auto"/>
                <w:sz w:val="18"/>
                <w:szCs w:val="24"/>
                <w:lang w:val="pt-BR"/>
              </w:rPr>
              <w:t xml:space="preserve">(1) "Risco: atraso na emissão da licença ambiental pelo órgão competente ou no atendimento a requisitos regulatórios da ANP. Categoria: Regulatório", e; </w:t>
            </w:r>
          </w:p>
        </w:tc>
      </w:tr>
      <w:tr w:rsidR="00921ADD" w:rsidRPr="006F14C5" w14:paraId="38E063FA" w14:textId="77777777" w:rsidTr="00E36C14">
        <w:trPr>
          <w:cantSplit/>
        </w:trPr>
        <w:tc>
          <w:tcPr>
            <w:tcW w:w="8334" w:type="dxa"/>
            <w:tcBorders>
              <w:top w:val="nil"/>
            </w:tcBorders>
            <w:shd w:val="clear" w:color="auto" w:fill="F3F4F6"/>
            <w:tcMar>
              <w:top w:w="80" w:type="dxa"/>
              <w:left w:w="120" w:type="dxa"/>
              <w:bottom w:w="80" w:type="dxa"/>
              <w:right w:w="120" w:type="dxa"/>
            </w:tcMar>
          </w:tcPr>
          <w:p w14:paraId="3D45C697" w14:textId="77777777" w:rsidR="00921ADD" w:rsidRPr="006F14C5" w:rsidRDefault="007023C5" w:rsidP="00E36C14">
            <w:pPr>
              <w:pStyle w:val="SemEspaamento"/>
              <w:spacing w:after="20" w:line="204" w:lineRule="exact"/>
              <w:rPr>
                <w:rFonts w:eastAsia="MS Mincho"/>
                <w:color w:val="auto"/>
                <w:sz w:val="18"/>
                <w:szCs w:val="24"/>
                <w:lang w:val="pt-BR"/>
              </w:rPr>
            </w:pPr>
            <w:r>
              <w:rPr>
                <w:rFonts w:eastAsia="DejaVu Serif"/>
                <w:color w:val="auto"/>
                <w:sz w:val="18"/>
                <w:szCs w:val="24"/>
                <w:lang w:val="pt-BR"/>
              </w:rPr>
              <w:t xml:space="preserve">(2) "Risco: ruptura de fornecedor único de válvulas de segurança. Categoria: Supply Chain". </w:t>
            </w:r>
          </w:p>
        </w:tc>
      </w:tr>
    </w:tbl>
    <w:p w14:paraId="13682E7D" w14:textId="77777777" w:rsidR="00921ADD" w:rsidRPr="006F14C5" w:rsidRDefault="00921ADD"/>
    <w:p w14:paraId="1ECC1B86" w14:textId="77777777" w:rsidR="00921ADD" w:rsidRPr="006F14C5" w:rsidRDefault="007023C5">
      <w:r>
        <w:rPr>
          <w:rFonts w:eastAsia="DejaVu Serif"/>
          <w:color w:val="263238"/>
        </w:rPr>
        <w:t>Com esses exemplos já validados em projetos anteriores, o modelo calibra seu comportamento ao padrão institucional e classifica os novos riscos com aderência significativamente maior ao vocabulário e às categorias do PMO.</w:t>
      </w:r>
    </w:p>
    <w:p w14:paraId="17489A4E" w14:textId="77777777" w:rsidR="00921ADD" w:rsidRPr="006F14C5" w:rsidRDefault="007023C5">
      <w:r>
        <w:rPr>
          <w:rFonts w:eastAsia="DejaVu Serif"/>
          <w:color w:val="263238"/>
        </w:rPr>
        <w:t xml:space="preserve">Já o </w:t>
      </w:r>
      <w:r>
        <w:rPr>
          <w:rFonts w:eastAsia="DejaVu Serif"/>
          <w:b/>
          <w:bCs/>
          <w:i/>
          <w:iCs/>
          <w:color w:val="263238"/>
        </w:rPr>
        <w:t xml:space="preserve">Role Prompting</w:t>
      </w:r>
      <w:r>
        <w:rPr>
          <w:rFonts w:eastAsia="DejaVu Serif"/>
          <w:color w:val="263238"/>
        </w:rPr>
        <w:t xml:space="preserve"> consiste em atribuir ao modelo uma identidade profissional específica antes de formular a solicitação. </w:t>
      </w:r>
    </w:p>
    <w:p w14:paraId="575465C5" w14:textId="77777777" w:rsidR="00921ADD" w:rsidRPr="006F14C5" w:rsidRDefault="007023C5">
      <w:r>
        <w:rPr>
          <w:rFonts w:eastAsia="DejaVu Serif"/>
          <w:color w:val="263238"/>
        </w:rPr>
        <w:t>Instruções como "</w:t>
      </w:r>
      <w:r>
        <w:rPr>
          <w:rFonts w:eastAsia="DejaVu Serif"/>
          <w:i/>
          <w:iCs/>
          <w:color w:val="263238"/>
        </w:rPr>
        <w:t xml:space="preserve">Você é um Engenheiro de Confiabilidade sênior com 20 anos de experiência em projetos onshore de O&amp;G</w:t>
      </w:r>
      <w:r>
        <w:rPr>
          <w:rFonts w:eastAsia="DejaVu Serif"/>
          <w:color w:val="263238"/>
        </w:rPr>
        <w:t>" ou "</w:t>
      </w:r>
      <w:r>
        <w:rPr>
          <w:rFonts w:eastAsia="DejaVu Serif"/>
          <w:i/>
          <w:iCs/>
          <w:color w:val="263238"/>
        </w:rPr>
        <w:t>Você é um Gestor de Projetos especializado em EVM para contratos EPC</w:t>
      </w:r>
      <w:r>
        <w:rPr>
          <w:rFonts w:eastAsia="DejaVu Serif"/>
          <w:color w:val="263238"/>
        </w:rPr>
        <w:t>" orientam o modelo a priorizar vocabulário, critérios de análise e estrutura de resposta coerentes com o perfil declarado.</w:t>
      </w:r>
    </w:p>
    <w:p w14:paraId="5BD122B0" w14:textId="77777777" w:rsidR="00921ADD" w:rsidRPr="006F14C5" w:rsidRDefault="007023C5">
      <w:r>
        <w:rPr>
          <w:rFonts w:eastAsia="DejaVu Serif"/>
          <w:color w:val="263238"/>
        </w:rPr>
        <w:lastRenderedPageBreak/>
        <w:t xml:space="preserve">Em projetos, o </w:t>
      </w:r>
      <w:r>
        <w:rPr>
          <w:rFonts w:eastAsia="DejaVu Serif"/>
          <w:b/>
          <w:bCs/>
          <w:i/>
          <w:iCs/>
          <w:color w:val="263238"/>
        </w:rPr>
        <w:t xml:space="preserve">Role Prompting</w:t>
      </w:r>
      <w:r>
        <w:rPr>
          <w:rFonts w:eastAsia="DejaVu Serif"/>
          <w:color w:val="263238"/>
        </w:rPr>
        <w:t xml:space="preserve"> é especialmente eficaz para análises técnicas especializadas, revisões de escopo e elaboração de pareceres que exigem o vocabulário e a perspectiva de uma disciplina específica.</w:t>
      </w:r>
    </w:p>
    <w:tbl>
      <w:tblPr>
        <w:tblStyle w:val="Tabelacomgrade"/>
        <w:tblW w:w="8334" w:type="dxa"/>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6CC23DB" w14:textId="77777777" w:rsidTr="00E36C14">
        <w:trPr>
          <w:tblHeader/>
        </w:trPr>
        <w:tc>
          <w:tcPr>
            <w:tcW w:w="8334" w:type="dxa"/>
            <w:tcBorders>
              <w:top w:val="single" w:sz="4" w:space="0" w:color="auto"/>
              <w:left w:val="single" w:sz="4" w:space="0" w:color="auto"/>
              <w:bottom w:val="single" w:sz="4" w:space="0" w:color="auto"/>
              <w:right w:val="single" w:sz="4" w:space="0" w:color="auto"/>
            </w:tcBorders>
            <w:shd w:val="clear" w:color="auto" w:fill="F3F4F6"/>
            <w:tcMar>
              <w:top w:w="80" w:type="dxa"/>
              <w:left w:w="120" w:type="dxa"/>
              <w:bottom w:w="80" w:type="dxa"/>
              <w:right w:w="120" w:type="dxa"/>
            </w:tcMar>
          </w:tcPr>
          <w:p w14:paraId="012C97E7" w14:textId="77777777" w:rsidR="00921ADD" w:rsidRPr="006F14C5" w:rsidRDefault="007023C5" w:rsidP="00E36C14">
            <w:pPr>
              <w:pStyle w:val="SemEspaamento"/>
              <w:spacing w:after="20" w:line="204" w:lineRule="exact"/>
              <w:rPr>
                <w:rFonts w:eastAsia="MS Mincho"/>
                <w:sz w:val="22"/>
                <w:szCs w:val="22"/>
                <w:lang w:val="pt-BR"/>
              </w:rPr>
            </w:pPr>
            <w:r>
              <w:rPr>
                <w:rFonts w:eastAsia="DejaVu Serif"/>
                <w:b/>
                <w:bCs/>
                <w:sz w:val="18"/>
                <w:szCs w:val="24"/>
                <w:lang w:val="pt-BR"/>
              </w:rPr>
              <w:t>Exemplo:</w:t>
            </w:r>
            <w:r>
              <w:rPr>
                <w:rFonts w:eastAsia="DejaVu Serif"/>
                <w:sz w:val="18"/>
                <w:szCs w:val="24"/>
                <w:lang w:val="pt-BR"/>
              </w:rPr>
              <w:t xml:space="preserve"> "Você é um Engenheiro de Confiabilidade sênior com 20 anos de experiência em projetos offshore de O&amp;G, especializado em análise de modos de falha (FMEA) e LOPA. Com base nos dados de incidentes fornecidos, avalie a adequação das barreiras de segurança do sistema de injeção de gás da plataforma P-XX e indique as lacunas em relação à norma IEC 61511." </w:t>
            </w:r>
          </w:p>
        </w:tc>
      </w:tr>
    </w:tbl>
    <w:p w14:paraId="00883F1D" w14:textId="77777777" w:rsidR="00921ADD" w:rsidRPr="006F14C5" w:rsidRDefault="00921ADD"/>
    <w:p w14:paraId="05E9DD25" w14:textId="77777777" w:rsidR="00921ADD" w:rsidRPr="006F14C5" w:rsidRDefault="007023C5">
      <w:del w:id="9720" w:author="Revisão editorial" w:date="2026-10-25T12:00:00Z">
        <w:r>
          <w:rPr>
            <w:rFonts w:eastAsia="DejaVu Serif"/>
            <w:color w:val="263238"/>
          </w:rPr>
          <w:delText xml:space="preserve">Ao que se refere</w:delText>
        </w:r>
      </w:del>
      <w:ins w:id="9721" w:author="Revisão editorial" w:date="2026-10-25T12:00:00Z">
        <w:r>
          <w:rPr>
            <w:rFonts w:eastAsia="DejaVu Serif"/>
            <w:color w:val="263238"/>
          </w:rPr>
          <w:t xml:space="preserve">Quanto</w:t>
        </w:r>
      </w:ins>
      <w:r>
        <w:rPr>
          <w:rFonts w:eastAsia="DejaVu Serif"/>
          <w:color w:val="263238"/>
        </w:rPr>
        <w:t xml:space="preserve"> às </w:t>
      </w:r>
      <w:r>
        <w:rPr>
          <w:rFonts w:eastAsia="DejaVu Serif"/>
          <w:b/>
          <w:bCs/>
          <w:color w:val="263238"/>
        </w:rPr>
        <w:t xml:space="preserve">técnicas de apoio </w:t>
      </w:r>
      <w:del w:id="9722" w:author="Revisão editorial" w:date="2026-10-25T12:00:00Z">
        <w:r>
          <w:rPr>
            <w:rFonts w:eastAsia="DejaVu Serif"/>
            <w:b/>
            <w:bCs/>
            <w:color w:val="263238"/>
          </w:rPr>
          <w:delText xml:space="preserve">à</w:delText>
        </w:r>
      </w:del>
      <w:ins w:id="9723" w:author="Revisão editorial" w:date="2026-10-25T12:00:00Z">
        <w:r>
          <w:rPr>
            <w:rFonts w:eastAsia="DejaVu Serif"/>
            <w:b/>
            <w:bCs/>
            <w:color w:val="263238"/>
          </w:rPr>
          <w:t xml:space="preserve">ao</w:t>
        </w:r>
      </w:ins>
      <w:r>
        <w:rPr>
          <w:rFonts w:eastAsia="DejaVu Serif"/>
          <w:b/>
          <w:bCs/>
          <w:color w:val="263238"/>
        </w:rPr>
        <w:t xml:space="preserve"> </w:t>
      </w:r>
      <w:del w:id="9724" w:author="Revisão editorial" w:date="2026-10-25T12:00:00Z">
        <w:r>
          <w:rPr>
            <w:rFonts w:eastAsia="DejaVu Serif"/>
            <w:b/>
            <w:bCs/>
            <w:color w:val="263238"/>
          </w:rPr>
          <w:delText xml:space="preserve">análise/</w:delText>
        </w:r>
      </w:del>
      <w:r>
        <w:rPr>
          <w:rFonts w:eastAsia="DejaVu Serif"/>
          <w:b/>
          <w:bCs/>
          <w:color w:val="263238"/>
        </w:rPr>
        <w:t xml:space="preserve">raciocínio</w:t>
      </w:r>
      <w:r>
        <w:rPr>
          <w:rFonts w:eastAsia="DejaVu Serif"/>
          <w:color w:val="263238"/>
        </w:rPr>
        <w:t xml:space="preserve">, </w:t>
      </w:r>
      <w:del w:id="9725" w:author="Revisão editorial" w:date="2026-10-25T12:00:00Z">
        <w:r>
          <w:rPr>
            <w:rFonts w:eastAsia="DejaVu Serif"/>
            <w:color w:val="263238"/>
          </w:rPr>
          <w:delText xml:space="preserve">inicialmente</w:delText>
        </w:r>
      </w:del>
      <w:ins w:id="9726" w:author="Revisão editorial" w:date="2026-10-25T12:00:00Z">
        <w:r>
          <w:rPr>
            <w:rFonts w:eastAsia="DejaVu Serif"/>
            <w:color w:val="263238"/>
          </w:rPr>
          <w:t xml:space="preserve">a</w:t>
        </w:r>
      </w:ins>
      <w:r>
        <w:rPr>
          <w:rFonts w:eastAsia="DejaVu Serif"/>
          <w:color w:val="263238"/>
        </w:rPr>
        <w:t xml:space="preserve"> </w:t>
      </w:r>
      <w:del w:id="9727" w:author="Revisão editorial" w:date="2026-10-25T12:00:00Z">
        <w:r>
          <w:rPr>
            <w:rFonts w:eastAsia="DejaVu Serif"/>
            <w:color w:val="263238"/>
          </w:rPr>
          <w:delText xml:space="preserve">temos</w:delText>
        </w:r>
      </w:del>
      <w:ins w:id="9728" w:author="Revisão editorial" w:date="2026-10-25T12:00:00Z">
        <w:r>
          <w:rPr>
            <w:rFonts w:eastAsia="DejaVu Serif"/>
            <w:color w:val="263238"/>
          </w:rPr>
          <w:t xml:space="preserve">primeira é</w:t>
        </w:r>
      </w:ins>
      <w:r>
        <w:rPr>
          <w:rFonts w:eastAsia="DejaVu Serif"/>
          <w:color w:val="263238"/>
        </w:rPr>
        <w:t xml:space="preserve"> o </w:t>
      </w:r>
      <w:r>
        <w:rPr>
          <w:rFonts w:eastAsia="DejaVu Serif"/>
          <w:b/>
          <w:bCs/>
          <w:i/>
          <w:iCs/>
          <w:color w:val="263238"/>
        </w:rPr>
        <w:t xml:space="preserve">Chain-of-Thought</w:t>
      </w:r>
      <w:r>
        <w:rPr>
          <w:rFonts w:eastAsia="DejaVu Serif"/>
          <w:b/>
          <w:bCs/>
          <w:color w:val="263238"/>
        </w:rPr>
        <w:t xml:space="preserve"> (CoT)</w:t>
      </w:r>
      <w:r>
        <w:rPr>
          <w:rFonts w:eastAsia="DejaVu Serif"/>
          <w:color w:val="263238"/>
        </w:rPr>
        <w:t xml:space="preserve">, aqui tratado de forma prática como solicitação de premissas, critérios, dados ausentes, limitações e justificativas resumidas antes da recomendação. Essa técnica pode melhorar a organização da resposta, mas não torna o raciocínio automaticamente correto nem substitui validação técnica independente (WEI et al., 2022).</w:t>
      </w:r>
    </w:p>
    <w:p w14:paraId="77D5869B" w14:textId="77777777" w:rsidR="00921ADD" w:rsidRPr="006F14C5" w:rsidRDefault="007023C5">
      <w:r>
        <w:rPr>
          <w:rFonts w:eastAsia="DejaVu Serif"/>
          <w:color w:val="263238"/>
        </w:rPr>
        <w:t xml:space="preserve">A inclusão de instruções como "estruture a análise de forma verificável" ou "apresente premissas, critérios e limitações antes de concluir" pode melhorar a qualidade de respostas para problemas que envolvem múltiplas variáveis interdependentes, como a análise de impacto de uma mudança de escopo no cronograma crítico e no orçamento, ou a avaliação de alternativas de contratação em um projeto EPC</w:t>
      </w:r>
      <w:del w:id="9729" w:author="Revisão editorial" w:date="2026-10-25T12:00:00Z">
        <w:r>
          <w:rPr>
            <w:rFonts w:eastAsia="DejaVu Serif"/>
            <w:color w:val="263238"/>
          </w:rPr>
          <w:delText xml:space="preserve">, por exemplo</w:delText>
        </w:r>
      </w:del>
      <w:r>
        <w:rPr>
          <w:rFonts w:eastAsia="DejaVu Serif"/>
          <w:color w:val="263238"/>
        </w:rPr>
        <w:t xml:space="preserve">.</w:t>
      </w:r>
    </w:p>
    <w:p w14:paraId="5599D1CD" w14:textId="77777777" w:rsidR="00921ADD" w:rsidRPr="006F14C5" w:rsidRDefault="007023C5">
      <w:r>
        <w:rPr>
          <w:rFonts w:eastAsia="DejaVu Serif"/>
          <w:color w:val="263238"/>
        </w:rPr>
        <w:t>Em projetos, essa prática é especialmente importante porque decisões relacionadas a custo, prazo, riscos, contratos, licenciamento e segurança precisam ser rastreáveis e revisáveis por especialistas. O objetivo não é delegar o julgamento à IA, mas obter uma análise organizada que possa ser validada pelas áreas responsáveis.</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8DB4D02" w14:textId="77777777" w:rsidTr="00E36C14">
        <w:trPr>
          <w:cantSplit/>
          <w:tblHeader/>
        </w:trPr>
        <w:tc>
          <w:tcPr>
            <w:tcW w:w="8334" w:type="dxa"/>
            <w:shd w:val="clear" w:color="auto" w:fill="F3F4F6"/>
            <w:tcMar>
              <w:top w:w="80" w:type="dxa"/>
              <w:left w:w="120" w:type="dxa"/>
              <w:bottom w:w="80" w:type="dxa"/>
              <w:right w:w="120" w:type="dxa"/>
            </w:tcMar>
          </w:tcPr>
          <w:p w14:paraId="09129498" w14:textId="77777777" w:rsidR="00921ADD" w:rsidRPr="006F14C5" w:rsidRDefault="007023C5">
            <w:pPr>
              <w:pStyle w:val="SemEspaamento"/>
              <w:spacing w:after="20" w:line="204" w:lineRule="exact"/>
              <w:jc w:val="left"/>
              <w:rPr>
                <w:rFonts w:eastAsia="MS Mincho"/>
                <w:sz w:val="18"/>
                <w:szCs w:val="24"/>
                <w:lang w:val="pt-BR"/>
              </w:rPr>
            </w:pPr>
            <w:r>
              <w:rPr>
                <w:rFonts w:eastAsia="DejaVu Serif"/>
                <w:b/>
                <w:bCs/>
                <w:sz w:val="18"/>
                <w:szCs w:val="24"/>
                <w:lang w:val="pt-BR"/>
              </w:rPr>
              <w:t xml:space="preserve">Exemplo:</w:t>
            </w:r>
            <w:r>
              <w:rPr>
                <w:rFonts w:eastAsia="DejaVu Serif"/>
                <w:sz w:val="18"/>
                <w:szCs w:val="24"/>
                <w:lang w:val="pt-BR"/>
              </w:rPr>
              <w:t xml:space="preserve"> "Estruture a análise de forma verificável: uma mudança de escopo foi solicitada para adicionar um segundo trem de compressão à </w:t>
            </w:r>
            <w:del w:id="9730" w:author="Revisão editorial" w:date="2026-10-25T12:00:00Z">
              <w:r>
                <w:rPr>
                  <w:rFonts w:eastAsia="DejaVu Serif"/>
                  <w:sz w:val="18"/>
                  <w:szCs w:val="24"/>
                  <w:lang w:val="pt-BR"/>
                </w:rPr>
                <w:delText xml:space="preserve">UPGNs</w:delText>
              </w:r>
            </w:del>
            <w:ins w:id="9731" w:author="Revisão editorial" w:date="2026-10-25T12:00:00Z">
              <w:r>
                <w:rPr>
                  <w:rFonts w:eastAsia="DejaVu Serif"/>
                  <w:sz w:val="18"/>
                  <w:szCs w:val="24"/>
                  <w:lang w:val="pt-BR"/>
                </w:rPr>
                <w:t xml:space="preserve">UTGN</w:t>
              </w:r>
            </w:ins>
            <w:r>
              <w:rPr>
                <w:rFonts w:eastAsia="DejaVu Serif"/>
                <w:sz w:val="18"/>
                <w:szCs w:val="24"/>
                <w:lang w:val="pt-BR"/>
              </w:rPr>
              <w:t xml:space="preserve">.</w:t>
            </w:r>
          </w:p>
        </w:tc>
      </w:tr>
      <w:tr w:rsidR="00921ADD" w:rsidRPr="006F14C5" w14:paraId="4E9931BF" w14:textId="77777777" w:rsidTr="00E36C14">
        <w:trPr>
          <w:cantSplit/>
        </w:trPr>
        <w:tc>
          <w:tcPr>
            <w:tcW w:w="8334" w:type="dxa"/>
            <w:shd w:val="clear" w:color="auto" w:fill="F3F4F6"/>
            <w:tcMar>
              <w:top w:w="80" w:type="dxa"/>
              <w:left w:w="120" w:type="dxa"/>
              <w:bottom w:w="80" w:type="dxa"/>
              <w:right w:w="120" w:type="dxa"/>
            </w:tcMar>
          </w:tcPr>
          <w:p w14:paraId="00260BA4" w14:textId="77777777" w:rsidR="00921ADD" w:rsidRPr="006F14C5" w:rsidRDefault="007023C5" w:rsidP="00C36CDA">
            <w:pPr>
              <w:pStyle w:val="SemEspaamento"/>
              <w:numPr>
                <w:ilvl w:val="0"/>
                <w:numId w:val="12"/>
              </w:numPr>
              <w:spacing w:after="20" w:line="204" w:lineRule="exact"/>
              <w:ind w:left="447" w:hanging="283"/>
              <w:jc w:val="left"/>
              <w:rPr>
                <w:rFonts w:eastAsia="MS Mincho"/>
                <w:sz w:val="18"/>
                <w:szCs w:val="24"/>
                <w:lang w:val="pt-BR"/>
              </w:rPr>
            </w:pPr>
            <w:r>
              <w:rPr>
                <w:rFonts w:eastAsia="DejaVu Serif"/>
                <w:sz w:val="18"/>
                <w:szCs w:val="24"/>
                <w:lang w:val="pt-BR"/>
              </w:rPr>
              <w:t xml:space="preserve">Primeiro, identifique os pacotes de trabalho impactados na EAP. </w:t>
            </w:r>
          </w:p>
        </w:tc>
      </w:tr>
      <w:tr w:rsidR="00921ADD" w:rsidRPr="006F14C5" w14:paraId="02CCD9E3" w14:textId="77777777" w:rsidTr="00E36C14">
        <w:trPr>
          <w:cantSplit/>
        </w:trPr>
        <w:tc>
          <w:tcPr>
            <w:tcW w:w="8334" w:type="dxa"/>
            <w:shd w:val="clear" w:color="auto" w:fill="F3F4F6"/>
            <w:tcMar>
              <w:top w:w="80" w:type="dxa"/>
              <w:left w:w="120" w:type="dxa"/>
              <w:bottom w:w="80" w:type="dxa"/>
              <w:right w:w="120" w:type="dxa"/>
            </w:tcMar>
          </w:tcPr>
          <w:p w14:paraId="66165BCE" w14:textId="77777777" w:rsidR="00921ADD" w:rsidRPr="006F14C5" w:rsidRDefault="007023C5" w:rsidP="00C36CDA">
            <w:pPr>
              <w:pStyle w:val="SemEspaamento"/>
              <w:numPr>
                <w:ilvl w:val="0"/>
                <w:numId w:val="12"/>
              </w:numPr>
              <w:spacing w:after="20" w:line="204" w:lineRule="exact"/>
              <w:ind w:left="447" w:hanging="283"/>
              <w:jc w:val="left"/>
              <w:rPr>
                <w:rFonts w:eastAsia="MS Mincho"/>
                <w:sz w:val="18"/>
                <w:szCs w:val="24"/>
                <w:lang w:val="pt-BR"/>
              </w:rPr>
            </w:pPr>
            <w:r>
              <w:rPr>
                <w:rFonts w:eastAsia="DejaVu Serif"/>
                <w:sz w:val="18"/>
                <w:szCs w:val="24"/>
                <w:lang w:val="pt-BR"/>
              </w:rPr>
              <w:t>Segundo, estime o impacto no cronograma crítico.</w:t>
            </w:r>
          </w:p>
        </w:tc>
      </w:tr>
      <w:tr w:rsidR="00921ADD" w:rsidRPr="006F14C5" w14:paraId="3FF19024" w14:textId="77777777" w:rsidTr="00E36C14">
        <w:trPr>
          <w:cantSplit/>
        </w:trPr>
        <w:tc>
          <w:tcPr>
            <w:tcW w:w="8334" w:type="dxa"/>
            <w:shd w:val="clear" w:color="auto" w:fill="F3F4F6"/>
            <w:tcMar>
              <w:top w:w="80" w:type="dxa"/>
              <w:left w:w="120" w:type="dxa"/>
              <w:bottom w:w="80" w:type="dxa"/>
              <w:right w:w="120" w:type="dxa"/>
            </w:tcMar>
          </w:tcPr>
          <w:p w14:paraId="07CF8A19" w14:textId="77777777" w:rsidR="00921ADD" w:rsidRPr="006F14C5" w:rsidRDefault="007023C5" w:rsidP="00C36CDA">
            <w:pPr>
              <w:pStyle w:val="SemEspaamento"/>
              <w:numPr>
                <w:ilvl w:val="0"/>
                <w:numId w:val="12"/>
              </w:numPr>
              <w:spacing w:after="20" w:line="204" w:lineRule="exact"/>
              <w:ind w:left="447" w:hanging="283"/>
              <w:jc w:val="left"/>
              <w:rPr>
                <w:rFonts w:eastAsia="MS Mincho"/>
                <w:sz w:val="18"/>
                <w:szCs w:val="24"/>
                <w:lang w:val="pt-BR"/>
              </w:rPr>
            </w:pPr>
            <w:r>
              <w:rPr>
                <w:rFonts w:eastAsia="DejaVu Serif"/>
                <w:sz w:val="18"/>
                <w:szCs w:val="24"/>
                <w:lang w:val="pt-BR"/>
              </w:rPr>
              <w:t>Terceiro, estime o impacto no CAPEX com base nas premissas de custo unitário fornecidas.</w:t>
            </w:r>
          </w:p>
        </w:tc>
      </w:tr>
      <w:tr w:rsidR="00921ADD" w:rsidRPr="006F14C5" w14:paraId="201878E4" w14:textId="77777777" w:rsidTr="00E36C14">
        <w:trPr>
          <w:cantSplit/>
        </w:trPr>
        <w:tc>
          <w:tcPr>
            <w:tcW w:w="8334" w:type="dxa"/>
            <w:shd w:val="clear" w:color="auto" w:fill="F3F4F6"/>
            <w:tcMar>
              <w:top w:w="80" w:type="dxa"/>
              <w:left w:w="120" w:type="dxa"/>
              <w:bottom w:w="80" w:type="dxa"/>
              <w:right w:w="120" w:type="dxa"/>
            </w:tcMar>
          </w:tcPr>
          <w:p w14:paraId="3133823F" w14:textId="77777777" w:rsidR="00921ADD" w:rsidRPr="006F14C5" w:rsidRDefault="007023C5" w:rsidP="00C36CDA">
            <w:pPr>
              <w:pStyle w:val="SemEspaamento"/>
              <w:numPr>
                <w:ilvl w:val="0"/>
                <w:numId w:val="12"/>
              </w:numPr>
              <w:spacing w:after="20" w:line="204" w:lineRule="exact"/>
              <w:ind w:left="447" w:hanging="283"/>
              <w:jc w:val="left"/>
              <w:rPr>
                <w:rFonts w:eastAsia="MS Mincho"/>
                <w:sz w:val="18"/>
                <w:szCs w:val="24"/>
                <w:lang w:val="pt-BR"/>
              </w:rPr>
            </w:pPr>
            <w:r>
              <w:rPr>
                <w:rFonts w:eastAsia="DejaVu Serif"/>
                <w:sz w:val="18"/>
                <w:szCs w:val="24"/>
                <w:lang w:val="pt-BR"/>
              </w:rPr>
              <w:t>Quarto, avalie o impacto nos riscos já registrados.</w:t>
            </w:r>
          </w:p>
        </w:tc>
      </w:tr>
      <w:tr w:rsidR="00921ADD" w:rsidRPr="006F14C5" w14:paraId="3C62BA30" w14:textId="77777777" w:rsidTr="00E36C14">
        <w:trPr>
          <w:cantSplit/>
        </w:trPr>
        <w:tc>
          <w:tcPr>
            <w:tcW w:w="8334" w:type="dxa"/>
            <w:shd w:val="clear" w:color="auto" w:fill="F3F4F6"/>
            <w:tcMar>
              <w:top w:w="80" w:type="dxa"/>
              <w:left w:w="120" w:type="dxa"/>
              <w:bottom w:w="80" w:type="dxa"/>
              <w:right w:w="120" w:type="dxa"/>
            </w:tcMar>
          </w:tcPr>
          <w:p w14:paraId="65E279AC"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Por fim, elabore uma recomendação fundamentada para o Comitê de Mudanças." </w:t>
            </w:r>
          </w:p>
        </w:tc>
      </w:tr>
    </w:tbl>
    <w:p w14:paraId="328DA332" w14:textId="77777777" w:rsidR="00921ADD" w:rsidRPr="006F14C5" w:rsidRDefault="00921ADD"/>
    <w:p w14:paraId="7EBA943F" w14:textId="77777777" w:rsidR="00921ADD" w:rsidRPr="006F14C5" w:rsidRDefault="007023C5">
      <w:r>
        <w:rPr>
          <w:rFonts w:eastAsia="DejaVu Serif"/>
          <w:color w:val="263238"/>
        </w:rPr>
        <w:lastRenderedPageBreak/>
        <w:t>Solicite que a IA apresente premissas, critérios de análise, etapas resumidas, limitações e justificativas verificáveis, em vez de apenas entregar uma conclusão final.</w:t>
      </w:r>
    </w:p>
    <w:p w14:paraId="56D621FB" w14:textId="77777777" w:rsidR="00921ADD" w:rsidRPr="006F14C5" w:rsidRDefault="007023C5">
      <w:r>
        <w:rPr>
          <w:rFonts w:eastAsia="DejaVu Serif"/>
          <w:color w:val="263238"/>
        </w:rPr>
        <w:t>Ao explicitar premissas, critérios e limitações, a resposta torna-se mais auditável e mais adequada à validação pelo gestor.</w:t>
      </w:r>
    </w:p>
    <w:p w14:paraId="6FE28601" w14:textId="77777777" w:rsidR="00921ADD" w:rsidRPr="006F14C5" w:rsidRDefault="007023C5">
      <w:r>
        <w:rPr>
          <w:rFonts w:eastAsia="DejaVu Serif"/>
          <w:color w:val="263238"/>
        </w:rPr>
        <w:t xml:space="preserve">O </w:t>
      </w:r>
      <w:r>
        <w:rPr>
          <w:rFonts w:eastAsia="DejaVu Serif"/>
          <w:b/>
          <w:bCs/>
          <w:i/>
          <w:iCs/>
          <w:color w:val="263238"/>
        </w:rPr>
        <w:t>Tree-of-Thought</w:t>
      </w:r>
      <w:r>
        <w:rPr>
          <w:rFonts w:eastAsia="DejaVu Serif"/>
          <w:b/>
          <w:bCs/>
          <w:color w:val="263238"/>
        </w:rPr>
        <w:t xml:space="preserve"> (ToT)</w:t>
      </w:r>
      <w:r>
        <w:rPr>
          <w:rFonts w:eastAsia="DejaVu Serif"/>
          <w:color w:val="263238"/>
        </w:rPr>
        <w:t xml:space="preserve"> estende o CoT ao explorar múltiplos caminhos de raciocínio em paralelo, avaliando e selecionando o mais robusto antes de apresentar a conclusão (YAO et al., 2023b). </w:t>
      </w:r>
    </w:p>
    <w:p w14:paraId="603BBCD0" w14:textId="77777777" w:rsidR="00921ADD" w:rsidRPr="006F14C5" w:rsidRDefault="007023C5">
      <w:r>
        <w:rPr>
          <w:rFonts w:eastAsia="DejaVu Serif"/>
          <w:color w:val="263238"/>
        </w:rPr>
        <w:t xml:space="preserve">Em vez de seguir uma única linha de raciocínio sequencial, o modelo gera ramificações alternativas (análogo a uma árvore de decisão) e avalia cada ramo antes de convergir para a resposta final. </w:t>
      </w:r>
    </w:p>
    <w:p w14:paraId="6EC7597E" w14:textId="77777777" w:rsidR="00921ADD" w:rsidRPr="006F14C5" w:rsidRDefault="007023C5">
      <w:r>
        <w:rPr>
          <w:rFonts w:eastAsia="DejaVu Serif"/>
          <w:color w:val="263238"/>
        </w:rPr>
        <w:t xml:space="preserve">Em gestão de projetos, o ToT é adequado para decisões de alta complexidade e alto impacto, como a seleção de estratégia de contratação (EPC vs. EPCM vs. pacotes separados) ou a avaliação de alternativas de rota de pipeline, </w:t>
      </w:r>
      <w:del w:id="9732" w:author="Revisão editorial" w:date="2026-10-25T12:00:00Z">
        <w:r>
          <w:rPr>
            <w:rFonts w:eastAsia="DejaVu Serif"/>
            <w:color w:val="263238"/>
          </w:rPr>
          <w:delText xml:space="preserve">onde</w:delText>
        </w:r>
      </w:del>
      <w:ins w:id="9733" w:author="Revisão editorial" w:date="2026-10-25T12:00:00Z">
        <w:r>
          <w:rPr>
            <w:rFonts w:eastAsia="DejaVu Serif"/>
            <w:color w:val="263238"/>
          </w:rPr>
          <w:t xml:space="preserve">em que</w:t>
        </w:r>
      </w:ins>
      <w:r>
        <w:rPr>
          <w:rFonts w:eastAsia="DejaVu Serif"/>
          <w:color w:val="263238"/>
        </w:rPr>
        <w:t xml:space="preserve"> múltiplos critérios técnicos, regulatórios e econômicos precisam ser ponderados simultaneamente.</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3BFA2E16" w14:textId="77777777" w:rsidTr="00CE54D6">
        <w:trPr>
          <w:cantSplit/>
          <w:tblHeader/>
        </w:trPr>
        <w:tc>
          <w:tcPr>
            <w:tcW w:w="8334" w:type="dxa"/>
            <w:shd w:val="clear" w:color="auto" w:fill="F3F4F6"/>
            <w:tcMar>
              <w:top w:w="80" w:type="dxa"/>
              <w:left w:w="120" w:type="dxa"/>
              <w:bottom w:w="80" w:type="dxa"/>
              <w:right w:w="120" w:type="dxa"/>
            </w:tcMar>
          </w:tcPr>
          <w:p w14:paraId="70C1201F"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b/>
                <w:bCs/>
                <w:color w:val="auto"/>
                <w:sz w:val="18"/>
                <w:szCs w:val="24"/>
                <w:lang w:val="pt-BR"/>
              </w:rPr>
              <w:t>Exemplo:</w:t>
            </w:r>
            <w:r>
              <w:rPr>
                <w:rFonts w:eastAsia="DejaVu Serif"/>
                <w:color w:val="auto"/>
                <w:sz w:val="18"/>
                <w:szCs w:val="24"/>
                <w:lang w:val="pt-BR"/>
              </w:rPr>
              <w:t xml:space="preserve"> "Avalie três estratégias alternativas de contratação para o projeto de expansão da refinaria: </w:t>
            </w:r>
          </w:p>
        </w:tc>
      </w:tr>
      <w:tr w:rsidR="00921ADD" w:rsidRPr="006F14C5" w14:paraId="7398C44A" w14:textId="77777777" w:rsidTr="00CE54D6">
        <w:trPr>
          <w:cantSplit/>
        </w:trPr>
        <w:tc>
          <w:tcPr>
            <w:tcW w:w="8334" w:type="dxa"/>
            <w:shd w:val="clear" w:color="auto" w:fill="F3F4F6"/>
            <w:tcMar>
              <w:top w:w="80" w:type="dxa"/>
              <w:left w:w="120" w:type="dxa"/>
              <w:bottom w:w="80" w:type="dxa"/>
              <w:right w:w="120" w:type="dxa"/>
            </w:tcMar>
          </w:tcPr>
          <w:p w14:paraId="07C6E055"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(A) contrato EPC </w:t>
            </w:r>
            <w:r>
              <w:rPr>
                <w:rFonts w:eastAsia="DejaVu Serif"/>
                <w:i/>
                <w:iCs/>
                <w:color w:val="auto"/>
                <w:sz w:val="18"/>
                <w:szCs w:val="24"/>
                <w:lang w:val="pt-BR"/>
              </w:rPr>
              <w:t xml:space="preserve">lump sum</w:t>
            </w:r>
            <w:r>
              <w:rPr>
                <w:rFonts w:eastAsia="DejaVu Serif"/>
                <w:color w:val="auto"/>
                <w:sz w:val="18"/>
                <w:szCs w:val="24"/>
                <w:lang w:val="pt-BR"/>
              </w:rPr>
              <w:t>;</w:t>
            </w:r>
          </w:p>
        </w:tc>
      </w:tr>
      <w:tr w:rsidR="00921ADD" w:rsidRPr="006F14C5" w14:paraId="4B3FBB00" w14:textId="77777777" w:rsidTr="00CE54D6">
        <w:trPr>
          <w:cantSplit/>
        </w:trPr>
        <w:tc>
          <w:tcPr>
            <w:tcW w:w="8334" w:type="dxa"/>
            <w:shd w:val="clear" w:color="auto" w:fill="F3F4F6"/>
            <w:tcMar>
              <w:top w:w="80" w:type="dxa"/>
              <w:left w:w="120" w:type="dxa"/>
              <w:bottom w:w="80" w:type="dxa"/>
              <w:right w:w="120" w:type="dxa"/>
            </w:tcMar>
          </w:tcPr>
          <w:p w14:paraId="46AF398D"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(B) contrato EPCM por administração</w:t>
            </w:r>
            <w:del w:id="9734" w:author="Revisão editorial" w:date="2026-10-25T12:00:00Z">
              <w:r>
                <w:rPr>
                  <w:rFonts w:eastAsia="DejaVu Serif"/>
                  <w:color w:val="auto"/>
                  <w:sz w:val="18"/>
                  <w:szCs w:val="24"/>
                  <w:lang w:val="pt-BR"/>
                </w:rPr>
                <w:delText xml:space="preserve">,</w:delText>
              </w:r>
            </w:del>
            <w:ins w:id="9735" w:author="Revisão editorial" w:date="2026-10-25T12:00:00Z">
              <w:r>
                <w:rPr>
                  <w:rFonts w:eastAsia="DejaVu Serif"/>
                  <w:color w:val="auto"/>
                  <w:sz w:val="18"/>
                  <w:szCs w:val="24"/>
                  <w:lang w:val="pt-BR"/>
                </w:rPr>
                <w:t xml:space="preserve">;</w:t>
              </w:r>
            </w:ins>
            <w:r>
              <w:rPr>
                <w:rFonts w:eastAsia="DejaVu Serif"/>
                <w:color w:val="auto"/>
                <w:sz w:val="18"/>
                <w:szCs w:val="24"/>
                <w:lang w:val="pt-BR"/>
              </w:rPr>
              <w:t xml:space="preserve"> e</w:t>
            </w:r>
            <w:del w:id="9736" w:author="Revisão editorial" w:date="2026-10-25T12:00:00Z">
              <w:r>
                <w:rPr>
                  <w:rFonts w:eastAsia="DejaVu Serif"/>
                  <w:color w:val="auto"/>
                  <w:sz w:val="18"/>
                  <w:szCs w:val="24"/>
                  <w:lang w:val="pt-BR"/>
                </w:rPr>
                <w:delText xml:space="preserve">;</w:delText>
              </w:r>
            </w:del>
          </w:p>
        </w:tc>
      </w:tr>
      <w:tr w:rsidR="00921ADD" w:rsidRPr="006F14C5" w14:paraId="7FE9FD78" w14:textId="77777777" w:rsidTr="00CE54D6">
        <w:trPr>
          <w:cantSplit/>
        </w:trPr>
        <w:tc>
          <w:tcPr>
            <w:tcW w:w="8334" w:type="dxa"/>
            <w:shd w:val="clear" w:color="auto" w:fill="F3F4F6"/>
            <w:tcMar>
              <w:top w:w="80" w:type="dxa"/>
              <w:left w:w="120" w:type="dxa"/>
              <w:bottom w:w="80" w:type="dxa"/>
              <w:right w:w="120" w:type="dxa"/>
            </w:tcMar>
          </w:tcPr>
          <w:p w14:paraId="66F5D49A"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(C) pacotes separados de engenharia, suprimento e construção. </w:t>
            </w:r>
          </w:p>
        </w:tc>
      </w:tr>
      <w:tr w:rsidR="00921ADD" w:rsidRPr="006F14C5" w14:paraId="00E44FCA" w14:textId="77777777" w:rsidTr="00CE54D6">
        <w:trPr>
          <w:cantSplit/>
        </w:trPr>
        <w:tc>
          <w:tcPr>
            <w:tcW w:w="8334" w:type="dxa"/>
            <w:shd w:val="clear" w:color="auto" w:fill="F3F4F6"/>
            <w:tcMar>
              <w:top w:w="80" w:type="dxa"/>
              <w:left w:w="120" w:type="dxa"/>
              <w:bottom w:w="80" w:type="dxa"/>
              <w:right w:w="120" w:type="dxa"/>
            </w:tcMar>
          </w:tcPr>
          <w:p w14:paraId="4EADE984"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Para cada alternativa, desenvolva o raciocínio considerando: alocação de risco entre contratante e contratada, impacto no cronograma, flexibilidade para mudanças de escopo e exposição ao CAPEX. </w:t>
            </w:r>
          </w:p>
        </w:tc>
      </w:tr>
      <w:tr w:rsidR="00921ADD" w:rsidRPr="006F14C5" w14:paraId="0ACAA425" w14:textId="77777777" w:rsidTr="00CE54D6">
        <w:trPr>
          <w:cantSplit/>
        </w:trPr>
        <w:tc>
          <w:tcPr>
            <w:tcW w:w="8334" w:type="dxa"/>
            <w:shd w:val="clear" w:color="auto" w:fill="F3F4F6"/>
            <w:tcMar>
              <w:top w:w="80" w:type="dxa"/>
              <w:left w:w="120" w:type="dxa"/>
              <w:bottom w:w="80" w:type="dxa"/>
              <w:right w:w="120" w:type="dxa"/>
            </w:tcMar>
          </w:tcPr>
          <w:p w14:paraId="51D59BE6"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Ao final, selecione a alternativa mais adequada ao perfil de risco do projeto e justifique." </w:t>
            </w:r>
          </w:p>
        </w:tc>
      </w:tr>
    </w:tbl>
    <w:p w14:paraId="1B07D95D" w14:textId="77777777" w:rsidR="00921ADD" w:rsidRPr="006F14C5" w:rsidRDefault="00921ADD"/>
    <w:p w14:paraId="172A87EC" w14:textId="77777777" w:rsidR="00921ADD" w:rsidRPr="006F14C5" w:rsidRDefault="007023C5">
      <w:r>
        <w:rPr>
          <w:rFonts w:eastAsia="DejaVu Serif"/>
          <w:color w:val="263238"/>
        </w:rPr>
        <w:t xml:space="preserve">Por fim, o </w:t>
      </w:r>
      <w:r>
        <w:rPr>
          <w:rFonts w:eastAsia="DejaVu Serif"/>
          <w:b/>
          <w:bCs/>
          <w:i/>
          <w:iCs/>
          <w:color w:val="263238"/>
        </w:rPr>
        <w:t>Self-Consistency</w:t>
      </w:r>
      <w:r>
        <w:rPr>
          <w:rFonts w:eastAsia="DejaVu Serif"/>
          <w:color w:val="263238"/>
        </w:rPr>
        <w:t xml:space="preserve"> complementa o CoT ao solicitar ao modelo que gere múltiplas soluções independentes para o mesmo problema e, em seguida, identifique a resposta mais consistente entre elas, uma forma de votação por maioria entre raciocínios paralelos. </w:t>
      </w:r>
    </w:p>
    <w:p w14:paraId="55AD38FB" w14:textId="77777777" w:rsidR="00921ADD" w:rsidRPr="006F14C5" w:rsidRDefault="007023C5">
      <w:r>
        <w:rPr>
          <w:rFonts w:eastAsia="DejaVu Serif"/>
          <w:color w:val="263238"/>
        </w:rPr>
        <w:t xml:space="preserve">A técnica é especialmente eficaz para estimativas e análises quantitativas </w:t>
      </w:r>
      <w:del w:id="9737" w:author="Revisão editorial" w:date="2026-10-25T12:00:00Z">
        <w:r>
          <w:rPr>
            <w:rFonts w:eastAsia="DejaVu Serif"/>
            <w:color w:val="263238"/>
          </w:rPr>
          <w:delText xml:space="preserve">onde</w:delText>
        </w:r>
      </w:del>
      <w:ins w:id="9738" w:author="Revisão editorial" w:date="2026-10-25T12:00:00Z">
        <w:r>
          <w:rPr>
            <w:rFonts w:eastAsia="DejaVu Serif"/>
            <w:color w:val="263238"/>
          </w:rPr>
          <w:t xml:space="preserve">em que</w:t>
        </w:r>
      </w:ins>
      <w:r>
        <w:rPr>
          <w:rFonts w:eastAsia="DejaVu Serif"/>
          <w:color w:val="263238"/>
        </w:rPr>
        <w:t xml:space="preserve"> a variabilidade da resposta é um indicador de incerteza: se o modelo gera respostas muito divergentes para a mesma pergunta sobre o impacto de um risco no orçamento, por exemplo, isso sinaliza que o problema está subcaracterizado e requer mais contexto ou dados antes de uma decisão.</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C7C6749" w14:textId="77777777" w:rsidTr="00235C0D">
        <w:trPr>
          <w:cantSplit/>
          <w:tblHeader/>
        </w:trPr>
        <w:tc>
          <w:tcPr>
            <w:tcW w:w="8334" w:type="dxa"/>
            <w:shd w:val="clear" w:color="auto" w:fill="F3F4F6"/>
            <w:tcMar>
              <w:top w:w="80" w:type="dxa"/>
              <w:left w:w="120" w:type="dxa"/>
              <w:bottom w:w="80" w:type="dxa"/>
              <w:right w:w="120" w:type="dxa"/>
            </w:tcMar>
          </w:tcPr>
          <w:p w14:paraId="716FE3A0" w14:textId="77777777" w:rsidR="00921ADD" w:rsidRPr="006F14C5" w:rsidRDefault="007023C5">
            <w:pPr>
              <w:pStyle w:val="SemEspaamento"/>
              <w:spacing w:after="20" w:line="204" w:lineRule="exact"/>
              <w:jc w:val="left"/>
              <w:rPr>
                <w:rFonts w:eastAsia="MS Mincho"/>
                <w:sz w:val="18"/>
                <w:szCs w:val="24"/>
                <w:lang w:val="pt-BR"/>
              </w:rPr>
            </w:pPr>
            <w:r>
              <w:rPr>
                <w:rFonts w:eastAsia="DejaVu Serif"/>
                <w:b/>
                <w:bCs/>
                <w:sz w:val="18"/>
                <w:szCs w:val="24"/>
                <w:lang w:val="pt-BR"/>
              </w:rPr>
              <w:lastRenderedPageBreak/>
              <w:t>Exemplo:</w:t>
            </w:r>
            <w:r>
              <w:rPr>
                <w:rFonts w:eastAsia="DejaVu Serif"/>
                <w:sz w:val="18"/>
                <w:szCs w:val="24"/>
                <w:lang w:val="pt-BR"/>
              </w:rPr>
              <w:t xml:space="preserve"> "Estime de três formas independentes o impacto no CAPEX de um atraso de 45 dias no recebimento do módulo de separação primária: </w:t>
            </w:r>
          </w:p>
        </w:tc>
      </w:tr>
      <w:tr w:rsidR="00921ADD" w:rsidRPr="006F14C5" w14:paraId="5C07FE6C" w14:textId="77777777" w:rsidTr="00235C0D">
        <w:trPr>
          <w:cantSplit/>
        </w:trPr>
        <w:tc>
          <w:tcPr>
            <w:tcW w:w="8334" w:type="dxa"/>
            <w:shd w:val="clear" w:color="auto" w:fill="F3F4F6"/>
            <w:tcMar>
              <w:top w:w="80" w:type="dxa"/>
              <w:left w:w="120" w:type="dxa"/>
              <w:bottom w:w="80" w:type="dxa"/>
              <w:right w:w="120" w:type="dxa"/>
            </w:tcMar>
          </w:tcPr>
          <w:p w14:paraId="7B934697"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(1) com base no custo diário de mobilização da equipe de construção;</w:t>
            </w:r>
          </w:p>
        </w:tc>
      </w:tr>
      <w:tr w:rsidR="00921ADD" w:rsidRPr="006F14C5" w14:paraId="716A7ECB" w14:textId="77777777" w:rsidTr="00235C0D">
        <w:trPr>
          <w:cantSplit/>
        </w:trPr>
        <w:tc>
          <w:tcPr>
            <w:tcW w:w="8334" w:type="dxa"/>
            <w:shd w:val="clear" w:color="auto" w:fill="F3F4F6"/>
            <w:tcMar>
              <w:top w:w="80" w:type="dxa"/>
              <w:left w:w="120" w:type="dxa"/>
              <w:bottom w:w="80" w:type="dxa"/>
              <w:right w:w="120" w:type="dxa"/>
            </w:tcMar>
          </w:tcPr>
          <w:p w14:paraId="39B860E8"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(2) com base no custo de oportunidade de produção diferida;</w:t>
            </w:r>
          </w:p>
        </w:tc>
      </w:tr>
      <w:tr w:rsidR="00921ADD" w:rsidRPr="006F14C5" w14:paraId="16292F4F" w14:textId="77777777" w:rsidTr="00235C0D">
        <w:trPr>
          <w:cantSplit/>
        </w:trPr>
        <w:tc>
          <w:tcPr>
            <w:tcW w:w="8334" w:type="dxa"/>
            <w:shd w:val="clear" w:color="auto" w:fill="F3F4F6"/>
            <w:tcMar>
              <w:top w:w="80" w:type="dxa"/>
              <w:left w:w="120" w:type="dxa"/>
              <w:bottom w:w="80" w:type="dxa"/>
              <w:right w:w="120" w:type="dxa"/>
            </w:tcMar>
          </w:tcPr>
          <w:p w14:paraId="1D8F1BC6"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(3) com base em projetos similares de FPSO com atrasos de LLI documentados. </w:t>
            </w:r>
          </w:p>
        </w:tc>
      </w:tr>
      <w:tr w:rsidR="00921ADD" w:rsidRPr="006F14C5" w14:paraId="7651BB37" w14:textId="77777777" w:rsidTr="00235C0D">
        <w:trPr>
          <w:cantSplit/>
        </w:trPr>
        <w:tc>
          <w:tcPr>
            <w:tcW w:w="8334" w:type="dxa"/>
            <w:shd w:val="clear" w:color="auto" w:fill="F3F4F6"/>
            <w:tcMar>
              <w:top w:w="80" w:type="dxa"/>
              <w:left w:w="120" w:type="dxa"/>
              <w:bottom w:w="80" w:type="dxa"/>
              <w:right w:w="120" w:type="dxa"/>
            </w:tcMar>
          </w:tcPr>
          <w:p w14:paraId="45089BE7"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Compare as três estimativas e indique uma faixa de sensibilidade do impacto total, explicitando premissas, limitações e dados necessários para uma análise probabilística formal." </w:t>
            </w:r>
          </w:p>
        </w:tc>
      </w:tr>
    </w:tbl>
    <w:p w14:paraId="38882611" w14:textId="77777777" w:rsidR="00921ADD" w:rsidRPr="006F14C5" w:rsidRDefault="00921ADD"/>
    <w:p w14:paraId="5A292208" w14:textId="77777777" w:rsidR="00921ADD" w:rsidRPr="006F14C5" w:rsidRDefault="007023C5">
      <w:r>
        <w:rPr>
          <w:rFonts w:eastAsia="DejaVu Serif"/>
          <w:color w:val="263238"/>
        </w:rPr>
        <w:t xml:space="preserve">Se as três estimativas convergirem, o gestor passa a ter um indício exploratório de maior consistência; se divergirem significativamente, o problema provavelmente está subcaracterizado e requer dados adicionais antes de qualquer comprometimento de CAPEX. Em ambos os casos, a análise não substitui estimativa formal, análise probabilística e validação por especialistas.</w:t>
      </w:r>
    </w:p>
    <w:p w14:paraId="35A09F8F" w14:textId="0830CCB1" w:rsidR="003C694F" w:rsidRDefault="00AC0ECA">
      <w:pPr>
        <w:rPr>
          <w:rFonts w:eastAsia="DejaVu Serif"/>
          <w:color w:val="263238"/>
        </w:rPr>
      </w:pPr>
      <w:r>
        <w:rPr>
          <w:rFonts w:eastAsia="DejaVu Serif"/>
          <w:color w:val="263238"/>
        </w:rPr>
        <w:t xml:space="preserve">Entre as </w:t>
      </w:r>
      <w:r>
        <w:rPr>
          <w:rFonts w:eastAsia="DejaVu Serif"/>
          <w:b/>
          <w:bCs/>
          <w:color w:val="263238"/>
        </w:rPr>
        <w:t xml:space="preserve">Técnicas Avançadas</w:t>
      </w:r>
      <w:r>
        <w:rPr>
          <w:rFonts w:eastAsia="DejaVu Serif"/>
          <w:color w:val="263238"/>
        </w:rPr>
        <w:t xml:space="preserve">,</w:t>
      </w:r>
      <w:r>
        <w:rPr>
          <w:rFonts w:eastAsia="DejaVu Serif"/>
          <w:b/>
          <w:bCs/>
          <w:color w:val="263238"/>
        </w:rPr>
        <w:t xml:space="preserve"> </w:t>
      </w:r>
      <w:r>
        <w:rPr>
          <w:rFonts w:eastAsia="DejaVu Serif"/>
          <w:color w:val="263238"/>
        </w:rPr>
        <w:t xml:space="preserve">destaca-se o</w:t>
      </w:r>
      <w:r>
        <w:rPr>
          <w:rFonts w:eastAsia="DejaVu Serif"/>
          <w:b/>
          <w:bCs/>
          <w:color w:val="263238"/>
        </w:rPr>
        <w:t xml:space="preserve"> </w:t>
      </w:r>
      <w:r>
        <w:rPr>
          <w:rFonts w:eastAsia="DejaVu Serif"/>
          <w:b/>
          <w:bCs/>
          <w:i/>
          <w:iCs/>
          <w:color w:val="263238"/>
        </w:rPr>
        <w:t xml:space="preserve">Prompt Chaining</w:t>
      </w:r>
      <w:ins w:id="9739" w:author="Revisão editorial" w:date="2026-10-25T12:00:00Z">
        <w:r>
          <w:rPr>
            <w:rFonts w:eastAsia="DejaVu Serif"/>
            <w:b/>
            <w:bCs/>
            <w:i/>
            <w:iCs/>
            <w:color w:val="263238"/>
          </w:rPr>
          <w:t xml:space="preserve">,</w:t>
        </w:r>
      </w:ins>
      <w:r>
        <w:rPr>
          <w:rFonts w:eastAsia="DejaVu Serif"/>
          <w:color w:val="263238"/>
        </w:rPr>
        <w:t xml:space="preserve"> que divide tarefas de alta complexidade em etapas sequenciais, </w:t>
      </w:r>
      <w:del w:id="9740" w:author="Revisão editorial" w:date="2026-10-25T12:00:00Z">
        <w:r>
          <w:rPr>
            <w:rFonts w:eastAsia="DejaVu Serif"/>
            <w:color w:val="263238"/>
          </w:rPr>
          <w:delText xml:space="preserve">em</w:delText>
        </w:r>
      </w:del>
      <w:ins w:id="9741" w:author="Revisão editorial" w:date="2026-10-25T12:00:00Z">
        <w:r>
          <w:rPr>
            <w:rFonts w:eastAsia="DejaVu Serif"/>
            <w:color w:val="263238"/>
          </w:rPr>
          <w:t xml:space="preserve">nas</w:t>
        </w:r>
      </w:ins>
      <w:r>
        <w:rPr>
          <w:rFonts w:eastAsia="DejaVu Serif"/>
          <w:color w:val="263238"/>
        </w:rPr>
        <w:t xml:space="preserve"> </w:t>
      </w:r>
      <w:del w:id="9742" w:author="Revisão editorial" w:date="2026-10-25T12:00:00Z">
        <w:r>
          <w:rPr>
            <w:rFonts w:eastAsia="DejaVu Serif"/>
            <w:color w:val="263238"/>
          </w:rPr>
          <w:delText xml:space="preserve">que</w:delText>
        </w:r>
      </w:del>
      <w:ins w:id="9743" w:author="Revisão editorial" w:date="2026-10-25T12:00:00Z">
        <w:r>
          <w:rPr>
            <w:rFonts w:eastAsia="DejaVu Serif"/>
            <w:color w:val="263238"/>
          </w:rPr>
          <w:t xml:space="preserve">quais</w:t>
        </w:r>
      </w:ins>
      <w:r>
        <w:rPr>
          <w:rFonts w:eastAsia="DejaVu Serif"/>
          <w:color w:val="263238"/>
        </w:rPr>
        <w:t xml:space="preserve"> a saída de cada prompt alimenta a entrada do seguinte (SCHULHOFF et al., 2024). </w:t>
      </w:r>
    </w:p>
    <w:p w14:paraId="0C8E1242" w14:textId="31D0E2FC" w:rsidR="00921ADD" w:rsidRPr="006F14C5" w:rsidRDefault="007023C5">
      <w:r>
        <w:rPr>
          <w:rFonts w:eastAsia="DejaVu Serif"/>
          <w:color w:val="263238"/>
        </w:rPr>
        <w:t xml:space="preserve">Para a elaboração de um Plano de Execução do Projeto (PEP) completo, por exemplo, tentar resolver tudo em um único prompt geralmente resulta em perda de qualidade e profundidade. </w:t>
      </w:r>
    </w:p>
    <w:p w14:paraId="415F2F17" w14:textId="77777777" w:rsidR="00921ADD" w:rsidRPr="006F14C5" w:rsidRDefault="007023C5">
      <w:r>
        <w:rPr>
          <w:rFonts w:eastAsia="DejaVu Serif"/>
          <w:color w:val="263238"/>
        </w:rPr>
        <w:t xml:space="preserve">A abordagem encadeada estrutura o processo em fases: o primeiro prompt gera a estrutura e o índice do PEP; após revisão e aprovação humana, o segundo prompt elabora a seção de Estratégia de Contratação com base na estrutura aprovada; o terceiro desenvolve o Plano de Gerenciamento de Riscos; e assim sucessivamente. </w:t>
      </w:r>
    </w:p>
    <w:p w14:paraId="7B9E5946" w14:textId="77777777" w:rsidR="00921ADD" w:rsidRPr="006F14C5" w:rsidRDefault="007023C5">
      <w:r>
        <w:rPr>
          <w:rFonts w:eastAsia="DejaVu Serif"/>
          <w:color w:val="263238"/>
        </w:rPr>
        <w:t>Cada elo da cadeia é revisado pelo gestor antes de avançar, mantendo o controle humano sobre a qualidade e a aderência ao escopo do projeto.</w:t>
      </w:r>
    </w:p>
    <w:p w14:paraId="04D3BD0E"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Exemplo:</w:t>
      </w:r>
      <w:r>
        <w:rPr>
          <w:rFonts w:eastAsia="DejaVu Serif"/>
          <w:color w:val="263238"/>
        </w:rPr>
        <w:t xml:space="preserve"> [Cenário hipotético] A Petro Energia S.A. está na fase FEL 3 de um projeto de construção de uma Unidade de Tratamento de Gás Natural (UTGN) no interior do Amazonas, com CAPEX estimado em R$ 1,2 bilhão e prazo de execução de 36 meses. </w:t>
      </w:r>
    </w:p>
    <w:p w14:paraId="4A0887D8"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Gerente de Projetos precisa elaborar o Plano de Execução do Projeto (PEP) completo para submissão ao Comitê de Investimentos em 15 dias. </w:t>
      </w:r>
    </w:p>
    <w:p w14:paraId="4450476E"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A equipe de engenharia está sobrecarregada com a finalização da Engenharia Básica</w:t>
      </w:r>
      <w:del w:id="9744" w:author="Revisão editorial" w:date="2026-10-25T12:00:00Z">
        <w:r>
          <w:rPr>
            <w:rFonts w:eastAsia="DejaVu Serif"/>
            <w:color w:val="263238"/>
          </w:rPr>
          <w:delText xml:space="preserve">,</w:delText>
        </w:r>
      </w:del>
      <w:r>
        <w:rPr>
          <w:rFonts w:eastAsia="DejaVu Serif"/>
          <w:color w:val="263238"/>
        </w:rPr>
        <w:t xml:space="preserve"> e não há tempo hábil para elaborar o PEP pelo método tradicional. O gestor estrutura a tarefa em uma cadeia de cinco prompts sequenciais:</w:t>
      </w:r>
    </w:p>
    <w:p w14:paraId="5ECE175F" w14:textId="23638822" w:rsidR="003C694F" w:rsidRPr="003C694F" w:rsidRDefault="003C694F">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lastRenderedPageBreak/>
        <w:t>*</w:t>
      </w:r>
    </w:p>
    <w:p w14:paraId="2E9C78E4" w14:textId="6E160BC3"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 xml:space="preserve">Prompt 1 </w:t>
      </w:r>
      <w:del w:id="9745" w:author="Revisão editorial" w:date="2026-10-25T12:00:00Z">
        <w:r>
          <w:rPr>
            <w:rFonts w:eastAsia="DejaVu Serif"/>
            <w:b/>
            <w:bCs/>
            <w:color w:val="263238"/>
          </w:rPr>
          <w:delText xml:space="preserve">- </w:delText>
        </w:r>
      </w:del>
      <w:ins w:id="9746" w:author="Revisão editorial" w:date="2026-10-25T12:00:00Z">
        <w:r>
          <w:rPr>
            <w:rFonts w:eastAsia="DejaVu Serif"/>
            <w:b/>
            <w:bCs/>
            <w:color w:val="263238"/>
          </w:rPr>
          <w:t xml:space="preserve">(</w:t>
        </w:r>
      </w:ins>
      <w:r>
        <w:rPr>
          <w:rFonts w:eastAsia="DejaVu Serif"/>
          <w:b/>
          <w:bCs/>
          <w:color w:val="263238"/>
        </w:rPr>
        <w:t xml:space="preserve">Estrutura e Índice</w:t>
      </w:r>
      <w:ins w:id="9747" w:author="Revisão editorial" w:date="2026-10-25T12:00:00Z">
        <w:r>
          <w:rPr>
            <w:rFonts w:eastAsia="DejaVu Serif"/>
            <w:b/>
            <w:bCs/>
            <w:color w:val="263238"/>
          </w:rPr>
          <w:t xml:space="preserve">)</w:t>
        </w:r>
      </w:ins>
      <w:r>
        <w:rPr>
          <w:rFonts w:eastAsia="DejaVu Serif"/>
          <w:b/>
          <w:bCs/>
          <w:color w:val="263238"/>
        </w:rPr>
        <w:t xml:space="preserve">:</w:t>
      </w:r>
      <w:r>
        <w:rPr>
          <w:rFonts w:eastAsia="DejaVu Serif"/>
          <w:color w:val="263238"/>
        </w:rPr>
        <w:t xml:space="preserve"> "Você é um Gerente de Projetos sênior especializado em projetos de processamento de gás natural no Brasil. Elabore o índice completo do Plano de Execução do Projeto (PEP) para uma UTGN de R$ 1,2 bilhão no Amazonas, fase FEL 3, com contrato EPC, prazo de 36 meses e sujeito às normas </w:t>
      </w:r>
      <w:ins w:id="9748" w:author="Revisão editorial" w:date="2026-10-25T12:00:00Z">
        <w:r>
          <w:rPr>
            <w:rFonts w:eastAsia="DejaVu Serif"/>
            <w:color w:val="263238"/>
          </w:rPr>
          <w:t xml:space="preserve">da </w:t>
        </w:r>
      </w:ins>
      <w:r>
        <w:rPr>
          <w:rFonts w:eastAsia="DejaVu Serif"/>
          <w:color w:val="263238"/>
        </w:rPr>
        <w:t xml:space="preserve">ANP e </w:t>
      </w:r>
      <w:ins w:id="9749" w:author="Revisão editorial" w:date="2026-10-25T12:00:00Z">
        <w:r>
          <w:rPr>
            <w:rFonts w:eastAsia="DejaVu Serif"/>
            <w:color w:val="263238"/>
          </w:rPr>
          <w:t xml:space="preserve">do </w:t>
        </w:r>
      </w:ins>
      <w:r>
        <w:rPr>
          <w:rFonts w:eastAsia="DejaVu Serif"/>
          <w:color w:val="263238"/>
        </w:rPr>
        <w:t xml:space="preserve">IBAMA. </w:t>
      </w:r>
    </w:p>
    <w:p w14:paraId="43D67F4C"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índice deve incluir todas as seções obrigatórias para aprovação pelo Comitê de Investimentos da empresa." </w:t>
      </w:r>
    </w:p>
    <w:p w14:paraId="16DE507E"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O gestor revisa o índice gerado, ajusta duas seções que não refletem o padrão interno do PMO e aprova a estrutura.</w:t>
      </w:r>
    </w:p>
    <w:p w14:paraId="69C2A8FE"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 xml:space="preserve">Prompt 2 </w:t>
      </w:r>
      <w:del w:id="9750" w:author="Revisão editorial" w:date="2026-10-25T12:00:00Z">
        <w:r>
          <w:rPr>
            <w:rFonts w:eastAsia="DejaVu Serif"/>
            <w:b/>
            <w:bCs/>
            <w:color w:val="263238"/>
          </w:rPr>
          <w:delText xml:space="preserve">- </w:delText>
        </w:r>
      </w:del>
      <w:ins w:id="9751" w:author="Revisão editorial" w:date="2026-10-25T12:00:00Z">
        <w:r>
          <w:rPr>
            <w:rFonts w:eastAsia="DejaVu Serif"/>
            <w:b/>
            <w:bCs/>
            <w:color w:val="263238"/>
          </w:rPr>
          <w:t xml:space="preserve">(</w:t>
        </w:r>
      </w:ins>
      <w:r>
        <w:rPr>
          <w:rFonts w:eastAsia="DejaVu Serif"/>
          <w:b/>
          <w:bCs/>
          <w:color w:val="263238"/>
        </w:rPr>
        <w:t xml:space="preserve">Estratégia de Contratação</w:t>
      </w:r>
      <w:ins w:id="9752" w:author="Revisão editorial" w:date="2026-10-25T12:00:00Z">
        <w:r>
          <w:rPr>
            <w:rFonts w:eastAsia="DejaVu Serif"/>
            <w:b/>
            <w:bCs/>
            <w:color w:val="263238"/>
          </w:rPr>
          <w:t xml:space="preserve">)</w:t>
        </w:r>
      </w:ins>
      <w:r>
        <w:rPr>
          <w:rFonts w:eastAsia="DejaVu Serif"/>
          <w:b/>
          <w:bCs/>
          <w:color w:val="263238"/>
        </w:rPr>
        <w:t xml:space="preserve">:</w:t>
      </w:r>
      <w:r>
        <w:rPr>
          <w:rFonts w:eastAsia="DejaVu Serif"/>
          <w:color w:val="263238"/>
        </w:rPr>
        <w:t xml:space="preserve"> "Com base no índice do PEP aprovado [cola o índice do Prompt 1], elabore a Seção 3</w:t>
      </w:r>
      <w:del w:id="9753" w:author="Revisão editorial" w:date="2026-10-25T12:00:00Z">
        <w:r>
          <w:rPr>
            <w:rFonts w:eastAsia="DejaVu Serif"/>
            <w:color w:val="263238"/>
          </w:rPr>
          <w:delText xml:space="preserve"> -</w:delText>
        </w:r>
      </w:del>
      <w:ins w:id="9754" w:author="Revisão editorial" w:date="2026-10-25T12:00:00Z">
        <w:r>
          <w:rPr>
            <w:rFonts w:eastAsia="DejaVu Serif"/>
            <w:color w:val="263238"/>
          </w:rPr>
          <w:t xml:space="preserve">,</w:t>
        </w:r>
      </w:ins>
      <w:r>
        <w:rPr>
          <w:rFonts w:eastAsia="DejaVu Serif"/>
          <w:color w:val="263238"/>
        </w:rPr>
        <w:t xml:space="preserve"> Estratégia de Contratação. </w:t>
      </w:r>
    </w:p>
    <w:p w14:paraId="6BDA1374"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projeto utilizará contrato EPC </w:t>
      </w:r>
      <w:r>
        <w:rPr>
          <w:rFonts w:eastAsia="DejaVu Serif"/>
          <w:i/>
          <w:iCs/>
          <w:color w:val="263238"/>
        </w:rPr>
        <w:t xml:space="preserve">lump sum</w:t>
      </w:r>
      <w:r>
        <w:rPr>
          <w:rFonts w:eastAsia="DejaVu Serif"/>
          <w:color w:val="263238"/>
        </w:rPr>
        <w:t xml:space="preserve"> com um consórcio de construtoras. </w:t>
      </w:r>
    </w:p>
    <w:p w14:paraId="28293AA9"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 xml:space="preserve">Considere: (a) os riscos logísticos de transporte fluvial de equipamentos pesados para o interior do Amazonas; (b) a necessidade de incluir cláusulas de incentivo por antecipação de marcos; (c) a estratégia de pacotes separados para os LLI com lead time superior a 18 meses." </w:t>
      </w:r>
    </w:p>
    <w:p w14:paraId="515BBD4C" w14:textId="477A0000"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5C26E844"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O gestor revisa a seção, adiciona uma cláusula específica sobre o protocolo de inspeção de equipamentos no porto de Manaus, aprova e avança para os próximos prompts.</w:t>
      </w:r>
    </w:p>
    <w:p w14:paraId="064570E3" w14:textId="310868FE"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0DB3036D"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 xml:space="preserve">Prompt 3 </w:t>
      </w:r>
      <w:del w:id="9755" w:author="Revisão editorial" w:date="2026-10-25T12:00:00Z">
        <w:r>
          <w:rPr>
            <w:rFonts w:eastAsia="DejaVu Serif"/>
            <w:b/>
            <w:bCs/>
            <w:color w:val="263238"/>
          </w:rPr>
          <w:delText xml:space="preserve">- </w:delText>
        </w:r>
      </w:del>
      <w:ins w:id="9756" w:author="Revisão editorial" w:date="2026-10-25T12:00:00Z">
        <w:r>
          <w:rPr>
            <w:rFonts w:eastAsia="DejaVu Serif"/>
            <w:b/>
            <w:bCs/>
            <w:color w:val="263238"/>
          </w:rPr>
          <w:t xml:space="preserve">(</w:t>
        </w:r>
      </w:ins>
      <w:r>
        <w:rPr>
          <w:rFonts w:eastAsia="DejaVu Serif"/>
          <w:b/>
          <w:bCs/>
          <w:color w:val="263238"/>
        </w:rPr>
        <w:t xml:space="preserve">Plano de Gerenciamento de Riscos</w:t>
      </w:r>
      <w:ins w:id="9757" w:author="Revisão editorial" w:date="2026-10-25T12:00:00Z">
        <w:r>
          <w:rPr>
            <w:rFonts w:eastAsia="DejaVu Serif"/>
            <w:b/>
            <w:bCs/>
            <w:color w:val="263238"/>
          </w:rPr>
          <w:t xml:space="preserve">)</w:t>
        </w:r>
      </w:ins>
      <w:r>
        <w:rPr>
          <w:rFonts w:eastAsia="DejaVu Serif"/>
          <w:b/>
          <w:bCs/>
          <w:color w:val="263238"/>
        </w:rPr>
        <w:t xml:space="preserve">:</w:t>
      </w:r>
      <w:r>
        <w:rPr>
          <w:rFonts w:eastAsia="DejaVu Serif"/>
          <w:color w:val="263238"/>
        </w:rPr>
        <w:t xml:space="preserve"> "Com base na Estratégia de Contratação aprovada [cola o texto do Prompt 2], elabore a Seção 4</w:t>
      </w:r>
      <w:del w:id="9758" w:author="Revisão editorial" w:date="2026-10-25T12:00:00Z">
        <w:r>
          <w:rPr>
            <w:rFonts w:eastAsia="DejaVu Serif"/>
            <w:color w:val="263238"/>
          </w:rPr>
          <w:delText xml:space="preserve"> -</w:delText>
        </w:r>
      </w:del>
      <w:ins w:id="9759" w:author="Revisão editorial" w:date="2026-10-25T12:00:00Z">
        <w:r>
          <w:rPr>
            <w:rFonts w:eastAsia="DejaVu Serif"/>
            <w:color w:val="263238"/>
          </w:rPr>
          <w:t xml:space="preserve">,</w:t>
        </w:r>
      </w:ins>
      <w:r>
        <w:rPr>
          <w:rFonts w:eastAsia="DejaVu Serif"/>
          <w:color w:val="263238"/>
        </w:rPr>
        <w:t xml:space="preserve"> Plano de Gerenciamento de Riscos. </w:t>
      </w:r>
    </w:p>
    <w:p w14:paraId="2797192F"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Identifique os 10 principais riscos do projeto, classificando-os por probabilidade e impacto no CAPEX. </w:t>
      </w:r>
    </w:p>
    <w:p w14:paraId="6AADD678"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Para cada risco, indique a categoria (Geológico, Regulatório, Supply Chain, HSE, Logístico, Geopolítico), o gatilho de monitoramento e a resposta de mitigação recomendada. </w:t>
      </w:r>
    </w:p>
    <w:p w14:paraId="2A09B4DA"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 xml:space="preserve">Considere especificamente os riscos de</w:t>
      </w:r>
      <w:del w:id="9760" w:author="Revisão editorial" w:date="2026-10-25T12:00:00Z">
        <w:r>
          <w:rPr>
            <w:rFonts w:eastAsia="DejaVu Serif"/>
            <w:color w:val="263238"/>
          </w:rPr>
          <w:delText xml:space="preserve">:</w:delText>
        </w:r>
      </w:del>
      <w:r>
        <w:rPr>
          <w:rFonts w:eastAsia="DejaVu Serif"/>
          <w:color w:val="263238"/>
        </w:rPr>
        <w:t xml:space="preserve"> licenciamento ambiental no bioma amazônico, transporte fluvial de módulos de processo, disponibilidade de mão de obra especializada na região Norte e variação cambial para equipamentos importados." </w:t>
      </w:r>
    </w:p>
    <w:p w14:paraId="53D3E091" w14:textId="025AEE26"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32AFBD43"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lastRenderedPageBreak/>
        <w:t>O gestor revisa, eleva o nível de impacto do risco de licenciamento ambiental de Médio para Alto com base em experiências anteriores da empresa na região, aprova e avança para os próximos prompts.</w:t>
      </w:r>
    </w:p>
    <w:p w14:paraId="3ADED3D0" w14:textId="11709806"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660E8BE4"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 xml:space="preserve">Prompt 4 </w:t>
      </w:r>
      <w:del w:id="9761" w:author="Revisão editorial" w:date="2026-10-25T12:00:00Z">
        <w:r>
          <w:rPr>
            <w:rFonts w:eastAsia="DejaVu Serif"/>
            <w:b/>
            <w:bCs/>
            <w:color w:val="263238"/>
          </w:rPr>
          <w:delText xml:space="preserve">- </w:delText>
        </w:r>
      </w:del>
      <w:ins w:id="9762" w:author="Revisão editorial" w:date="2026-10-25T12:00:00Z">
        <w:r>
          <w:rPr>
            <w:rFonts w:eastAsia="DejaVu Serif"/>
            <w:b/>
            <w:bCs/>
            <w:color w:val="263238"/>
          </w:rPr>
          <w:t xml:space="preserve">(</w:t>
        </w:r>
      </w:ins>
      <w:r>
        <w:rPr>
          <w:rFonts w:eastAsia="DejaVu Serif"/>
          <w:b/>
          <w:bCs/>
          <w:color w:val="263238"/>
        </w:rPr>
        <w:t xml:space="preserve">Cronograma Mestre</w:t>
      </w:r>
      <w:ins w:id="9763" w:author="Revisão editorial" w:date="2026-10-25T12:00:00Z">
        <w:r>
          <w:rPr>
            <w:rFonts w:eastAsia="DejaVu Serif"/>
            <w:b/>
            <w:bCs/>
            <w:color w:val="263238"/>
          </w:rPr>
          <w:t xml:space="preserve">)</w:t>
        </w:r>
      </w:ins>
      <w:r>
        <w:rPr>
          <w:rFonts w:eastAsia="DejaVu Serif"/>
          <w:b/>
          <w:bCs/>
          <w:color w:val="263238"/>
        </w:rPr>
        <w:t xml:space="preserve">:</w:t>
      </w:r>
      <w:r>
        <w:rPr>
          <w:rFonts w:eastAsia="DejaVu Serif"/>
          <w:color w:val="263238"/>
        </w:rPr>
        <w:t xml:space="preserve"> "Com base nos riscos identificados [cola o texto do Prompt 3] e na estratégia de contratação aprovada [cola o texto do Prompt 2], elabore a Seção 5</w:t>
      </w:r>
      <w:del w:id="9764" w:author="Revisão editorial" w:date="2026-10-25T12:00:00Z">
        <w:r>
          <w:rPr>
            <w:rFonts w:eastAsia="DejaVu Serif"/>
            <w:color w:val="263238"/>
          </w:rPr>
          <w:delText xml:space="preserve"> -</w:delText>
        </w:r>
      </w:del>
      <w:ins w:id="9765" w:author="Revisão editorial" w:date="2026-10-25T12:00:00Z">
        <w:r>
          <w:rPr>
            <w:rFonts w:eastAsia="DejaVu Serif"/>
            <w:color w:val="263238"/>
          </w:rPr>
          <w:t xml:space="preserve">,</w:t>
        </w:r>
      </w:ins>
      <w:r>
        <w:rPr>
          <w:rFonts w:eastAsia="DejaVu Serif"/>
          <w:color w:val="263238"/>
        </w:rPr>
        <w:t xml:space="preserve"> Cronograma Mestre de alto nível com os marcos principais do projeto. </w:t>
      </w:r>
    </w:p>
    <w:p w14:paraId="5719870A"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cronograma deve cobrir 36 meses a partir do FID e incluir: emissão de licenças ambientais, contratação EPC, pedido de LLI, início de construção civil, chegada dos módulos de processo, comissionamento e partida. Inclua folgas de contingência nos marcos de maior risco logístico e regulatório identificados na Seção </w:t>
      </w:r>
      <w:del w:id="9766" w:author="Revisão editorial" w:date="2026-10-25T12:00:00Z">
        <w:r>
          <w:rPr>
            <w:rFonts w:eastAsia="DejaVu Serif"/>
            <w:color w:val="263238"/>
          </w:rPr>
          <w:delText xml:space="preserve">6</w:delText>
        </w:r>
      </w:del>
      <w:ins w:id="9767" w:author="Revisão editorial" w:date="2026-10-25T12:00:00Z">
        <w:r>
          <w:rPr>
            <w:rFonts w:eastAsia="DejaVu Serif"/>
            <w:color w:val="263238"/>
          </w:rPr>
          <w:t xml:space="preserve">4</w:t>
        </w:r>
      </w:ins>
      <w:r>
        <w:rPr>
          <w:rFonts w:eastAsia="DejaVu Serif"/>
          <w:color w:val="263238"/>
        </w:rPr>
        <w:t xml:space="preserve">." </w:t>
      </w:r>
    </w:p>
    <w:p w14:paraId="2F9C727C" w14:textId="1FE0DA76" w:rsidR="003C694F" w:rsidRDefault="003C694F">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w:t>
      </w:r>
    </w:p>
    <w:p w14:paraId="0507CA38" w14:textId="2784E045"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O gestor revisa o marco associado à licença ambiental emitida pelo órgão competente e aos requisitos regulatórios aplicáveis da ANP, adiciona contingência justificada com base no histórico de projetos e submete a atualização à aprovação conforme a governança do projeto.</w:t>
      </w:r>
    </w:p>
    <w:p w14:paraId="29A21DCF" w14:textId="4B5E644B"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7D4875E8"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b/>
          <w:bCs/>
          <w:color w:val="263238"/>
        </w:rPr>
        <w:t xml:space="preserve">Prompt 5 </w:t>
      </w:r>
      <w:del w:id="9768" w:author="Revisão editorial" w:date="2026-10-25T12:00:00Z">
        <w:r>
          <w:rPr>
            <w:rFonts w:eastAsia="DejaVu Serif"/>
            <w:b/>
            <w:bCs/>
            <w:color w:val="263238"/>
          </w:rPr>
          <w:delText xml:space="preserve">- </w:delText>
        </w:r>
      </w:del>
      <w:ins w:id="9769" w:author="Revisão editorial" w:date="2026-10-25T12:00:00Z">
        <w:r>
          <w:rPr>
            <w:rFonts w:eastAsia="DejaVu Serif"/>
            <w:b/>
            <w:bCs/>
            <w:color w:val="263238"/>
          </w:rPr>
          <w:t xml:space="preserve">(</w:t>
        </w:r>
      </w:ins>
      <w:r>
        <w:rPr>
          <w:rFonts w:eastAsia="DejaVu Serif"/>
          <w:b/>
          <w:bCs/>
          <w:color w:val="263238"/>
        </w:rPr>
        <w:t xml:space="preserve">Sumário Executivo</w:t>
      </w:r>
      <w:ins w:id="9770" w:author="Revisão editorial" w:date="2026-10-25T12:00:00Z">
        <w:r>
          <w:rPr>
            <w:rFonts w:eastAsia="DejaVu Serif"/>
            <w:b/>
            <w:bCs/>
            <w:color w:val="263238"/>
          </w:rPr>
          <w:t xml:space="preserve">)</w:t>
        </w:r>
      </w:ins>
      <w:r>
        <w:rPr>
          <w:rFonts w:eastAsia="DejaVu Serif"/>
          <w:b/>
          <w:bCs/>
          <w:color w:val="263238"/>
        </w:rPr>
        <w:t xml:space="preserve">:</w:t>
      </w:r>
      <w:r>
        <w:rPr>
          <w:rFonts w:eastAsia="DejaVu Serif"/>
          <w:color w:val="263238"/>
        </w:rPr>
        <w:t xml:space="preserve"> "Com base em todas as seções elaboradas [cola os textos dos Prompts 1 a 4], elabore o Sumário Executivo do PEP em no máximo duas páginas, destinado ao Comitê de Investimentos. O texto deve destacar: o valor estratégico do projeto para o portfólio de gás natural da empresa, os principais riscos e as respostas de mitigação aprovadas, os marcos críticos do cronograma e o CAPEX aprovado com a reserva de contingência recomendada. Tom executivo, linguagem direta, sem jargões técnicos de engenharia."</w:t>
      </w:r>
    </w:p>
    <w:p w14:paraId="7D78F030" w14:textId="23A369BC"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36C89AF9"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Ao final da cadeia, espera-se obter um PEP coerente, internamente consistente e aderente ao padrão do PMO, com redução do esforço de elaboração em relação a um processo inteiramente manual.</w:t>
      </w:r>
    </w:p>
    <w:p w14:paraId="48EE04D8"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A coerência entre as seções tende a ser ampliada pelo encadeamento: cada prompt parte dos resultados aprovados dos anteriores, reduzindo inconsistências que podem surgir quando diferentes membros da equipe elaboram seções do PEP de forma isolada.</w:t>
      </w:r>
    </w:p>
    <w:p w14:paraId="6E3CA9C2"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gestor manteve controle total sobre o processo, exercendo julgamento crítico em cada etapa</w:t>
      </w:r>
      <w:del w:id="9771" w:author="Revisão editorial" w:date="2026-10-25T12:00:00Z">
        <w:r>
          <w:rPr>
            <w:rFonts w:eastAsia="DejaVu Serif"/>
            <w:color w:val="263238"/>
          </w:rPr>
          <w:delText xml:space="preserve"> -</w:delText>
        </w:r>
      </w:del>
      <w:ins w:id="9772" w:author="Revisão editorial" w:date="2026-10-25T12:00:00Z">
        <w:r>
          <w:rPr>
            <w:rFonts w:eastAsia="DejaVu Serif"/>
            <w:color w:val="263238"/>
          </w:rPr>
          <w:t xml:space="preserve">:</w:t>
        </w:r>
      </w:ins>
      <w:r>
        <w:rPr>
          <w:rFonts w:eastAsia="DejaVu Serif"/>
          <w:color w:val="263238"/>
        </w:rPr>
        <w:t xml:space="preserve"> a IA acelerou a produção, mas o conteúdo estratégico e as decisões de risco permaneceram sob responsabilidade humana.</w:t>
      </w:r>
    </w:p>
    <w:p w14:paraId="284968C5" w14:textId="77777777" w:rsidR="00921ADD" w:rsidRPr="006F14C5" w:rsidRDefault="00921ADD"/>
    <w:p w14:paraId="2345199F" w14:textId="77777777" w:rsidR="00921ADD" w:rsidRPr="006F14C5" w:rsidRDefault="007023C5">
      <w:r>
        <w:rPr>
          <w:rFonts w:eastAsia="DejaVu Serif"/>
          <w:color w:val="263238"/>
        </w:rPr>
        <w:t xml:space="preserve">A segunda técnica avançada é o </w:t>
      </w:r>
      <w:r>
        <w:rPr>
          <w:rFonts w:eastAsia="DejaVu Serif"/>
          <w:b/>
          <w:bCs/>
          <w:i/>
          <w:iCs/>
          <w:color w:val="263238"/>
        </w:rPr>
        <w:t>Retrieval-Augmented Generation</w:t>
      </w:r>
      <w:r>
        <w:rPr>
          <w:rFonts w:eastAsia="DejaVu Serif"/>
          <w:color w:val="263238"/>
        </w:rPr>
        <w:t xml:space="preserve"> (RAG), arquitetura que combina a capacidade generativa do LLM com a recuperação dinâmica de informações em bases externas e proprietárias (LEWIS et al., 2020).</w:t>
      </w:r>
    </w:p>
    <w:p w14:paraId="2CF4AA40" w14:textId="77777777" w:rsidR="00921ADD" w:rsidRPr="006F14C5" w:rsidRDefault="007023C5">
      <w:r>
        <w:rPr>
          <w:rFonts w:eastAsia="DejaVu Serif"/>
          <w:color w:val="263238"/>
        </w:rPr>
        <w:t xml:space="preserve">Em vez de depender exclusivamente do conhecimento de treinamento do modelo, o RAG permite que a IA consulte, em tempo real, documentos específicos do projeto</w:t>
      </w:r>
      <w:del w:id="9773" w:author="Revisão editorial" w:date="2026-10-25T12:00:00Z">
        <w:r>
          <w:rPr>
            <w:rFonts w:eastAsia="DejaVu Serif"/>
            <w:color w:val="263238"/>
          </w:rPr>
          <w:delText xml:space="preserve"> -</w:delText>
        </w:r>
      </w:del>
      <w:ins w:id="9774" w:author="Revisão editorial" w:date="2026-10-25T12:00:00Z">
        <w:r>
          <w:rPr>
            <w:rFonts w:eastAsia="DejaVu Serif"/>
            <w:color w:val="263238"/>
          </w:rPr>
          <w:t xml:space="preserve">,</w:t>
        </w:r>
      </w:ins>
      <w:r>
        <w:rPr>
          <w:rFonts w:eastAsia="DejaVu Serif"/>
          <w:color w:val="263238"/>
        </w:rPr>
        <w:t xml:space="preserve"> como o registro de riscos atualizado, o cronograma mestre, os contratos EPC vigentes e os relatórios de progresso anteriores</w:t>
      </w:r>
      <w:ins w:id="9775" w:author="Revisão editorial" w:date="2026-10-25T12:00:00Z">
        <w:r>
          <w:rPr>
            <w:rFonts w:eastAsia="DejaVu Serif"/>
            <w:color w:val="263238"/>
          </w:rPr>
          <w:t xml:space="preserve">,</w:t>
        </w:r>
      </w:ins>
      <w:r>
        <w:rPr>
          <w:rFonts w:eastAsia="DejaVu Serif"/>
          <w:color w:val="263238"/>
        </w:rPr>
        <w:t xml:space="preserve"> antes de formular a resposta. </w:t>
      </w:r>
    </w:p>
    <w:p w14:paraId="413429A6" w14:textId="77777777" w:rsidR="00921ADD" w:rsidRPr="006F14C5" w:rsidRDefault="007023C5">
      <w:r>
        <w:rPr>
          <w:rFonts w:eastAsia="DejaVu Serif"/>
          <w:color w:val="263238"/>
        </w:rPr>
        <w:t xml:space="preserve">Para PMOs de projetos, o RAG representa a transição de uma IA de propósito geral para um assistente de projeto genuinamente contextualizado, capaz de responder perguntas como "Quais são os três riscos de maior impacto no CAPEX com base no registro atualizado desta semana?" com dados reais do projeto, não com respostas genéricas.</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5C0986B5" w14:textId="77777777" w:rsidTr="00235C0D">
        <w:trPr>
          <w:cantSplit/>
          <w:tblHeader/>
        </w:trPr>
        <w:tc>
          <w:tcPr>
            <w:tcW w:w="8334" w:type="dxa"/>
            <w:shd w:val="clear" w:color="auto" w:fill="F3F4F6"/>
            <w:tcMar>
              <w:top w:w="80" w:type="dxa"/>
              <w:left w:w="120" w:type="dxa"/>
              <w:bottom w:w="80" w:type="dxa"/>
              <w:right w:w="120" w:type="dxa"/>
            </w:tcMar>
          </w:tcPr>
          <w:p w14:paraId="092E9B53" w14:textId="77777777" w:rsidR="00921ADD" w:rsidRPr="006F14C5" w:rsidRDefault="007023C5" w:rsidP="00235C0D">
            <w:pPr>
              <w:pStyle w:val="SemEspaamento"/>
              <w:spacing w:after="20" w:line="204" w:lineRule="exact"/>
              <w:rPr>
                <w:rFonts w:eastAsia="MS Mincho"/>
                <w:color w:val="auto"/>
                <w:sz w:val="18"/>
                <w:szCs w:val="24"/>
                <w:lang w:val="pt-BR"/>
              </w:rPr>
            </w:pPr>
            <w:r>
              <w:rPr>
                <w:rFonts w:eastAsia="DejaVu Serif"/>
                <w:b/>
                <w:bCs/>
                <w:color w:val="auto"/>
                <w:sz w:val="18"/>
                <w:szCs w:val="24"/>
                <w:lang w:val="pt-BR"/>
              </w:rPr>
              <w:t>Exemplo:</w:t>
            </w:r>
            <w:r>
              <w:rPr>
                <w:rFonts w:eastAsia="DejaVu Serif"/>
                <w:color w:val="auto"/>
                <w:sz w:val="18"/>
                <w:szCs w:val="24"/>
                <w:lang w:val="pt-BR"/>
              </w:rPr>
              <w:t xml:space="preserve"> Em um PMO com base de dados estruturada de projetos anteriores, o gestor pergunta: "Com base nos relatórios de progresso das últimas quatro semanas e no registro de riscos atualizado, quais são os três riscos com maior probabilidade de impactar o caminho crítico do projeto nas próximas seis semanas? Justifique com base nos dados históricos de projetos similares da nossa base." </w:t>
            </w:r>
          </w:p>
        </w:tc>
      </w:tr>
      <w:tr w:rsidR="00921ADD" w:rsidRPr="006F14C5" w14:paraId="2FB644FC" w14:textId="77777777" w:rsidTr="00235C0D">
        <w:trPr>
          <w:cantSplit/>
        </w:trPr>
        <w:tc>
          <w:tcPr>
            <w:tcW w:w="8334" w:type="dxa"/>
            <w:shd w:val="clear" w:color="auto" w:fill="F3F4F6"/>
            <w:tcMar>
              <w:top w:w="80" w:type="dxa"/>
              <w:left w:w="120" w:type="dxa"/>
              <w:bottom w:w="80" w:type="dxa"/>
              <w:right w:w="120" w:type="dxa"/>
            </w:tcMar>
          </w:tcPr>
          <w:p w14:paraId="7481B97F" w14:textId="77777777" w:rsidR="00921ADD" w:rsidRPr="006F14C5" w:rsidRDefault="007023C5" w:rsidP="00235C0D">
            <w:pPr>
              <w:pStyle w:val="SemEspaamento"/>
              <w:spacing w:after="20" w:line="204" w:lineRule="exact"/>
              <w:rPr>
                <w:rFonts w:eastAsia="MS Mincho"/>
                <w:color w:val="auto"/>
                <w:sz w:val="18"/>
                <w:szCs w:val="24"/>
                <w:lang w:val="pt-BR"/>
              </w:rPr>
            </w:pPr>
            <w:r>
              <w:rPr>
                <w:rFonts w:eastAsia="DejaVu Serif"/>
                <w:color w:val="auto"/>
                <w:sz w:val="18"/>
                <w:szCs w:val="24"/>
                <w:lang w:val="pt-BR"/>
              </w:rPr>
              <w:t xml:space="preserve">O modelo recupera os documentos relevantes, cruza os dados de progresso com o histórico de riscos materializados em projetos anteriores e entrega uma análise contextualizada</w:t>
            </w:r>
            <w:del w:id="9776" w:author="Revisão editorial" w:date="2026-10-25T12:00:00Z">
              <w:r>
                <w:rPr>
                  <w:rFonts w:eastAsia="DejaVu Serif"/>
                  <w:color w:val="auto"/>
                  <w:sz w:val="18"/>
                  <w:szCs w:val="24"/>
                  <w:lang w:val="pt-BR"/>
                </w:rPr>
                <w:delText xml:space="preserve"> e não uma resposta genérica de treinamento</w:delText>
              </w:r>
            </w:del>
            <w:r>
              <w:rPr>
                <w:rFonts w:eastAsia="DejaVu Serif"/>
                <w:color w:val="auto"/>
                <w:sz w:val="18"/>
                <w:szCs w:val="24"/>
                <w:lang w:val="pt-BR"/>
              </w:rPr>
              <w:t xml:space="preserve">,</w:t>
            </w:r>
            <w:del w:id="9777" w:author="Revisão editorial" w:date="2026-10-25T12:00:00Z">
              <w:r>
                <w:rPr>
                  <w:rFonts w:eastAsia="DejaVu Serif"/>
                  <w:color w:val="auto"/>
                  <w:sz w:val="18"/>
                  <w:szCs w:val="24"/>
                  <w:lang w:val="pt-BR"/>
                </w:rPr>
                <w:delText xml:space="preserve"> mas uma análise</w:delText>
              </w:r>
            </w:del>
            <w:r>
              <w:rPr>
                <w:rFonts w:eastAsia="DejaVu Serif"/>
                <w:color w:val="auto"/>
                <w:sz w:val="18"/>
                <w:szCs w:val="24"/>
                <w:lang w:val="pt-BR"/>
              </w:rPr>
              <w:t xml:space="preserve"> fundamentada nos dados reais do projeto e do portfólio da organização</w:t>
            </w:r>
            <w:ins w:id="9778" w:author="Revisão editorial" w:date="2026-10-25T12:00:00Z">
              <w:r>
                <w:rPr>
                  <w:rFonts w:eastAsia="DejaVu Serif"/>
                  <w:color w:val="auto"/>
                  <w:sz w:val="18"/>
                  <w:szCs w:val="24"/>
                  <w:lang w:val="pt-BR"/>
                </w:rPr>
                <w:t xml:space="preserve">, e não uma resposta genérica baseada apenas no treinamento do modelo</w:t>
              </w:r>
            </w:ins>
            <w:r>
              <w:rPr>
                <w:rFonts w:eastAsia="DejaVu Serif"/>
                <w:color w:val="auto"/>
                <w:sz w:val="18"/>
                <w:szCs w:val="24"/>
                <w:lang w:val="pt-BR"/>
              </w:rPr>
              <w:t xml:space="preserve">.</w:t>
            </w:r>
          </w:p>
        </w:tc>
      </w:tr>
    </w:tbl>
    <w:p w14:paraId="7E813728" w14:textId="77777777" w:rsidR="00921ADD" w:rsidRPr="006F14C5" w:rsidRDefault="00921ADD"/>
    <w:p w14:paraId="6B3F559E" w14:textId="0CD0BA10" w:rsidR="003C694F" w:rsidRDefault="003C694F">
      <w:pPr>
        <w:rPr>
          <w:rFonts w:eastAsia="DejaVu Serif"/>
          <w:color w:val="263238"/>
        </w:rPr>
      </w:pPr>
      <w:r>
        <w:rPr>
          <w:rFonts w:eastAsia="DejaVu Serif"/>
          <w:color w:val="263238"/>
        </w:rPr>
        <w:t xml:space="preserve">Chega-se, enfim, ao </w:t>
      </w:r>
      <w:r>
        <w:rPr>
          <w:rFonts w:eastAsia="DejaVu Serif"/>
          <w:b/>
          <w:bCs/>
          <w:color w:val="263238"/>
        </w:rPr>
        <w:t xml:space="preserve">ReAct </w:t>
      </w:r>
      <w:ins w:id="9779" w:author="Revisão editorial" w:date="2026-10-25T12:00:00Z">
        <w:r>
          <w:rPr>
            <w:rFonts w:eastAsia="DejaVu Serif"/>
            <w:b/>
            <w:bCs/>
            <w:color w:val="263238"/>
          </w:rPr>
          <w:t xml:space="preserve">(</w:t>
        </w:r>
      </w:ins>
      <w:r>
        <w:rPr>
          <w:rFonts w:eastAsia="DejaVu Serif"/>
          <w:b/>
          <w:bCs/>
          <w:i/>
          <w:iCs/>
          <w:color w:val="263238"/>
        </w:rPr>
        <w:t xml:space="preserve">Reason + Act</w:t>
      </w:r>
      <w:del w:id="9780" w:author="Revisão editorial" w:date="2026-10-25T12:00:00Z">
        <w:r>
          <w:rPr>
            <w:rFonts w:eastAsia="DejaVu Serif"/>
            <w:color w:val="263238"/>
          </w:rPr>
          <w:delText xml:space="preserve"> (ReAct</w:delText>
        </w:r>
      </w:del>
      <w:r>
        <w:rPr>
          <w:rFonts w:eastAsia="DejaVu Serif"/>
          <w:color w:val="263238"/>
        </w:rPr>
        <w:t xml:space="preserve">), técnica que combina raciocínio (</w:t>
      </w:r>
      <w:r>
        <w:rPr>
          <w:rFonts w:eastAsia="DejaVu Serif"/>
          <w:b/>
          <w:bCs/>
          <w:color w:val="263238"/>
        </w:rPr>
        <w:t xml:space="preserve">Reason</w:t>
      </w:r>
      <w:r>
        <w:rPr>
          <w:rFonts w:eastAsia="DejaVu Serif"/>
          <w:color w:val="263238"/>
        </w:rPr>
        <w:t xml:space="preserve">) e ação (</w:t>
      </w:r>
      <w:r>
        <w:rPr>
          <w:rFonts w:eastAsia="DejaVu Serif"/>
          <w:b/>
          <w:bCs/>
          <w:color w:val="263238"/>
        </w:rPr>
        <w:t xml:space="preserve">Act</w:t>
      </w:r>
      <w:r>
        <w:rPr>
          <w:rFonts w:eastAsia="DejaVu Serif"/>
          <w:color w:val="263238"/>
        </w:rPr>
        <w:t xml:space="preserve">) em ciclos iterativos (YAO et al., 2023a). </w:t>
      </w:r>
    </w:p>
    <w:p w14:paraId="060BC4E0" w14:textId="48687AE4" w:rsidR="00921ADD" w:rsidRPr="006F14C5" w:rsidRDefault="007023C5">
      <w:r>
        <w:rPr>
          <w:rFonts w:eastAsia="DejaVu Serif"/>
          <w:color w:val="263238"/>
        </w:rPr>
        <w:t xml:space="preserve">O modelo não apenas raciocina sobre o problema, mas executa ações, como consultar uma base de dados, chamar uma API de cronograma ou recuperar um documento específico</w:t>
      </w:r>
      <w:ins w:id="9781" w:author="Revisão editorial" w:date="2026-10-25T12:00:00Z">
        <w:r>
          <w:rPr>
            <w:rFonts w:eastAsia="DejaVu Serif"/>
            <w:color w:val="263238"/>
          </w:rPr>
          <w:t xml:space="preserve">,</w:t>
        </w:r>
      </w:ins>
      <w:r>
        <w:rPr>
          <w:rFonts w:eastAsia="DejaVu Serif"/>
          <w:color w:val="263238"/>
        </w:rPr>
        <w:t xml:space="preserve"> e incorpora os resultados dessas ações ao seu raciocínio subsequente. </w:t>
      </w:r>
    </w:p>
    <w:p w14:paraId="0C8C8392" w14:textId="77777777" w:rsidR="00921ADD" w:rsidRPr="006F14C5" w:rsidRDefault="007023C5">
      <w:r>
        <w:rPr>
          <w:rFonts w:eastAsia="DejaVu Serif"/>
          <w:color w:val="263238"/>
        </w:rPr>
        <w:t xml:space="preserve">Em projetos, o ReAct é </w:t>
      </w:r>
      <w:del w:id="9782" w:author="Revisão editorial" w:date="2026-10-25T12:00:00Z">
        <w:r>
          <w:rPr>
            <w:rFonts w:eastAsia="DejaVu Serif"/>
            <w:color w:val="263238"/>
          </w:rPr>
          <w:delText xml:space="preserve">o</w:delText>
        </w:r>
      </w:del>
      <w:ins w:id="9783" w:author="Revisão editorial" w:date="2026-10-25T12:00:00Z">
        <w:r>
          <w:rPr>
            <w:rFonts w:eastAsia="DejaVu Serif"/>
            <w:color w:val="263238"/>
          </w:rPr>
          <w:t xml:space="preserve">um</w:t>
        </w:r>
      </w:ins>
      <w:r>
        <w:rPr>
          <w:rFonts w:eastAsia="DejaVu Serif"/>
          <w:color w:val="263238"/>
        </w:rPr>
        <w:t xml:space="preserve"> </w:t>
      </w:r>
      <w:del w:id="9784" w:author="Revisão editorial" w:date="2026-10-25T12:00:00Z">
        <w:r>
          <w:rPr>
            <w:rFonts w:eastAsia="DejaVu Serif"/>
            <w:color w:val="263238"/>
          </w:rPr>
          <w:delText xml:space="preserve">fundamento</w:delText>
        </w:r>
      </w:del>
      <w:ins w:id="9785" w:author="Revisão editorial" w:date="2026-10-25T12:00:00Z">
        <w:r>
          <w:rPr>
            <w:rFonts w:eastAsia="DejaVu Serif"/>
            <w:color w:val="263238"/>
          </w:rPr>
          <w:t xml:space="preserve">dos</w:t>
        </w:r>
      </w:ins>
      <w:r>
        <w:rPr>
          <w:rFonts w:eastAsia="DejaVu Serif"/>
          <w:color w:val="263238"/>
        </w:rPr>
        <w:t xml:space="preserve"> </w:t>
      </w:r>
      <w:del w:id="9786" w:author="Revisão editorial" w:date="2026-10-25T12:00:00Z">
        <w:r>
          <w:rPr>
            <w:rFonts w:eastAsia="DejaVu Serif"/>
            <w:color w:val="263238"/>
          </w:rPr>
          <w:delText xml:space="preserve">técnico</w:delText>
        </w:r>
      </w:del>
      <w:ins w:id="9787" w:author="Revisão editorial" w:date="2026-10-25T12:00:00Z">
        <w:r>
          <w:rPr>
            <w:rFonts w:eastAsia="DejaVu Serif"/>
            <w:color w:val="263238"/>
          </w:rPr>
          <w:t xml:space="preserve">fundamentos técnicos</w:t>
        </w:r>
      </w:ins>
      <w:r>
        <w:rPr>
          <w:rFonts w:eastAsia="DejaVu Serif"/>
          <w:color w:val="263238"/>
        </w:rPr>
        <w:t xml:space="preserve"> dos Agentes de IA autônomos: sistemas capazes de monitorar o cronograma, identificar desvios, consultar o registro de riscos, calcular o impacto no CAPEX via EVM e gerar um alerta estruturado para o gestor</w:t>
      </w:r>
      <w:del w:id="9788" w:author="Revisão editorial" w:date="2026-10-25T12:00:00Z">
        <w:r>
          <w:rPr>
            <w:rFonts w:eastAsia="DejaVu Serif"/>
            <w:color w:val="263238"/>
          </w:rPr>
          <w:delText xml:space="preserve"> -</w:delText>
        </w:r>
      </w:del>
      <w:ins w:id="9789" w:author="Revisão editorial" w:date="2026-10-25T12:00:00Z">
        <w:r>
          <w:rPr>
            <w:rFonts w:eastAsia="DejaVu Serif"/>
            <w:color w:val="263238"/>
          </w:rPr>
          <w:t xml:space="preserve">,</w:t>
        </w:r>
      </w:ins>
      <w:r>
        <w:rPr>
          <w:rFonts w:eastAsia="DejaVu Serif"/>
          <w:color w:val="263238"/>
        </w:rPr>
        <w:t xml:space="preserve"> tudo em um único ciclo de raciocínio e ação, sem intervenção humana em cada etapa.</w:t>
      </w:r>
    </w:p>
    <w:tbl>
      <w:tblPr>
        <w:tblStyle w:val="Tabelacomgrade"/>
        <w:tblW w:w="8334" w:type="dxa"/>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B538867" w14:textId="77777777" w:rsidTr="00235C0D">
        <w:trPr>
          <w:tblHeader/>
        </w:trPr>
        <w:tc>
          <w:tcPr>
            <w:tcW w:w="8334" w:type="dxa"/>
            <w:tcBorders>
              <w:top w:val="single" w:sz="4" w:space="0" w:color="auto"/>
              <w:left w:val="single" w:sz="4" w:space="0" w:color="auto"/>
              <w:bottom w:val="single" w:sz="4" w:space="0" w:color="auto"/>
              <w:right w:val="single" w:sz="4" w:space="0" w:color="auto"/>
            </w:tcBorders>
            <w:shd w:val="clear" w:color="auto" w:fill="F3F4F6"/>
            <w:tcMar>
              <w:top w:w="80" w:type="dxa"/>
              <w:left w:w="120" w:type="dxa"/>
              <w:bottom w:w="80" w:type="dxa"/>
              <w:right w:w="120" w:type="dxa"/>
            </w:tcMar>
          </w:tcPr>
          <w:p w14:paraId="05A02261" w14:textId="77777777" w:rsidR="00921ADD" w:rsidRPr="006F14C5" w:rsidRDefault="007023C5" w:rsidP="00235C0D">
            <w:pPr>
              <w:pStyle w:val="SemEspaamento"/>
              <w:spacing w:after="20" w:line="204" w:lineRule="exact"/>
              <w:rPr>
                <w:rFonts w:eastAsia="MS Mincho"/>
                <w:sz w:val="22"/>
                <w:szCs w:val="22"/>
                <w:lang w:val="pt-BR"/>
              </w:rPr>
            </w:pPr>
            <w:r>
              <w:rPr>
                <w:rFonts w:eastAsia="DejaVu Serif"/>
                <w:b/>
                <w:bCs/>
                <w:color w:val="auto"/>
                <w:sz w:val="18"/>
                <w:szCs w:val="24"/>
                <w:lang w:val="pt-BR"/>
              </w:rPr>
              <w:t xml:space="preserve">Exemplo:</w:t>
            </w:r>
            <w:r>
              <w:rPr>
                <w:rFonts w:eastAsia="DejaVu Serif"/>
                <w:color w:val="auto"/>
                <w:sz w:val="18"/>
                <w:szCs w:val="24"/>
                <w:lang w:val="pt-BR"/>
              </w:rPr>
              <w:t xml:space="preserve"> Um agente ReAct configurado para monitoramento de projetos de capital executa o seguinte ciclo autônomo: “</w:t>
            </w:r>
            <w:del w:id="9790" w:author="Revisão editorial" w:date="2026-10-25T12:00:00Z">
              <w:r>
                <w:rPr>
                  <w:rFonts w:eastAsia="DejaVu Serif"/>
                  <w:color w:val="auto"/>
                  <w:sz w:val="18"/>
                  <w:szCs w:val="24"/>
                  <w:lang w:val="pt-BR"/>
                </w:rPr>
                <w:delText xml:space="preserve">Avalie</w:delText>
              </w:r>
            </w:del>
            <w:ins w:id="9791" w:author="Revisão editorial" w:date="2026-10-25T12:00:00Z">
              <w:r>
                <w:rPr>
                  <w:rFonts w:eastAsia="DejaVu Serif"/>
                  <w:color w:val="auto"/>
                  <w:sz w:val="18"/>
                  <w:szCs w:val="24"/>
                  <w:lang w:val="pt-BR"/>
                </w:rPr>
                <w:t xml:space="preserve">Observa</w:t>
              </w:r>
            </w:ins>
            <w:r>
              <w:rPr>
                <w:rFonts w:eastAsia="DejaVu Serif"/>
                <w:color w:val="auto"/>
                <w:sz w:val="18"/>
                <w:szCs w:val="24"/>
                <w:lang w:val="pt-BR"/>
              </w:rPr>
              <w:t xml:space="preserve"> que o SPI (</w:t>
            </w:r>
            <w:r>
              <w:rPr>
                <w:rFonts w:eastAsia="DejaVu Serif"/>
                <w:i/>
                <w:iCs/>
                <w:color w:val="auto"/>
                <w:sz w:val="18"/>
                <w:szCs w:val="24"/>
                <w:lang w:val="pt-BR"/>
              </w:rPr>
              <w:t xml:space="preserve">Schedule Performance Index</w:t>
            </w:r>
            <w:r>
              <w:rPr>
                <w:rFonts w:eastAsia="DejaVu Serif"/>
                <w:color w:val="auto"/>
                <w:sz w:val="18"/>
                <w:szCs w:val="24"/>
                <w:lang w:val="pt-BR"/>
              </w:rPr>
              <w:t xml:space="preserve">) do projeto caiu abaixo de 0,85 → Age consultando a API do sistema de cronograma para identificar as atividades do caminho crítico com maior desvio → Avalia, com base nos dados disponíveis, que o atraso está concentrado em três frentes de construção civil → Age recuperando o registro de riscos para verificar se esse padrão estava previsto → Avalia que o risco R-07 (produtividade de concreto em período chuvoso) pode estar se materializando → Age gerando um alerta estruturado para o gestor com a análise de impacto no CAPEX e as ações de mitigação recomendadas.</w:t>
            </w:r>
            <w:ins w:id="9792" w:author="Revisão editorial" w:date="2026-10-25T12:00:00Z">
              <w:r>
                <w:rPr>
                  <w:rFonts w:eastAsia="DejaVu Serif"/>
                  <w:color w:val="auto"/>
                  <w:sz w:val="18"/>
                  <w:szCs w:val="24"/>
                  <w:lang w:val="pt-BR"/>
                </w:rPr>
                <w:t xml:space="preserve">”</w:t>
              </w:r>
            </w:ins>
            <w:r>
              <w:rPr>
                <w:rFonts w:eastAsia="DejaVu Serif"/>
                <w:bCs/>
                <w:color w:val="auto"/>
                <w:sz w:val="18"/>
                <w:szCs w:val="22"/>
                <w:lang w:val="pt-BR"/>
              </w:rPr>
              <w:t xml:space="preserve"> </w:t>
            </w:r>
          </w:p>
        </w:tc>
      </w:tr>
    </w:tbl>
    <w:p w14:paraId="7EA4B4DA" w14:textId="77777777" w:rsidR="00921ADD" w:rsidRPr="006F14C5" w:rsidRDefault="00921ADD"/>
    <w:p w14:paraId="0FBAFC85" w14:textId="77777777" w:rsidR="00921ADD" w:rsidRPr="006F14C5" w:rsidRDefault="007023C5">
      <w:r>
        <w:rPr>
          <w:rFonts w:eastAsia="DejaVu Serif"/>
          <w:color w:val="263238"/>
        </w:rPr>
        <w:t xml:space="preserve">Esse ciclo autônomo de raciocínio e ação </w:t>
      </w:r>
      <w:del w:id="9793" w:author="Revisão editorial" w:date="2026-10-25T12:00:00Z">
        <w:r>
          <w:rPr>
            <w:rFonts w:eastAsia="DejaVu Serif"/>
            <w:color w:val="263238"/>
          </w:rPr>
          <w:delText xml:space="preserve">é</w:delText>
        </w:r>
      </w:del>
      <w:ins w:id="9794" w:author="Revisão editorial" w:date="2026-10-25T12:00:00Z">
        <w:r>
          <w:rPr>
            <w:rFonts w:eastAsia="DejaVu Serif"/>
            <w:color w:val="263238"/>
          </w:rPr>
          <w:t xml:space="preserve">está</w:t>
        </w:r>
      </w:ins>
      <w:r>
        <w:rPr>
          <w:rFonts w:eastAsia="DejaVu Serif"/>
          <w:color w:val="263238"/>
        </w:rPr>
        <w:t xml:space="preserve"> </w:t>
      </w:r>
      <w:del w:id="9795" w:author="Revisão editorial" w:date="2026-10-25T12:00:00Z">
        <w:r>
          <w:rPr>
            <w:rFonts w:eastAsia="DejaVu Serif"/>
            <w:color w:val="263238"/>
          </w:rPr>
          <w:delText xml:space="preserve">o</w:delText>
        </w:r>
      </w:del>
      <w:ins w:id="9796" w:author="Revisão editorial" w:date="2026-10-25T12:00:00Z">
        <w:r>
          <w:rPr>
            <w:rFonts w:eastAsia="DejaVu Serif"/>
            <w:color w:val="263238"/>
          </w:rPr>
          <w:t xml:space="preserve">na</w:t>
        </w:r>
      </w:ins>
      <w:r>
        <w:rPr>
          <w:rFonts w:eastAsia="DejaVu Serif"/>
          <w:color w:val="263238"/>
        </w:rPr>
        <w:t xml:space="preserve"> </w:t>
      </w:r>
      <w:del w:id="9797" w:author="Revisão editorial" w:date="2026-10-25T12:00:00Z">
        <w:r>
          <w:rPr>
            <w:rFonts w:eastAsia="DejaVu Serif"/>
            <w:color w:val="263238"/>
          </w:rPr>
          <w:delText xml:space="preserve">fundamento técnico</w:delText>
        </w:r>
      </w:del>
      <w:ins w:id="9798" w:author="Revisão editorial" w:date="2026-10-25T12:00:00Z">
        <w:r>
          <w:rPr>
            <w:rFonts w:eastAsia="DejaVu Serif"/>
            <w:color w:val="263238"/>
          </w:rPr>
          <w:t xml:space="preserve">base</w:t>
        </w:r>
      </w:ins>
      <w:r>
        <w:rPr>
          <w:rFonts w:eastAsia="DejaVu Serif"/>
          <w:color w:val="263238"/>
        </w:rPr>
        <w:t xml:space="preserve"> dos Agentes de IA</w:t>
      </w:r>
      <w:ins w:id="9799" w:author="Revisão editorial" w:date="2026-10-25T12:00:00Z">
        <w:r>
          <w:rPr>
            <w:rFonts w:eastAsia="DejaVu Serif"/>
            <w:color w:val="263238"/>
          </w:rPr>
          <w:t xml:space="preserve">,</w:t>
        </w:r>
      </w:ins>
      <w:r>
        <w:rPr>
          <w:rFonts w:eastAsia="DejaVu Serif"/>
          <w:color w:val="263238"/>
        </w:rPr>
        <w:t xml:space="preserve"> que representam a fronteira mais avançada da inteligência artificial aplicada à gestão de projetos</w:t>
      </w:r>
      <w:ins w:id="9800" w:author="Revisão editorial" w:date="2026-10-25T12:00:00Z">
        <w:r>
          <w:rPr>
            <w:rFonts w:eastAsia="DejaVu Serif"/>
            <w:color w:val="263238"/>
          </w:rPr>
          <w:t xml:space="preserve"> e são retomados no Capítulo 7</w:t>
        </w:r>
      </w:ins>
      <w:r>
        <w:rPr>
          <w:rFonts w:eastAsia="DejaVu Serif"/>
          <w:color w:val="263238"/>
        </w:rPr>
        <w:t xml:space="preserve">.</w:t>
      </w:r>
    </w:p>
    <w:p w:rsidR="00921ADD" w:rsidRPr="006F14C5" w:rsidRDefault="007023C5">
      <w:pPr>
        <w:rPr>
          <w:ins w:id="10780" w:author="Revisão editorial" w:date="2026-10-25T12:00:00Z"/>
        </w:rPr>
      </w:pPr>
      <w:ins w:id="10781" w:author="Revisão editorial" w:date="2026-10-25T12:00:00Z">
        <w:r>
          <w:rPr>
            <w:rFonts w:eastAsia="DejaVu Serif"/>
            <w:color w:val="263238"/>
          </w:rPr>
          <w:t xml:space="preserve">Uma última cautela vale para todas as técnicas anteriores: modelos de linguagem podem errar aritmética e apresentar cálculos plausíveis, porém incorretos. Em qualquer prompt que envolva EVM, EAC, valor presente, simulação de Monte Carlo ou conversão de unidades, trate o resultado como rascunho. Peça as fórmulas e os passos intermediários, recalcule em planilha ou por código, compare com a saída da IA e registre a divergência. Quando a ferramenta executar código (por exemplo, em recursos de análise de dados), prefira essa via a cálculos feitos apenas no texto.</w:t>
        </w:r>
      </w:ins>
    </w:p>
    <w:p w14:paraId="13762E65" w14:textId="77777777" w:rsidR="00921ADD" w:rsidRPr="006F14C5" w:rsidRDefault="007023C5">
      <w:r>
        <w:rPr>
          <w:rFonts w:eastAsia="DejaVu Serif"/>
          <w:color w:val="263238"/>
        </w:rPr>
        <w:t xml:space="preserve">A </w:t>
      </w:r>
      <w:r>
        <w:rPr>
          <w:rFonts w:eastAsia="DejaVu Serif"/>
          <w:b/>
          <w:bCs/>
          <w:color w:val="263238"/>
        </w:rPr>
        <w:t xml:space="preserve">Engenharia de Prompt</w:t>
      </w:r>
      <w:r>
        <w:rPr>
          <w:rFonts w:eastAsia="DejaVu Serif"/>
          <w:color w:val="263238"/>
        </w:rPr>
        <w:t xml:space="preserve"> não é uma habilidade estática. À medida que os modelos evoluem para sistemas mais autônomos (</w:t>
      </w:r>
      <w:r>
        <w:rPr>
          <w:rFonts w:eastAsia="DejaVu Serif"/>
          <w:i/>
          <w:iCs/>
          <w:color w:val="263238"/>
        </w:rPr>
        <w:t xml:space="preserve">Agentic</w:t>
      </w:r>
      <w:r>
        <w:rPr>
          <w:rFonts w:eastAsia="DejaVu Serif"/>
          <w:color w:val="263238"/>
        </w:rPr>
        <w:t xml:space="preserve"> AI), a formulação de prompts transitará de instruções operacionais detalhadas para a definição de objetivos estratégicos e restrições de contorno (</w:t>
      </w:r>
      <w:r>
        <w:rPr>
          <w:rFonts w:eastAsia="DejaVu Serif"/>
          <w:i/>
          <w:iCs/>
          <w:color w:val="263238"/>
        </w:rPr>
        <w:t xml:space="preserve">guardrails</w:t>
      </w:r>
      <w:r>
        <w:rPr>
          <w:rFonts w:eastAsia="DejaVu Serif"/>
          <w:color w:val="263238"/>
        </w:rPr>
        <w:t xml:space="preserve">). </w:t>
      </w:r>
      <w:ins w:id="9801" w:author="Revisão editorial" w:date="2026-10-25T12:00:00Z">
        <w:r>
          <w:rPr>
            <w:rFonts w:eastAsia="DejaVu Serif"/>
            <w:color w:val="263238"/>
          </w:rPr>
          <w:t xml:space="preserve">Esse movimento já aparece na chamada engenharia de contexto (context engineering): selecionar e organizar os documentos, os dados e as ferramentas que o modelo recebe passa a pesar tanto quanto redigir bem o prompt. </w:t>
        </w:r>
      </w:ins>
    </w:p>
    <w:p w14:paraId="37DE9562" w14:textId="77777777" w:rsidR="00921ADD" w:rsidRPr="006F14C5" w:rsidRDefault="007023C5">
      <w:pPr>
        <w:rPr>
          <w:rFonts w:eastAsia="DejaVu Serif"/>
          <w:color w:val="263238"/>
        </w:rPr>
      </w:pPr>
      <w:r>
        <w:rPr>
          <w:rFonts w:eastAsia="DejaVu Serif"/>
          <w:color w:val="263238"/>
        </w:rPr>
        <w:t>Ainda assim, a clareza de pensamento, a estruturação lógica do problema e a capacidade de fornecer contexto adequado permanecerão como pilares da interface entre o gestor de projetos e a inteligência artificial. O capítulo seguinte transforma esses fundamentos em aplicações distribuídas ao longo do ciclo de vida dos projetos de capital.</w:t>
      </w:r>
    </w:p>
    <w:p w14:paraId="0D918066" w14:textId="77777777" w:rsidR="00AB2406" w:rsidRPr="006F14C5" w:rsidRDefault="00AB2406">
      <w:pPr>
        <w:rPr>
          <w:rFonts w:eastAsia="DejaVu Serif"/>
          <w:color w:val="263238"/>
        </w:rPr>
      </w:pPr>
    </w:p>
    <w:p w14:paraId="7115AF62" w14:textId="77777777" w:rsidR="004C4FAB" w:rsidRPr="006F14C5" w:rsidRDefault="004C4FAB">
      <w:pPr>
        <w:rPr>
          <w:rFonts w:eastAsia="DejaVu Serif"/>
          <w:color w:val="263238"/>
        </w:rPr>
        <w:sectPr w:rsidR="004C4FAB" w:rsidRPr="006F14C5" w:rsidSect="00EE4B83">
          <w:headerReference w:type="even" r:id="rId58"/>
          <w:headerReference w:type="default" r:id="rId59"/>
          <w:footerReference w:type="even" r:id="rId60"/>
          <w:footerReference w:type="default" r:id="rId61"/>
          <w:headerReference w:type="first" r:id="rId62"/>
          <w:footerReference w:type="first" r:id="rId63"/>
          <w:pgSz w:w="10772" w:h="12756"/>
          <w:pgMar w:top="1247" w:right="1077" w:bottom="1020" w:left="1361" w:header="454" w:footer="567" w:gutter="0"/>
          <w:cols w:space="720"/>
          <w:formProt w:val="0"/>
          <w:titlePg/>
          <w:docGrid w:linePitch="360" w:charSpace="4096"/>
        </w:sectPr>
      </w:pPr>
    </w:p>
    <w:p w14:paraId="67F63A2F" w14:textId="3E0F575E" w:rsidR="00921ADD" w:rsidRPr="006F14C5" w:rsidRDefault="007023C5" w:rsidP="00E55F8B">
      <w:pPr>
        <w:pStyle w:val="Ttulo2"/>
      </w:pPr>
      <w:bookmarkStart w:id="172" w:name="__RefHeading___Toc10596_3485589216"/>
      <w:bookmarkStart w:id="173" w:name="_Toc232715523"/>
      <w:bookmarkStart w:id="174" w:name="_Toc232715186"/>
      <w:bookmarkStart w:id="175" w:name="_Ref236076633"/>
      <w:bookmarkStart w:id="176" w:name="_Toc236076017"/>
      <w:bookmarkStart w:id="177" w:name="_Toc233748479"/>
      <w:bookmarkStart w:id="178" w:name="_Toc233040026"/>
      <w:bookmarkStart w:id="179" w:name="_Toc236516892"/>
      <w:bookmarkEnd w:id="172"/>
      <w:r>
        <w:lastRenderedPageBreak/>
        <w:t>Capítulo 5</w:t>
      </w:r>
      <w:bookmarkEnd w:id="173"/>
      <w:bookmarkEnd w:id="174"/>
      <w:r>
        <w:t xml:space="preserve">: </w:t>
      </w:r>
      <w:bookmarkStart w:id="180" w:name="_Toc232715524"/>
      <w:bookmarkStart w:id="181" w:name="_Toc232715187"/>
      <w:r>
        <w:rPr>
          <w:i/>
          <w:iCs/>
        </w:rPr>
        <w:t xml:space="preserve">Prompt Engineering</w:t>
      </w:r>
      <w:r>
        <w:t xml:space="preserve"> no Ciclo de Vida de Projetos </w:t>
      </w:r>
      <w:bookmarkEnd w:id="175"/>
      <w:bookmarkEnd w:id="176"/>
      <w:bookmarkEnd w:id="177"/>
      <w:bookmarkEnd w:id="178"/>
      <w:bookmarkEnd w:id="180"/>
      <w:bookmarkEnd w:id="181"/>
      <w:r>
        <w:t>de Capital</w:t>
      </w:r>
      <w:bookmarkEnd w:id="179"/>
    </w:p>
    <w:p w14:paraId="6C231961" w14:textId="77777777" w:rsidR="00921ADD" w:rsidRPr="006F14C5" w:rsidRDefault="00921ADD"/>
    <w:p w14:paraId="19918531" w14:textId="5CAA4B1D" w:rsidR="00921ADD" w:rsidRPr="006F14C5" w:rsidRDefault="007023C5">
      <w:pPr>
        <w:ind w:firstLine="0"/>
      </w:pPr>
      <w:r>
        <w:rPr>
          <w:rFonts w:eastAsia="DejaVu Serif"/>
          <w:color w:val="263238"/>
        </w:rPr>
        <w:t xml:space="preserve">As técnicas de </w:t>
      </w:r>
      <w:r>
        <w:rPr>
          <w:rFonts w:eastAsia="DejaVu Serif"/>
          <w:b/>
          <w:bCs/>
          <w:i/>
          <w:color w:val="263238"/>
        </w:rPr>
        <w:t>Prompt Engineering</w:t>
      </w:r>
      <w:r>
        <w:rPr>
          <w:rFonts w:eastAsia="DejaVu Serif"/>
          <w:color w:val="263238"/>
        </w:rPr>
        <w:t xml:space="preserve"> discutidas no capítulo anterior não são aplicadas de maneira uniforme ao longo do ciclo de vida de um projeto.</w:t>
      </w:r>
    </w:p>
    <w:p w14:paraId="7EAF7274" w14:textId="5E00AEDA" w:rsidR="00921ADD" w:rsidRPr="006F14C5" w:rsidRDefault="007023C5">
      <w:r>
        <w:rPr>
          <w:rFonts w:eastAsia="DejaVu Serif"/>
          <w:color w:val="263238"/>
        </w:rPr>
        <w:t>Da triagem de oportunidades no FEL 1 ao encerramento e à transferência do ativo, cada fase demanda um perfil distinto de prompt: mudam o objetivo da decisão, a maturidade das informações, o nível de detalhe técnico e o formato de saída esperado.</w:t>
      </w:r>
    </w:p>
    <w:p w14:paraId="2BC6BB30" w14:textId="1ABD03D1" w:rsidR="00921ADD" w:rsidRPr="006F14C5" w:rsidRDefault="007023C5">
      <w:r>
        <w:rPr>
          <w:rFonts w:eastAsia="DejaVu Serif"/>
          <w:color w:val="263238"/>
        </w:rPr>
        <w:t xml:space="preserve">Este capítulo mapeia como o </w:t>
      </w:r>
      <w:r>
        <w:rPr>
          <w:rFonts w:eastAsia="DejaVu Serif"/>
          <w:i/>
          <w:iCs/>
          <w:color w:val="263238"/>
        </w:rPr>
        <w:t xml:space="preserve">Prompt Engineering</w:t>
      </w:r>
      <w:r>
        <w:rPr>
          <w:rFonts w:eastAsia="DejaVu Serif"/>
          <w:color w:val="263238"/>
        </w:rPr>
        <w:t xml:space="preserve"> deve ser adaptado a cada fase, com exemplos práticos e prompts completos no </w:t>
      </w:r>
      <w:r>
        <w:rPr>
          <w:rFonts w:eastAsia="DejaVu Serif"/>
          <w:i/>
          <w:iCs/>
          <w:color w:val="263238"/>
        </w:rPr>
        <w:t>framework</w:t>
      </w:r>
      <w:r>
        <w:rPr>
          <w:rFonts w:eastAsia="DejaVu Serif"/>
          <w:color w:val="263238"/>
        </w:rPr>
        <w:t xml:space="preserve"> RCTIF.</w:t>
      </w:r>
    </w:p>
    <w:p w14:paraId="0207DB69" w14:textId="60483580" w:rsidR="00921ADD" w:rsidRPr="006F14C5" w:rsidRDefault="009E6289" w:rsidP="009E6289">
      <w:pPr>
        <w:ind w:firstLine="0"/>
      </w:pPr>
      <w:r>
        <w:rPr>
          <w:noProof/>
        </w:rPr>
        <w:drawing>
          <wp:anchor distT="0" distB="0" distL="114300" distR="114300" simplePos="0" relativeHeight="251658254" behindDoc="0" locked="0" layoutInCell="1" allowOverlap="1" wp14:anchorId="7F866112" wp14:editId="1D873A43">
            <wp:simplePos x="0" y="0"/>
            <wp:positionH relativeFrom="margin">
              <wp:align>center</wp:align>
            </wp:positionH>
            <wp:positionV relativeFrom="page">
              <wp:posOffset>3877945</wp:posOffset>
            </wp:positionV>
            <wp:extent cx="4816800" cy="2062800"/>
            <wp:effectExtent l="0" t="0" r="317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l="347" r="347"/>
                    <a:stretch>
                      <a:fillRect/>
                    </a:stretch>
                  </pic:blipFill>
                  <pic:spPr bwMode="auto">
                    <a:xfrm>
                      <a:off x="0" y="0"/>
                      <a:ext cx="4816800" cy="20628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 xml:space="preserve">A Figura 5.1 sintetiza, a seguir, uma das proposições centrais deste livro: o Prompt Engineering não é uma habilidade pontual ou restrita a uma fase específica do projeto, mas sim uma interface humano-IA transversal que atravessa todo o ciclo de vida de projetos, do FEL 1 ao Encerramento. </w:t>
      </w:r>
    </w:p>
    <w:p w14:paraId="0278FCC0" w14:textId="77777777" w:rsidR="00921ADD" w:rsidRPr="006F14C5" w:rsidRDefault="007023C5" w:rsidP="007C29A0">
      <w:pPr>
        <w:pStyle w:val="Legenda"/>
        <w:keepNext/>
        <w:keepLines/>
        <w:jc w:val="both"/>
        <w:rPr>
          <w:bCs/>
          <w:color w:val="auto"/>
          <w:sz w:val="17"/>
          <w:szCs w:val="17"/>
        </w:rPr>
      </w:pPr>
      <w:r>
        <w:rPr>
          <w:bCs/>
          <w:color w:val="auto"/>
          <w:sz w:val="17"/>
          <w:szCs w:val="17"/>
        </w:rPr>
        <w:t xml:space="preserve">Figura 5.1</w:t>
      </w:r>
      <w:del w:id="9802" w:author="Revisão editorial" w:date="2026-10-25T12:00:00Z">
        <w:r>
          <w:rPr>
            <w:bCs/>
            <w:color w:val="auto"/>
            <w:sz w:val="17"/>
            <w:szCs w:val="17"/>
          </w:rPr>
          <w:delText xml:space="preserve"> —</w:delText>
        </w:r>
      </w:del>
      <w:ins w:id="9803" w:author="Revisão editorial" w:date="2026-10-25T12:00:00Z">
        <w:r>
          <w:rPr>
            <w:bCs/>
            <w:color w:val="auto"/>
            <w:sz w:val="17"/>
            <w:szCs w:val="17"/>
          </w:rPr>
          <w:t xml:space="preserve">:</w:t>
        </w:r>
      </w:ins>
      <w:r>
        <w:rPr>
          <w:bCs/>
          <w:color w:val="auto"/>
          <w:sz w:val="17"/>
          <w:szCs w:val="17"/>
        </w:rPr>
        <w:t xml:space="preserve"> Integração do </w:t>
      </w:r>
      <w:r>
        <w:rPr>
          <w:bCs/>
          <w:i/>
          <w:iCs/>
          <w:color w:val="auto"/>
          <w:sz w:val="17"/>
          <w:szCs w:val="17"/>
        </w:rPr>
        <w:t xml:space="preserve">Prompt Engineering</w:t>
      </w:r>
      <w:r>
        <w:rPr>
          <w:bCs/>
          <w:color w:val="auto"/>
          <w:sz w:val="17"/>
          <w:szCs w:val="17"/>
        </w:rPr>
        <w:t xml:space="preserve"> ao </w:t>
      </w:r>
      <w:del w:id="9804" w:author="Revisão editorial" w:date="2026-10-25T12:00:00Z">
        <w:r>
          <w:rPr>
            <w:bCs/>
            <w:color w:val="auto"/>
            <w:sz w:val="17"/>
            <w:szCs w:val="17"/>
          </w:rPr>
          <w:delText xml:space="preserve">Ciclo</w:delText>
        </w:r>
      </w:del>
      <w:ins w:id="9805" w:author="Revisão editorial" w:date="2026-10-25T12:00:00Z">
        <w:r>
          <w:rPr>
            <w:bCs/>
            <w:color w:val="auto"/>
            <w:sz w:val="17"/>
            <w:szCs w:val="17"/>
          </w:rPr>
          <w:t xml:space="preserve">ciclo</w:t>
        </w:r>
      </w:ins>
      <w:r>
        <w:rPr>
          <w:bCs/>
          <w:color w:val="auto"/>
          <w:sz w:val="17"/>
          <w:szCs w:val="17"/>
        </w:rPr>
        <w:t xml:space="preserve"> de </w:t>
      </w:r>
      <w:del w:id="9806" w:author="Revisão editorial" w:date="2026-10-25T12:00:00Z">
        <w:r>
          <w:rPr>
            <w:bCs/>
            <w:color w:val="auto"/>
            <w:sz w:val="17"/>
            <w:szCs w:val="17"/>
          </w:rPr>
          <w:delText xml:space="preserve">Vida</w:delText>
        </w:r>
      </w:del>
      <w:ins w:id="9807" w:author="Revisão editorial" w:date="2026-10-25T12:00:00Z">
        <w:r>
          <w:rPr>
            <w:bCs/>
            <w:color w:val="auto"/>
            <w:sz w:val="17"/>
            <w:szCs w:val="17"/>
          </w:rPr>
          <w:t xml:space="preserve">vida</w:t>
        </w:r>
      </w:ins>
      <w:r>
        <w:rPr>
          <w:bCs/>
          <w:color w:val="auto"/>
          <w:sz w:val="17"/>
          <w:szCs w:val="17"/>
        </w:rPr>
        <w:t xml:space="preserve"> de </w:t>
      </w:r>
      <w:del w:id="9808" w:author="Revisão editorial" w:date="2026-10-25T12:00:00Z">
        <w:r>
          <w:rPr>
            <w:bCs/>
            <w:color w:val="auto"/>
            <w:sz w:val="17"/>
            <w:szCs w:val="17"/>
          </w:rPr>
          <w:delText xml:space="preserve">Projetos</w:delText>
        </w:r>
      </w:del>
      <w:ins w:id="9809" w:author="Revisão editorial" w:date="2026-10-25T12:00:00Z">
        <w:r>
          <w:rPr>
            <w:bCs/>
            <w:color w:val="auto"/>
            <w:sz w:val="17"/>
            <w:szCs w:val="17"/>
          </w:rPr>
          <w:t xml:space="preserve">projetos</w:t>
        </w:r>
      </w:ins>
      <w:r>
        <w:rPr>
          <w:bCs/>
          <w:color w:val="auto"/>
          <w:sz w:val="17"/>
          <w:szCs w:val="17"/>
        </w:rPr>
        <w:t xml:space="preserve"> CAPEX</w:t>
      </w:r>
    </w:p>
    <w:p w14:paraId="76850EAB" w14:textId="77777777" w:rsidR="00921ADD" w:rsidRPr="006F14C5" w:rsidRDefault="007023C5" w:rsidP="007C29A0">
      <w:pPr>
        <w:pStyle w:val="Legenda"/>
        <w:keepNext/>
        <w:keepLines/>
        <w:jc w:val="both"/>
        <w:rPr>
          <w:b w:val="0"/>
          <w:color w:val="auto"/>
          <w:sz w:val="15"/>
          <w:szCs w:val="15"/>
        </w:rPr>
      </w:pPr>
      <w:r>
        <w:rPr>
          <w:b w:val="0"/>
          <w:color w:val="auto"/>
          <w:sz w:val="15"/>
          <w:szCs w:val="15"/>
        </w:rPr>
        <w:t>Fonte: Elaborado pelo autor.</w:t>
      </w:r>
    </w:p>
    <w:p w14:paraId="69909A71" w14:textId="77777777" w:rsidR="007C29A0" w:rsidRPr="006F14C5" w:rsidRDefault="007C29A0">
      <w:pPr>
        <w:rPr>
          <w:rFonts w:eastAsia="DejaVu Serif"/>
          <w:color w:val="263238"/>
        </w:rPr>
      </w:pPr>
    </w:p>
    <w:p w14:paraId="6B81E200" w14:textId="77777777" w:rsidR="00921ADD" w:rsidRPr="006F14C5" w:rsidRDefault="007023C5">
      <w:r>
        <w:rPr>
          <w:rFonts w:eastAsia="DejaVu Serif"/>
          <w:color w:val="263238"/>
        </w:rPr>
        <w:t xml:space="preserve">Nota-se</w:t>
      </w:r>
      <w:ins w:id="9810" w:author="Revisão editorial" w:date="2026-10-25T12:00:00Z">
        <w:r>
          <w:rPr>
            <w:rFonts w:eastAsia="DejaVu Serif"/>
            <w:color w:val="263238"/>
          </w:rPr>
          <w:t xml:space="preserve">,</w:t>
        </w:r>
      </w:ins>
      <w:r>
        <w:rPr>
          <w:rFonts w:eastAsia="DejaVu Serif"/>
          <w:color w:val="263238"/>
        </w:rPr>
        <w:t xml:space="preserve"> </w:t>
      </w:r>
      <w:del w:id="9811" w:author="Revisão editorial" w:date="2026-10-25T12:00:00Z">
        <w:r>
          <w:rPr>
            <w:rFonts w:eastAsia="DejaVu Serif"/>
            <w:color w:val="263238"/>
          </w:rPr>
          <w:delText xml:space="preserve">da</w:delText>
        </w:r>
      </w:del>
      <w:ins w:id="9812" w:author="Revisão editorial" w:date="2026-10-25T12:00:00Z">
        <w:r>
          <w:rPr>
            <w:rFonts w:eastAsia="DejaVu Serif"/>
            <w:color w:val="263238"/>
          </w:rPr>
          <w:t xml:space="preserve">pela</w:t>
        </w:r>
      </w:ins>
      <w:r>
        <w:rPr>
          <w:rFonts w:eastAsia="DejaVu Serif"/>
          <w:color w:val="263238"/>
        </w:rPr>
        <w:t xml:space="preserve"> Figura 5.1</w:t>
      </w:r>
      <w:ins w:id="9813" w:author="Revisão editorial" w:date="2026-10-25T12:00:00Z">
        <w:r>
          <w:rPr>
            <w:rFonts w:eastAsia="DejaVu Serif"/>
            <w:color w:val="263238"/>
          </w:rPr>
          <w:t xml:space="preserve">,</w:t>
        </w:r>
      </w:ins>
      <w:r>
        <w:rPr>
          <w:rFonts w:eastAsia="DejaVu Serif"/>
          <w:color w:val="263238"/>
        </w:rPr>
        <w:t xml:space="preserve"> que</w:t>
      </w:r>
      <w:ins w:id="9814" w:author="Revisão editorial" w:date="2026-10-25T12:00:00Z">
        <w:r>
          <w:rPr>
            <w:rFonts w:eastAsia="DejaVu Serif"/>
            <w:color w:val="263238"/>
          </w:rPr>
          <w:t xml:space="preserve">,</w:t>
        </w:r>
      </w:ins>
      <w:r>
        <w:rPr>
          <w:rFonts w:eastAsia="DejaVu Serif"/>
          <w:color w:val="263238"/>
        </w:rPr>
        <w:t xml:space="preserve"> em cada fase, a natureza das decisões e dos entregáveis é distinta e, consequentemente, os prompts adequados também o são. </w:t>
      </w:r>
    </w:p>
    <w:p w14:paraId="70C80AFD" w14:textId="77777777" w:rsidR="00921ADD" w:rsidRPr="006F14C5" w:rsidRDefault="007023C5">
      <w:r>
        <w:rPr>
          <w:rFonts w:eastAsia="DejaVu Serif"/>
          <w:color w:val="263238"/>
        </w:rPr>
        <w:t xml:space="preserve">No </w:t>
      </w:r>
      <w:r>
        <w:rPr>
          <w:rFonts w:eastAsia="DejaVu Serif"/>
          <w:b/>
          <w:bCs/>
          <w:color w:val="263238"/>
        </w:rPr>
        <w:t>FEL 1</w:t>
      </w:r>
      <w:r>
        <w:rPr>
          <w:rFonts w:eastAsia="DejaVu Serif"/>
          <w:color w:val="263238"/>
        </w:rPr>
        <w:t xml:space="preserve">, o gestor utiliza prompts para triagem de portfólio, comparando múltiplas oportunidades de investimento com base em VPL, TIR e alinhamento estratégico. </w:t>
      </w:r>
    </w:p>
    <w:p w14:paraId="455A88D1" w14:textId="77777777" w:rsidR="005F3DF8" w:rsidRPr="006F14C5" w:rsidRDefault="007023C5" w:rsidP="005F3DF8">
      <w:pPr>
        <w:rPr>
          <w:rFonts w:eastAsia="DejaVu Serif"/>
          <w:color w:val="263238"/>
        </w:rPr>
      </w:pPr>
      <w:r>
        <w:rPr>
          <w:rFonts w:eastAsia="DejaVu Serif"/>
          <w:color w:val="263238"/>
        </w:rPr>
        <w:lastRenderedPageBreak/>
        <w:t xml:space="preserve">No </w:t>
      </w:r>
      <w:r>
        <w:rPr>
          <w:rFonts w:eastAsia="DejaVu Serif"/>
          <w:b/>
          <w:bCs/>
          <w:color w:val="263238"/>
        </w:rPr>
        <w:t>FEL 2</w:t>
      </w:r>
      <w:r>
        <w:rPr>
          <w:rFonts w:eastAsia="DejaVu Serif"/>
          <w:color w:val="263238"/>
        </w:rPr>
        <w:t>, os prompts estruturam análises de alternativas (</w:t>
      </w:r>
      <w:r>
        <w:rPr>
          <w:rFonts w:eastAsia="DejaVu Serif"/>
          <w:i/>
          <w:iCs/>
          <w:color w:val="263238"/>
        </w:rPr>
        <w:t>optioneering</w:t>
      </w:r>
      <w:r>
        <w:rPr>
          <w:rFonts w:eastAsia="DejaVu Serif"/>
          <w:color w:val="263238"/>
        </w:rPr>
        <w:t xml:space="preserve">), comparando traçados, tecnologias e modelos de contratação com critérios ponderados. </w:t>
      </w:r>
    </w:p>
    <w:p w14:paraId="3D3F8BF9" w14:textId="77777777" w:rsidR="00921ADD" w:rsidRPr="006F14C5" w:rsidRDefault="007023C5" w:rsidP="005F3DF8">
      <w:r>
        <w:rPr>
          <w:rFonts w:eastAsia="DejaVu Serif"/>
          <w:color w:val="263238"/>
        </w:rPr>
        <w:t xml:space="preserve">No </w:t>
      </w:r>
      <w:r>
        <w:rPr>
          <w:rFonts w:eastAsia="DejaVu Serif"/>
          <w:b/>
          <w:bCs/>
          <w:color w:val="263238"/>
        </w:rPr>
        <w:t xml:space="preserve">FEL 3</w:t>
      </w:r>
      <w:r>
        <w:rPr>
          <w:rFonts w:eastAsia="DejaVu Serif"/>
          <w:color w:val="263238"/>
        </w:rPr>
        <w:t xml:space="preserve">, a IA é acionada para refinar estimativas de custo e risco, produzindo análises de Monte Carlo e revisões de matriz de riscos que subsidiam a documentação de </w:t>
      </w:r>
      <w:del w:id="9815" w:author="Revisão editorial" w:date="2026-10-25T12:00:00Z">
        <w:r>
          <w:rPr>
            <w:rFonts w:eastAsia="DejaVu Serif"/>
            <w:color w:val="263238"/>
          </w:rPr>
          <w:delText xml:space="preserve">sanção</w:delText>
        </w:r>
      </w:del>
      <w:ins w:id="9816" w:author="Revisão editorial" w:date="2026-10-25T12:00:00Z">
        <w:r>
          <w:rPr>
            <w:rFonts w:eastAsia="DejaVu Serif"/>
            <w:color w:val="263238"/>
          </w:rPr>
          <w:t xml:space="preserve">aprovação</w:t>
        </w:r>
      </w:ins>
      <w:r>
        <w:rPr>
          <w:rFonts w:eastAsia="DejaVu Serif"/>
          <w:color w:val="263238"/>
        </w:rPr>
        <w:t xml:space="preserve"> do projeto. </w:t>
      </w:r>
    </w:p>
    <w:p w14:paraId="49E9A553" w14:textId="77777777" w:rsidR="00921ADD" w:rsidRPr="006F14C5" w:rsidRDefault="007023C5">
      <w:r>
        <w:rPr>
          <w:rFonts w:eastAsia="DejaVu Serif"/>
          <w:color w:val="263238"/>
        </w:rPr>
        <w:t xml:space="preserve">No </w:t>
      </w:r>
      <w:r>
        <w:rPr>
          <w:rFonts w:eastAsia="DejaVu Serif"/>
          <w:b/>
          <w:bCs/>
          <w:color w:val="263238"/>
        </w:rPr>
        <w:t>FID</w:t>
      </w:r>
      <w:r>
        <w:rPr>
          <w:rFonts w:eastAsia="DejaVu Serif"/>
          <w:color w:val="263238"/>
        </w:rPr>
        <w:t xml:space="preserve">, os prompts auxiliam na elaboração do </w:t>
      </w:r>
      <w:r>
        <w:rPr>
          <w:rFonts w:eastAsia="DejaVu Serif"/>
          <w:i/>
          <w:iCs/>
          <w:color w:val="263238"/>
        </w:rPr>
        <w:t>Business Case</w:t>
      </w:r>
      <w:r>
        <w:rPr>
          <w:rFonts w:eastAsia="DejaVu Serif"/>
          <w:color w:val="263238"/>
        </w:rPr>
        <w:t xml:space="preserve"> definitivo, na simulação de cenários de sensibilidade e na preparação de apresentações para o comitê de investimento. </w:t>
      </w:r>
    </w:p>
    <w:p w14:paraId="23784123" w14:textId="77777777" w:rsidR="00921ADD" w:rsidRPr="006F14C5" w:rsidRDefault="007023C5">
      <w:r>
        <w:rPr>
          <w:rFonts w:eastAsia="DejaVu Serif"/>
          <w:color w:val="263238"/>
        </w:rPr>
        <w:t xml:space="preserve">Na </w:t>
      </w:r>
      <w:r>
        <w:rPr>
          <w:rFonts w:eastAsia="DejaVu Serif"/>
          <w:b/>
          <w:bCs/>
          <w:color w:val="263238"/>
        </w:rPr>
        <w:t xml:space="preserve">Execução</w:t>
      </w:r>
      <w:r>
        <w:rPr>
          <w:rFonts w:eastAsia="DejaVu Serif"/>
          <w:color w:val="263238"/>
        </w:rPr>
        <w:t xml:space="preserve">, o foco migra para o monitoramento preditivo, análise de desvios</w:t>
      </w:r>
      <w:ins w:id="9817" w:author="Revisão editorial" w:date="2026-10-25T12:00:00Z">
        <w:r>
          <w:rPr>
            <w:rFonts w:eastAsia="DejaVu Serif"/>
            <w:color w:val="263238"/>
          </w:rPr>
          <w:t xml:space="preserve"> de</w:t>
        </w:r>
      </w:ins>
      <w:r>
        <w:rPr>
          <w:rFonts w:eastAsia="DejaVu Serif"/>
          <w:color w:val="263238"/>
        </w:rPr>
        <w:t xml:space="preserve"> EVM, geração de relatórios de status e identificação antecipada de riscos emergentes. </w:t>
      </w:r>
    </w:p>
    <w:p w14:paraId="5767A957" w14:textId="77777777" w:rsidR="00921ADD" w:rsidRPr="006F14C5" w:rsidRDefault="007023C5">
      <w:r>
        <w:rPr>
          <w:rFonts w:eastAsia="DejaVu Serif"/>
          <w:color w:val="263238"/>
        </w:rPr>
        <w:t xml:space="preserve">Por fim, no </w:t>
      </w:r>
      <w:r>
        <w:rPr>
          <w:rFonts w:eastAsia="DejaVu Serif"/>
          <w:b/>
          <w:bCs/>
          <w:color w:val="263238"/>
        </w:rPr>
        <w:t>Encerramento</w:t>
      </w:r>
      <w:r>
        <w:rPr>
          <w:rFonts w:eastAsia="DejaVu Serif"/>
          <w:color w:val="263238"/>
        </w:rPr>
        <w:t>, os prompts estruturam a captura e síntese de lições aprendidas, fechando o ciclo de conhecimento que alimentará os projetos futuros.</w:t>
      </w:r>
    </w:p>
    <w:p w14:paraId="3ED84F57" w14:textId="77777777" w:rsidR="00921ADD" w:rsidRPr="006F14C5" w:rsidRDefault="007023C5">
      <w:r>
        <w:rPr>
          <w:rFonts w:eastAsia="DejaVu Serif"/>
          <w:color w:val="263238"/>
        </w:rPr>
        <w:t xml:space="preserve">O elemento unificador</w:t>
      </w:r>
      <w:ins w:id="9818" w:author="Revisão editorial" w:date="2026-10-25T12:00:00Z">
        <w:r>
          <w:rPr>
            <w:rFonts w:eastAsia="DejaVu Serif"/>
            <w:color w:val="263238"/>
          </w:rPr>
          <w:t xml:space="preserve">,</w:t>
        </w:r>
      </w:ins>
      <w:r>
        <w:rPr>
          <w:rFonts w:eastAsia="DejaVu Serif"/>
          <w:color w:val="263238"/>
        </w:rPr>
        <w:t xml:space="preserve"> representado na base da figura</w:t>
      </w:r>
      <w:del w:id="9819" w:author="Revisão editorial" w:date="2026-10-25T12:00:00Z">
        <w:r>
          <w:rPr>
            <w:rFonts w:eastAsia="DejaVu Serif"/>
            <w:color w:val="263238"/>
          </w:rPr>
          <w:delText xml:space="preserve">:</w:delText>
        </w:r>
      </w:del>
      <w:r>
        <w:rPr>
          <w:rFonts w:eastAsia="DejaVu Serif"/>
          <w:color w:val="263238"/>
        </w:rPr>
        <w:t xml:space="preserve"> </w:t>
      </w:r>
      <w:ins w:id="9820" w:author="Revisão editorial" w:date="2026-10-25T12:00:00Z">
        <w:r>
          <w:rPr>
            <w:rFonts w:eastAsia="DejaVu Serif"/>
            <w:color w:val="263238"/>
          </w:rPr>
          <w:t xml:space="preserve">(</w:t>
        </w:r>
      </w:ins>
      <w:r>
        <w:rPr>
          <w:rFonts w:eastAsia="DejaVu Serif"/>
          <w:b/>
          <w:bCs/>
          <w:color w:val="263238"/>
        </w:rPr>
        <w:t xml:space="preserve">"</w:t>
      </w:r>
      <w:r>
        <w:rPr>
          <w:rFonts w:eastAsia="DejaVu Serif"/>
          <w:b/>
          <w:bCs/>
          <w:i/>
          <w:iCs/>
          <w:color w:val="263238"/>
        </w:rPr>
        <w:t xml:space="preserve">Prompt Engineering</w:t>
      </w:r>
      <w:r>
        <w:rPr>
          <w:rFonts w:eastAsia="DejaVu Serif"/>
          <w:b/>
          <w:bCs/>
          <w:color w:val="263238"/>
        </w:rPr>
        <w:t xml:space="preserve"> como Interface Humano-IA em Todas as Fases"</w:t>
      </w:r>
      <w:ins w:id="9821" w:author="Revisão editorial" w:date="2026-10-25T12:00:00Z">
        <w:r>
          <w:rPr>
            <w:rFonts w:eastAsia="DejaVu Serif"/>
            <w:b/>
            <w:bCs/>
            <w:color w:val="263238"/>
          </w:rPr>
          <w:t xml:space="preserve">)</w:t>
        </w:r>
      </w:ins>
      <w:r>
        <w:rPr>
          <w:rFonts w:eastAsia="DejaVu Serif"/>
          <w:color w:val="263238"/>
        </w:rPr>
        <w:t xml:space="preserve">, carrega uma implicação estratégica</w:t>
      </w:r>
      <w:del w:id="9822" w:author="Revisão editorial" w:date="2026-10-25T12:00:00Z">
        <w:r>
          <w:rPr>
            <w:rFonts w:eastAsia="DejaVu Serif"/>
            <w:color w:val="263238"/>
          </w:rPr>
          <w:delText xml:space="preserve"> profunda</w:delText>
        </w:r>
      </w:del>
      <w:r>
        <w:rPr>
          <w:rFonts w:eastAsia="DejaVu Serif"/>
          <w:color w:val="263238"/>
        </w:rPr>
        <w:t xml:space="preserve"> para o desenvolvimento de competências em gestão de projetos. </w:t>
      </w:r>
    </w:p>
    <w:p w14:paraId="0B688331" w14:textId="77777777" w:rsidR="00921ADD" w:rsidRPr="006F14C5" w:rsidRDefault="007023C5">
      <w:r>
        <w:rPr>
          <w:rFonts w:eastAsia="DejaVu Serif"/>
          <w:color w:val="263238"/>
        </w:rPr>
        <w:t xml:space="preserve">Historicamente, cada fase do ciclo FEL</w:t>
      </w:r>
      <w:del w:id="9823" w:author="Revisão editorial" w:date="2026-10-25T12:00:00Z">
        <w:r>
          <w:rPr>
            <w:rFonts w:eastAsia="DejaVu Serif"/>
            <w:color w:val="263238"/>
          </w:rPr>
          <w:delText xml:space="preserve">-</w:delText>
        </w:r>
      </w:del>
      <w:ins w:id="9824" w:author="Revisão editorial" w:date="2026-10-25T12:00:00Z">
        <w:r>
          <w:rPr>
            <w:rFonts w:eastAsia="DejaVu Serif"/>
            <w:color w:val="263238"/>
          </w:rPr>
          <w:t xml:space="preserve">, </w:t>
        </w:r>
      </w:ins>
      <w:r>
        <w:rPr>
          <w:rFonts w:eastAsia="DejaVu Serif"/>
          <w:color w:val="263238"/>
        </w:rPr>
        <w:t xml:space="preserve">FID</w:t>
      </w:r>
      <w:del w:id="9825" w:author="Revisão editorial" w:date="2026-10-25T12:00:00Z">
        <w:r>
          <w:rPr>
            <w:rFonts w:eastAsia="DejaVu Serif"/>
            <w:color w:val="263238"/>
          </w:rPr>
          <w:delText xml:space="preserve">-</w:delText>
        </w:r>
      </w:del>
      <w:ins w:id="9826" w:author="Revisão editorial" w:date="2026-10-25T12:00:00Z">
        <w:r>
          <w:rPr>
            <w:rFonts w:eastAsia="DejaVu Serif"/>
            <w:color w:val="263238"/>
          </w:rPr>
          <w:t xml:space="preserve">, </w:t>
        </w:r>
      </w:ins>
      <w:r>
        <w:rPr>
          <w:rFonts w:eastAsia="DejaVu Serif"/>
          <w:color w:val="263238"/>
        </w:rPr>
        <w:t xml:space="preserve">Execução</w:t>
      </w:r>
      <w:del w:id="9827" w:author="Revisão editorial" w:date="2026-10-25T12:00:00Z">
        <w:r>
          <w:rPr>
            <w:rFonts w:eastAsia="DejaVu Serif"/>
            <w:color w:val="263238"/>
          </w:rPr>
          <w:delText xml:space="preserve">-</w:delText>
        </w:r>
      </w:del>
      <w:ins w:id="9828" w:author="Revisão editorial" w:date="2026-10-25T12:00:00Z">
        <w:r>
          <w:rPr>
            <w:rFonts w:eastAsia="DejaVu Serif"/>
            <w:color w:val="263238"/>
          </w:rPr>
          <w:t xml:space="preserve"> e </w:t>
        </w:r>
      </w:ins>
      <w:r>
        <w:rPr>
          <w:rFonts w:eastAsia="DejaVu Serif"/>
          <w:color w:val="263238"/>
        </w:rPr>
        <w:t xml:space="preserve">Encerramento exigia do gestor de projetos um conjunto distinto de ferramentas e especialistas: estimadores paramétricos no FEL 2, analistas de risco quantitativo no FEL 3, controladores de EVM na Execução e facilitadores de lições aprendidas no Encerramento. </w:t>
      </w:r>
    </w:p>
    <w:p w14:paraId="437DA653" w14:textId="77777777" w:rsidR="00921ADD" w:rsidRPr="006F14C5" w:rsidRDefault="007023C5">
      <w:r>
        <w:rPr>
          <w:rFonts w:eastAsia="DejaVu Serif"/>
          <w:color w:val="263238"/>
        </w:rPr>
        <w:t xml:space="preserve">O </w:t>
      </w:r>
      <w:r>
        <w:rPr>
          <w:rFonts w:eastAsia="DejaVu Serif"/>
          <w:i/>
          <w:color w:val="263238"/>
        </w:rPr>
        <w:t>Prompt Engineering</w:t>
      </w:r>
      <w:r>
        <w:rPr>
          <w:rFonts w:eastAsia="DejaVu Serif"/>
          <w:color w:val="263238"/>
        </w:rPr>
        <w:t xml:space="preserve"> não elimina a necessidade de conhecimento especializado. Ao contrário, pressupõe que o gestor compreenda o contexto técnico de cada fase para formular instruções precisas e avaliar criticamente as respostas. Seu benefício está em ampliar a capacidade de estruturar análises recorrentes e liberar atenção gerencial para decisões, interfaces, negociações e riscos que exigem julgamento humano.</w:t>
      </w:r>
    </w:p>
    <w:p w14:paraId="4662887B" w14:textId="77777777" w:rsidR="00921ADD" w:rsidRDefault="007023C5">
      <w:pPr>
        <w:rPr>
          <w:rFonts w:eastAsia="DejaVu Serif"/>
          <w:color w:val="263238"/>
        </w:rPr>
      </w:pPr>
      <w:r>
        <w:rPr>
          <w:rFonts w:eastAsia="DejaVu Serif"/>
          <w:color w:val="263238"/>
        </w:rPr>
        <w:t xml:space="preserve">Nesse sentido, o </w:t>
      </w:r>
      <w:r>
        <w:rPr>
          <w:rFonts w:eastAsia="DejaVu Serif"/>
          <w:b/>
          <w:bCs/>
          <w:i/>
          <w:color w:val="263238"/>
        </w:rPr>
        <w:t>Prompt Engineering</w:t>
      </w:r>
      <w:r>
        <w:rPr>
          <w:rFonts w:eastAsia="DejaVu Serif"/>
          <w:color w:val="263238"/>
        </w:rPr>
        <w:t xml:space="preserve"> não substitui competências: ele as potencializa ao oferecer ao gestor uma interface comum para mobilizar dados, métodos e conhecimentos multidisciplinares com maior agilidade e rastreabilidade.</w:t>
      </w:r>
    </w:p>
    <w:p w14:paraId="66E6F896" w14:textId="77777777" w:rsidR="003C694F" w:rsidRPr="006F14C5" w:rsidRDefault="003C694F"/>
    <w:p w14:paraId="4D1AB7B7" w14:textId="076A0727" w:rsidR="00921ADD" w:rsidRPr="006F14C5" w:rsidRDefault="007023C5" w:rsidP="00FE6E33">
      <w:pPr>
        <w:pStyle w:val="Ttulo3"/>
      </w:pPr>
      <w:bookmarkStart w:id="182" w:name="__RefHeading___Toc10598_3485589216"/>
      <w:bookmarkStart w:id="183" w:name="_Toc236076018"/>
      <w:bookmarkStart w:id="184" w:name="_Toc233748480"/>
      <w:bookmarkStart w:id="185" w:name="_Toc233040027"/>
      <w:bookmarkStart w:id="186" w:name="_Toc232715525"/>
      <w:bookmarkStart w:id="187" w:name="_Toc232715188"/>
      <w:bookmarkStart w:id="188" w:name="_Toc236516893"/>
      <w:bookmarkEnd w:id="182"/>
      <w:r>
        <w:rPr>
          <w:i/>
          <w:iCs/>
        </w:rPr>
        <w:t xml:space="preserve">Prompt Engineering</w:t>
      </w:r>
      <w:del w:id="9829" w:author="Revisão editorial" w:date="2026-10-25T12:00:00Z">
        <w:r>
          <w:delText xml:space="preserve">:</w:delText>
        </w:r>
      </w:del>
      <w:ins w:id="9830" w:author="Revisão editorial" w:date="2026-10-25T12:00:00Z">
        <w:r>
          <w:t xml:space="preserve"> no</w:t>
        </w:r>
      </w:ins>
      <w:r>
        <w:t xml:space="preserve"> FEL 1</w:t>
      </w:r>
      <w:del w:id="9831" w:author="Revisão editorial" w:date="2026-10-25T12:00:00Z">
        <w:r>
          <w:delText xml:space="preserve"> -</w:delText>
        </w:r>
      </w:del>
      <w:ins w:id="9832" w:author="Revisão editorial" w:date="2026-10-25T12:00:00Z">
        <w:r>
          <w:t xml:space="preserve">:</w:t>
        </w:r>
      </w:ins>
      <w:r>
        <w:t xml:space="preserve"> Identificação e Triagem de Oportunidades</w:t>
      </w:r>
      <w:bookmarkEnd w:id="183"/>
      <w:bookmarkEnd w:id="184"/>
      <w:bookmarkEnd w:id="185"/>
      <w:bookmarkEnd w:id="186"/>
      <w:bookmarkEnd w:id="187"/>
      <w:bookmarkEnd w:id="188"/>
    </w:p>
    <w:p w14:paraId="1506C9F0" w14:textId="04F7A2C8" w:rsidR="00921ADD" w:rsidRPr="006F14C5" w:rsidRDefault="007023C5">
      <w:pPr>
        <w:ind w:firstLine="0"/>
      </w:pPr>
      <w:r>
        <w:rPr>
          <w:rFonts w:eastAsia="DejaVu Serif"/>
          <w:color w:val="263238"/>
        </w:rPr>
        <w:t xml:space="preserve">Na fase </w:t>
      </w:r>
      <w:r>
        <w:rPr>
          <w:rFonts w:eastAsia="DejaVu Serif"/>
          <w:b/>
          <w:bCs/>
          <w:color w:val="263238"/>
        </w:rPr>
        <w:t>FEL 1</w:t>
      </w:r>
      <w:r>
        <w:rPr>
          <w:rFonts w:eastAsia="DejaVu Serif"/>
          <w:color w:val="263238"/>
        </w:rPr>
        <w:t xml:space="preserve">, o gestor de projetos atua como um analista estratégico. </w:t>
      </w:r>
    </w:p>
    <w:p w14:paraId="407DC997" w14:textId="19965C77" w:rsidR="00921ADD" w:rsidRPr="006F14C5" w:rsidRDefault="007023C5" w:rsidP="00A6419B">
      <w:r>
        <w:rPr>
          <w:rFonts w:eastAsia="DejaVu Serif"/>
          <w:color w:val="263238"/>
        </w:rPr>
        <w:t xml:space="preserve">O objetivo é avaliar rapidamente múltiplas oportunidades de investimento e priorizar aquelas com maior potencial de retorno e menor exposição a riscos críticos. </w:t>
      </w:r>
    </w:p>
    <w:p w14:paraId="34AB71AF" w14:textId="3865FF46" w:rsidR="00921ADD" w:rsidRPr="006F14C5" w:rsidRDefault="009E6289" w:rsidP="00A6419B">
      <w:pPr>
        <w:ind w:firstLine="0"/>
      </w:pPr>
      <w:r>
        <w:rPr>
          <w:bCs/>
          <w:noProof/>
          <w:sz w:val="18"/>
          <w:szCs w:val="24"/>
        </w:rPr>
        <w:drawing>
          <wp:anchor distT="0" distB="0" distL="114300" distR="114300" simplePos="0" relativeHeight="251658253" behindDoc="0" locked="0" layoutInCell="1" allowOverlap="1" wp14:anchorId="790C21E8" wp14:editId="1E08DCDA">
            <wp:simplePos x="0" y="0"/>
            <wp:positionH relativeFrom="margin">
              <wp:align>center</wp:align>
            </wp:positionH>
            <wp:positionV relativeFrom="page">
              <wp:posOffset>2372995</wp:posOffset>
            </wp:positionV>
            <wp:extent cx="5076000" cy="35136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t="59" b="59"/>
                    <a:stretch>
                      <a:fillRect/>
                    </a:stretch>
                  </pic:blipFill>
                  <pic:spPr bwMode="auto">
                    <a:xfrm>
                      <a:off x="0" y="0"/>
                      <a:ext cx="5076000" cy="35136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 xml:space="preserve">Os </w:t>
      </w:r>
      <w:r>
        <w:rPr>
          <w:rFonts w:eastAsia="DejaVu Serif"/>
          <w:i/>
          <w:iCs/>
          <w:color w:val="263238"/>
        </w:rPr>
        <w:t>prompts</w:t>
      </w:r>
      <w:r>
        <w:rPr>
          <w:rFonts w:eastAsia="DejaVu Serif"/>
          <w:color w:val="263238"/>
        </w:rPr>
        <w:t xml:space="preserve"> nesta fase devem ser exploratórios, abrangentes e orientados à comparação multicritério (funil de triagem), conforme a Figura 5.2.</w:t>
      </w:r>
    </w:p>
    <w:p w14:paraId="30351985" w14:textId="11DF07CE" w:rsidR="00921ADD" w:rsidRPr="006F14C5" w:rsidRDefault="007023C5" w:rsidP="007C29A0">
      <w:pPr>
        <w:pStyle w:val="Legenda"/>
        <w:keepNext/>
        <w:keepLines/>
        <w:jc w:val="both"/>
        <w:rPr>
          <w:bCs/>
          <w:color w:val="auto"/>
          <w:sz w:val="17"/>
          <w:szCs w:val="17"/>
        </w:rPr>
      </w:pPr>
      <w:r>
        <w:rPr>
          <w:bCs/>
          <w:color w:val="auto"/>
          <w:sz w:val="17"/>
          <w:szCs w:val="17"/>
        </w:rPr>
        <w:t xml:space="preserve">Figura 5.2</w:t>
      </w:r>
      <w:del w:id="9833" w:author="Revisão editorial" w:date="2026-10-25T12:00:00Z">
        <w:r>
          <w:rPr>
            <w:bCs/>
            <w:color w:val="auto"/>
            <w:sz w:val="17"/>
            <w:szCs w:val="17"/>
          </w:rPr>
          <w:delText xml:space="preserve"> —</w:delText>
        </w:r>
      </w:del>
      <w:ins w:id="9834" w:author="Revisão editorial" w:date="2026-10-25T12:00:00Z">
        <w:r>
          <w:rPr>
            <w:bCs/>
            <w:color w:val="auto"/>
            <w:sz w:val="17"/>
            <w:szCs w:val="17"/>
          </w:rPr>
          <w:t xml:space="preserve">:</w:t>
        </w:r>
      </w:ins>
      <w:r>
        <w:rPr>
          <w:bCs/>
          <w:color w:val="auto"/>
          <w:sz w:val="17"/>
          <w:szCs w:val="17"/>
        </w:rPr>
        <w:t xml:space="preserve"> Funil de </w:t>
      </w:r>
      <w:del w:id="9835" w:author="Revisão editorial" w:date="2026-10-25T12:00:00Z">
        <w:r>
          <w:rPr>
            <w:bCs/>
            <w:color w:val="auto"/>
            <w:sz w:val="17"/>
            <w:szCs w:val="17"/>
          </w:rPr>
          <w:delText xml:space="preserve">Triagem</w:delText>
        </w:r>
      </w:del>
      <w:ins w:id="9836" w:author="Revisão editorial" w:date="2026-10-25T12:00:00Z">
        <w:r>
          <w:rPr>
            <w:bCs/>
            <w:color w:val="auto"/>
            <w:sz w:val="17"/>
            <w:szCs w:val="17"/>
          </w:rPr>
          <w:t xml:space="preserve">triagem</w:t>
        </w:r>
      </w:ins>
      <w:r>
        <w:rPr>
          <w:bCs/>
          <w:color w:val="auto"/>
          <w:sz w:val="17"/>
          <w:szCs w:val="17"/>
        </w:rPr>
        <w:t xml:space="preserve"> de </w:t>
      </w:r>
      <w:del w:id="9837" w:author="Revisão editorial" w:date="2026-10-25T12:00:00Z">
        <w:r>
          <w:rPr>
            <w:bCs/>
            <w:color w:val="auto"/>
            <w:sz w:val="17"/>
            <w:szCs w:val="17"/>
          </w:rPr>
          <w:delText xml:space="preserve">Oportunidades</w:delText>
        </w:r>
      </w:del>
      <w:ins w:id="9838" w:author="Revisão editorial" w:date="2026-10-25T12:00:00Z">
        <w:r>
          <w:rPr>
            <w:bCs/>
            <w:color w:val="auto"/>
            <w:sz w:val="17"/>
            <w:szCs w:val="17"/>
          </w:rPr>
          <w:t xml:space="preserve">oportunidades</w:t>
        </w:r>
      </w:ins>
      <w:r>
        <w:rPr>
          <w:bCs/>
          <w:color w:val="auto"/>
          <w:sz w:val="17"/>
          <w:szCs w:val="17"/>
        </w:rPr>
        <w:t xml:space="preserve"> CAPEX com IA no FEL 1</w:t>
      </w:r>
      <w:del w:id="9839" w:author="Revisão editorial" w:date="2026-10-25T12:00:00Z">
        <w:r>
          <w:rPr>
            <w:bCs/>
            <w:color w:val="auto"/>
            <w:sz w:val="17"/>
            <w:szCs w:val="17"/>
          </w:rPr>
          <w:delText xml:space="preserve">. </w:delText>
        </w:r>
      </w:del>
    </w:p>
    <w:p w14:paraId="0020E015" w14:textId="50A788FF" w:rsidR="00921ADD" w:rsidRPr="006F14C5" w:rsidRDefault="007023C5" w:rsidP="007C29A0">
      <w:pPr>
        <w:pStyle w:val="Legenda"/>
        <w:keepNext/>
        <w:keepLines/>
        <w:jc w:val="both"/>
        <w:rPr>
          <w:b w:val="0"/>
          <w:color w:val="auto"/>
          <w:sz w:val="15"/>
          <w:szCs w:val="15"/>
        </w:rPr>
      </w:pPr>
      <w:r>
        <w:rPr>
          <w:b w:val="0"/>
          <w:color w:val="auto"/>
          <w:sz w:val="15"/>
          <w:szCs w:val="15"/>
        </w:rPr>
        <w:t>Fonte: Elaborado pelo autor.</w:t>
      </w:r>
    </w:p>
    <w:p w14:paraId="0841342A" w14:textId="18A350E2" w:rsidR="00921ADD" w:rsidRPr="006F14C5" w:rsidRDefault="00921ADD">
      <w:pPr>
        <w:ind w:firstLine="0"/>
      </w:pPr>
    </w:p>
    <w:p w14:paraId="487ADB04" w14:textId="0E6483F2" w:rsidR="00921ADD" w:rsidRPr="006F14C5" w:rsidRDefault="007023C5">
      <w:r>
        <w:rPr>
          <w:rFonts w:eastAsia="DejaVu Serif"/>
          <w:color w:val="263238"/>
        </w:rPr>
        <w:t xml:space="preserve">O </w:t>
      </w:r>
      <w:r>
        <w:rPr>
          <w:rFonts w:eastAsia="DejaVu Serif"/>
          <w:b/>
          <w:bCs/>
          <w:color w:val="263238"/>
        </w:rPr>
        <w:t xml:space="preserve">Funil de Triagem de Oportunidades</w:t>
      </w:r>
      <w:r>
        <w:rPr>
          <w:rFonts w:eastAsia="DejaVu Serif"/>
          <w:color w:val="263238"/>
        </w:rPr>
        <w:t xml:space="preserve"> com IA na fase FEL 1, representado na Figura 5.2</w:t>
      </w:r>
      <w:ins w:id="9840" w:author="Revisão editorial" w:date="2026-10-25T12:00:00Z">
        <w:r>
          <w:rPr>
            <w:rFonts w:eastAsia="DejaVu Serif"/>
            <w:color w:val="263238"/>
          </w:rPr>
          <w:t xml:space="preserve">,</w:t>
        </w:r>
      </w:ins>
      <w:r>
        <w:rPr>
          <w:rFonts w:eastAsia="DejaVu Serif"/>
          <w:color w:val="263238"/>
        </w:rPr>
        <w:t xml:space="preserve"> ilustra como a Inteligência Artificial pode estruturar e acelerar a etapa mais crítica e, frequentemente</w:t>
      </w:r>
      <w:ins w:id="9841" w:author="Revisão editorial" w:date="2026-10-25T12:00:00Z">
        <w:r>
          <w:rPr>
            <w:rFonts w:eastAsia="DejaVu Serif"/>
            <w:color w:val="263238"/>
          </w:rPr>
          <w:t xml:space="preserve">,</w:t>
        </w:r>
      </w:ins>
      <w:r>
        <w:rPr>
          <w:rFonts w:eastAsia="DejaVu Serif"/>
          <w:color w:val="263238"/>
        </w:rPr>
        <w:t xml:space="preserve"> mais negligenciada</w:t>
      </w:r>
      <w:del w:id="9842" w:author="Revisão editorial" w:date="2026-10-25T12:00:00Z">
        <w:r>
          <w:rPr>
            <w:rFonts w:eastAsia="DejaVu Serif"/>
            <w:color w:val="263238"/>
          </w:rPr>
          <w:delText xml:space="preserve">,</w:delText>
        </w:r>
      </w:del>
      <w:r>
        <w:rPr>
          <w:rFonts w:eastAsia="DejaVu Serif"/>
          <w:color w:val="263238"/>
        </w:rPr>
        <w:t xml:space="preserve"> do ciclo de vida de projetos de capital: a identificação e </w:t>
      </w:r>
      <w:ins w:id="9843" w:author="Revisão editorial" w:date="2026-10-25T12:00:00Z">
        <w:r>
          <w:rPr>
            <w:rFonts w:eastAsia="DejaVu Serif"/>
            <w:color w:val="263238"/>
          </w:rPr>
          <w:t xml:space="preserve">a </w:t>
        </w:r>
      </w:ins>
      <w:r>
        <w:rPr>
          <w:rFonts w:eastAsia="DejaVu Serif"/>
          <w:color w:val="263238"/>
        </w:rPr>
        <w:t xml:space="preserve">seleção de oportunidades. </w:t>
      </w:r>
    </w:p>
    <w:p w14:paraId="2C3113AB" w14:textId="0378179D" w:rsidR="00921ADD" w:rsidRPr="006F14C5" w:rsidRDefault="007023C5">
      <w:r>
        <w:rPr>
          <w:rFonts w:eastAsia="DejaVu Serif"/>
          <w:color w:val="263238"/>
        </w:rPr>
        <w:t xml:space="preserve">O funil central, símbolo da fase FEL 1, recebe contribuições simultâneas de quatro frentes analíticas integradas. </w:t>
      </w:r>
    </w:p>
    <w:p w14:paraId="71CC4EE6" w14:textId="68DE96AD" w:rsidR="00921ADD" w:rsidRPr="006F14C5" w:rsidRDefault="007023C5">
      <w:r>
        <w:rPr>
          <w:rFonts w:eastAsia="DejaVu Serif"/>
          <w:color w:val="263238"/>
        </w:rPr>
        <w:t xml:space="preserve">A </w:t>
      </w:r>
      <w:r>
        <w:rPr>
          <w:rFonts w:eastAsia="DejaVu Serif"/>
          <w:b/>
          <w:bCs/>
          <w:color w:val="263238"/>
        </w:rPr>
        <w:t xml:space="preserve">Triagem de Portfólio</w:t>
      </w:r>
      <w:r>
        <w:rPr>
          <w:rFonts w:eastAsia="DejaVu Serif"/>
          <w:color w:val="263238"/>
        </w:rPr>
        <w:t xml:space="preserve"> por </w:t>
      </w:r>
      <w:r>
        <w:rPr>
          <w:rFonts w:eastAsia="DejaVu Serif"/>
          <w:i/>
          <w:iCs/>
          <w:color w:val="263238"/>
        </w:rPr>
        <w:t xml:space="preserve">Scoring</w:t>
      </w:r>
      <w:r>
        <w:rPr>
          <w:rFonts w:eastAsia="DejaVu Serif"/>
          <w:color w:val="263238"/>
        </w:rPr>
        <w:t xml:space="preserve"> Multicritério, por exemplo, utiliza modelos de ML para analisar em paralelo os indicadores financeiros (VPL, TIR), o perfil de risco e o alinhamento estratégico de múltiplas oportunidades, produzindo uma pontuação comparativa que </w:t>
      </w:r>
      <w:del w:id="9844" w:author="Revisão editorial" w:date="2026-10-25T12:00:00Z">
        <w:r>
          <w:rPr>
            <w:rFonts w:eastAsia="DejaVu Serif"/>
            <w:color w:val="263238"/>
          </w:rPr>
          <w:delText xml:space="preserve">substitui</w:delText>
        </w:r>
      </w:del>
      <w:ins w:id="9845" w:author="Revisão editorial" w:date="2026-10-25T12:00:00Z">
        <w:r>
          <w:rPr>
            <w:rFonts w:eastAsia="DejaVu Serif"/>
            <w:color w:val="263238"/>
          </w:rPr>
          <w:t xml:space="preserve">complementa</w:t>
        </w:r>
      </w:ins>
      <w:r>
        <w:rPr>
          <w:rFonts w:eastAsia="DejaVu Serif"/>
          <w:color w:val="263238"/>
        </w:rPr>
        <w:t xml:space="preserve"> o julgamento</w:t>
      </w:r>
      <w:del w:id="9846" w:author="Revisão editorial" w:date="2026-10-25T12:00:00Z">
        <w:r>
          <w:rPr>
            <w:rFonts w:eastAsia="DejaVu Serif"/>
            <w:color w:val="263238"/>
          </w:rPr>
          <w:delText xml:space="preserve"> subjetivo</w:delText>
        </w:r>
      </w:del>
      <w:r>
        <w:rPr>
          <w:rFonts w:eastAsia="DejaVu Serif"/>
          <w:color w:val="263238"/>
        </w:rPr>
        <w:t xml:space="preserve"> dos comitês de portfólio </w:t>
      </w:r>
      <w:del w:id="9847" w:author="Revisão editorial" w:date="2026-10-25T12:00:00Z">
        <w:r>
          <w:rPr>
            <w:rFonts w:eastAsia="DejaVu Serif"/>
            <w:color w:val="263238"/>
          </w:rPr>
          <w:delText xml:space="preserve">por</w:delText>
        </w:r>
      </w:del>
      <w:ins w:id="9848" w:author="Revisão editorial" w:date="2026-10-25T12:00:00Z">
        <w:r>
          <w:rPr>
            <w:rFonts w:eastAsia="DejaVu Serif"/>
            <w:color w:val="263238"/>
          </w:rPr>
          <w:t xml:space="preserve">com</w:t>
        </w:r>
      </w:ins>
      <w:r>
        <w:rPr>
          <w:rFonts w:eastAsia="DejaVu Serif"/>
          <w:color w:val="263238"/>
        </w:rPr>
        <w:t xml:space="preserve"> uma avaliação quantificada e auditável. </w:t>
      </w:r>
    </w:p>
    <w:p w14:paraId="45FBCE35" w14:textId="77777777" w:rsidR="00921ADD" w:rsidRPr="006F14C5" w:rsidRDefault="007023C5">
      <w:r>
        <w:rPr>
          <w:rFonts w:eastAsia="DejaVu Serif"/>
          <w:color w:val="263238"/>
        </w:rPr>
        <w:t xml:space="preserve">A </w:t>
      </w:r>
      <w:r>
        <w:rPr>
          <w:rFonts w:eastAsia="DejaVu Serif"/>
          <w:b/>
          <w:bCs/>
          <w:color w:val="263238"/>
        </w:rPr>
        <w:t xml:space="preserve">Análise de </w:t>
      </w:r>
      <w:r>
        <w:rPr>
          <w:rFonts w:eastAsia="DejaVu Serif"/>
          <w:b/>
          <w:bCs/>
          <w:i/>
          <w:iCs/>
          <w:color w:val="263238"/>
        </w:rPr>
        <w:t xml:space="preserve">Benchmarking</w:t>
      </w:r>
      <w:r>
        <w:rPr>
          <w:rFonts w:eastAsia="DejaVu Serif"/>
          <w:color w:val="263238"/>
        </w:rPr>
        <w:t xml:space="preserve"> compara automaticamente cada oportunidade com projetos similares em bancos de dados históricos, identificando padrões de desempenho, faixas de CAPEX por unidade de capacidade e principais causas de desvio em empreendimentos análogos, informação que, sem IA, </w:t>
      </w:r>
      <w:del w:id="9849" w:author="Revisão editorial" w:date="2026-10-25T12:00:00Z">
        <w:r>
          <w:rPr>
            <w:rFonts w:eastAsia="DejaVu Serif"/>
            <w:color w:val="263238"/>
          </w:rPr>
          <w:delText xml:space="preserve">potencialmente</w:delText>
        </w:r>
      </w:del>
      <w:ins w:id="9850" w:author="Revisão editorial" w:date="2026-10-25T12:00:00Z">
        <w:r>
          <w:rPr>
            <w:rFonts w:eastAsia="DejaVu Serif"/>
            <w:color w:val="263238"/>
          </w:rPr>
          <w:t xml:space="preserve">poderia</w:t>
        </w:r>
      </w:ins>
      <w:r>
        <w:rPr>
          <w:rFonts w:eastAsia="DejaVu Serif"/>
          <w:color w:val="263238"/>
        </w:rPr>
        <w:t xml:space="preserve"> </w:t>
      </w:r>
      <w:del w:id="9851" w:author="Revisão editorial" w:date="2026-10-25T12:00:00Z">
        <w:r>
          <w:rPr>
            <w:rFonts w:eastAsia="DejaVu Serif"/>
            <w:color w:val="263238"/>
          </w:rPr>
          <w:delText xml:space="preserve">demandaria</w:delText>
        </w:r>
      </w:del>
      <w:ins w:id="9852" w:author="Revisão editorial" w:date="2026-10-25T12:00:00Z">
        <w:r>
          <w:rPr>
            <w:rFonts w:eastAsia="DejaVu Serif"/>
            <w:color w:val="263238"/>
          </w:rPr>
          <w:t xml:space="preserve">demandar</w:t>
        </w:r>
      </w:ins>
      <w:r>
        <w:rPr>
          <w:rFonts w:eastAsia="DejaVu Serif"/>
          <w:color w:val="263238"/>
        </w:rPr>
        <w:t xml:space="preserve"> semanas de pesquisa manual em relatórios setoriais. </w:t>
      </w:r>
    </w:p>
    <w:p w14:paraId="68229C72" w14:textId="77777777" w:rsidR="00921ADD" w:rsidRPr="006F14C5" w:rsidRDefault="007023C5">
      <w:r>
        <w:rPr>
          <w:rFonts w:eastAsia="DejaVu Serif"/>
          <w:color w:val="263238"/>
        </w:rPr>
        <w:t xml:space="preserve">A </w:t>
      </w:r>
      <w:r>
        <w:rPr>
          <w:rFonts w:eastAsia="DejaVu Serif"/>
          <w:b/>
          <w:bCs/>
          <w:color w:val="263238"/>
        </w:rPr>
        <w:t xml:space="preserve">Análise de Viabilidade Preliminar</w:t>
      </w:r>
      <w:r>
        <w:rPr>
          <w:rFonts w:eastAsia="DejaVu Serif"/>
          <w:color w:val="263238"/>
        </w:rPr>
        <w:t xml:space="preserve"> aplica ML preditivo para gerar Estimativas Classe 5, conforme metodologia AACE, com intervalos de incerteza calibrados por dados históricos do setor, </w:t>
      </w:r>
      <w:del w:id="9853" w:author="Revisão editorial" w:date="2026-10-25T12:00:00Z">
        <w:r>
          <w:rPr>
            <w:rFonts w:eastAsia="DejaVu Serif"/>
            <w:color w:val="263238"/>
          </w:rPr>
          <w:delText xml:space="preserve">superando</w:delText>
        </w:r>
      </w:del>
      <w:ins w:id="9854" w:author="Revisão editorial" w:date="2026-10-25T12:00:00Z">
        <w:r>
          <w:rPr>
            <w:rFonts w:eastAsia="DejaVu Serif"/>
            <w:color w:val="263238"/>
          </w:rPr>
          <w:t xml:space="preserve">buscando superar</w:t>
        </w:r>
      </w:ins>
      <w:r>
        <w:rPr>
          <w:rFonts w:eastAsia="DejaVu Serif"/>
          <w:color w:val="263238"/>
        </w:rPr>
        <w:t xml:space="preserve"> a limitação das estimativas paramétricas tradicionais que dependem de fatores de custo estáticos. </w:t>
      </w:r>
    </w:p>
    <w:p w14:paraId="12D8AF69" w14:textId="77777777" w:rsidR="00921ADD" w:rsidRPr="006F14C5" w:rsidRDefault="007023C5">
      <w:r>
        <w:rPr>
          <w:rFonts w:eastAsia="DejaVu Serif"/>
          <w:color w:val="263238"/>
        </w:rPr>
        <w:t xml:space="preserve">Por fim, o </w:t>
      </w:r>
      <w:r>
        <w:rPr>
          <w:rFonts w:eastAsia="DejaVu Serif"/>
          <w:b/>
          <w:bCs/>
          <w:color w:val="263238"/>
        </w:rPr>
        <w:t>Mapeamento de Partes Interessadas</w:t>
      </w:r>
      <w:r>
        <w:rPr>
          <w:rFonts w:eastAsia="DejaVu Serif"/>
          <w:color w:val="263238"/>
        </w:rPr>
        <w:t xml:space="preserve"> emprega NLP para varrer documentos regulatórios, licenças ambientais de projetos similares e registros públicos, identificando automaticamente os stakeholders relevantes e os requisitos regulatórios aplicáveis à oportunidade, etapa que, quando omitida ou subestimada no FEL 1, é uma das principais causas de surpresas de licenciamento nas fases subsequentes.</w:t>
      </w:r>
    </w:p>
    <w:p w14:paraId="1DCE1B80" w14:textId="775F8060" w:rsidR="00921ADD" w:rsidRPr="006F14C5" w:rsidRDefault="007023C5">
      <w:r>
        <w:rPr>
          <w:rFonts w:eastAsia="DejaVu Serif"/>
          <w:color w:val="263238"/>
        </w:rPr>
        <w:t xml:space="preserve">O entregável-chave que emerge do funil, o </w:t>
      </w:r>
      <w:r>
        <w:rPr>
          <w:rFonts w:eastAsia="DejaVu Serif"/>
          <w:b/>
          <w:bCs/>
          <w:i/>
          <w:iCs/>
          <w:color w:val="263238"/>
        </w:rPr>
        <w:t>Business Case</w:t>
      </w:r>
      <w:r>
        <w:rPr>
          <w:rFonts w:eastAsia="DejaVu Serif"/>
          <w:b/>
          <w:bCs/>
          <w:color w:val="263238"/>
        </w:rPr>
        <w:t xml:space="preserve"> Preliminar</w:t>
      </w:r>
      <w:r>
        <w:rPr>
          <w:rFonts w:eastAsia="DejaVu Serif"/>
          <w:color w:val="263238"/>
        </w:rPr>
        <w:t xml:space="preserve"> com análise de sensibilidade gerada por IA, representa uma mudança fundamental na qualidade da informação disponível para a tomada de decisão no gate de aprovação do FEL 1. </w:t>
      </w:r>
    </w:p>
    <w:p w14:paraId="0701B480" w14:textId="77777777" w:rsidR="00921ADD" w:rsidRPr="006F14C5" w:rsidRDefault="007023C5">
      <w:r>
        <w:rPr>
          <w:rFonts w:eastAsia="DejaVu Serif"/>
          <w:color w:val="263238"/>
        </w:rPr>
        <w:t xml:space="preserve">Em projetos tradicionais, o </w:t>
      </w:r>
      <w:r>
        <w:rPr>
          <w:rFonts w:eastAsia="DejaVu Serif"/>
          <w:i/>
          <w:iCs/>
          <w:color w:val="263238"/>
        </w:rPr>
        <w:t>Business Case</w:t>
      </w:r>
      <w:r>
        <w:rPr>
          <w:rFonts w:eastAsia="DejaVu Serif"/>
          <w:color w:val="263238"/>
        </w:rPr>
        <w:t xml:space="preserve"> Preliminar é elaborado com estimativas pontuais de custo e receita, sem quantificação explícita das incertezas, o que frequentemente leva comitês de investimento a aprovar projetos com base em premissas otimistas não testadas. </w:t>
      </w:r>
    </w:p>
    <w:p w14:paraId="67765269" w14:textId="77777777" w:rsidR="00921ADD" w:rsidRPr="006F14C5" w:rsidRDefault="007023C5">
      <w:r>
        <w:rPr>
          <w:rFonts w:eastAsia="DejaVu Serif"/>
          <w:color w:val="263238"/>
        </w:rPr>
        <w:t xml:space="preserve">Com IA, a análise de sensibilidade </w:t>
      </w:r>
      <w:del w:id="9855" w:author="Revisão editorial" w:date="2026-10-25T12:00:00Z">
        <w:r>
          <w:rPr>
            <w:rFonts w:eastAsia="DejaVu Serif"/>
            <w:color w:val="263238"/>
          </w:rPr>
          <w:delText xml:space="preserve">é</w:delText>
        </w:r>
      </w:del>
      <w:ins w:id="9856" w:author="Revisão editorial" w:date="2026-10-25T12:00:00Z">
        <w:r>
          <w:rPr>
            <w:rFonts w:eastAsia="DejaVu Serif"/>
            <w:color w:val="263238"/>
          </w:rPr>
          <w:t xml:space="preserve">pode ser</w:t>
        </w:r>
      </w:ins>
      <w:r>
        <w:rPr>
          <w:rFonts w:eastAsia="DejaVu Serif"/>
          <w:color w:val="263238"/>
        </w:rPr>
        <w:t xml:space="preserve"> gerada</w:t>
      </w:r>
      <w:del w:id="9857" w:author="Revisão editorial" w:date="2026-10-25T12:00:00Z">
        <w:r>
          <w:rPr>
            <w:rFonts w:eastAsia="DejaVu Serif"/>
            <w:color w:val="263238"/>
          </w:rPr>
          <w:delText xml:space="preserve"> automaticamente</w:delText>
        </w:r>
      </w:del>
      <w:r>
        <w:rPr>
          <w:rFonts w:eastAsia="DejaVu Serif"/>
          <w:color w:val="263238"/>
        </w:rPr>
        <w:t xml:space="preserve"> para dezenas de variáveis simultaneamente</w:t>
      </w:r>
      <w:del w:id="9858" w:author="Revisão editorial" w:date="2026-10-25T12:00:00Z">
        <w:r>
          <w:rPr>
            <w:rFonts w:eastAsia="DejaVu Serif"/>
            <w:color w:val="263238"/>
          </w:rPr>
          <w:delText xml:space="preserve">:</w:delText>
        </w:r>
      </w:del>
      <w:r>
        <w:rPr>
          <w:rFonts w:eastAsia="DejaVu Serif"/>
          <w:color w:val="263238"/>
        </w:rPr>
        <w:t xml:space="preserve"> </w:t>
      </w:r>
      <w:ins w:id="9859" w:author="Revisão editorial" w:date="2026-10-25T12:00:00Z">
        <w:r>
          <w:rPr>
            <w:rFonts w:eastAsia="DejaVu Serif"/>
            <w:color w:val="263238"/>
          </w:rPr>
          <w:t xml:space="preserve">(</w:t>
        </w:r>
      </w:ins>
      <w:r>
        <w:rPr>
          <w:rFonts w:eastAsia="DejaVu Serif"/>
          <w:color w:val="263238"/>
        </w:rPr>
        <w:t xml:space="preserve">preço de commodities, taxa de câmbio, custo de equipamentos</w:t>
      </w:r>
      <w:del w:id="9860" w:author="Revisão editorial" w:date="2026-10-25T12:00:00Z">
        <w:r>
          <w:rPr>
            <w:rFonts w:eastAsia="DejaVu Serif"/>
            <w:color w:val="263238"/>
          </w:rPr>
          <w:delText xml:space="preserve">,</w:delText>
        </w:r>
      </w:del>
      <w:ins w:id="9861" w:author="Revisão editorial" w:date="2026-10-25T12:00:00Z">
        <w:r>
          <w:rPr>
            <w:rFonts w:eastAsia="DejaVu Serif"/>
            <w:color w:val="263238"/>
          </w:rPr>
          <w:t xml:space="preserve"> e</w:t>
        </w:r>
      </w:ins>
      <w:r>
        <w:rPr>
          <w:rFonts w:eastAsia="DejaVu Serif"/>
          <w:color w:val="263238"/>
        </w:rPr>
        <w:t xml:space="preserve"> prazo de licenciamento</w:t>
      </w:r>
      <w:ins w:id="9862" w:author="Revisão editorial" w:date="2026-10-25T12:00:00Z">
        <w:r>
          <w:rPr>
            <w:rFonts w:eastAsia="DejaVu Serif"/>
            <w:color w:val="263238"/>
          </w:rPr>
          <w:t xml:space="preserve">)</w:t>
        </w:r>
      </w:ins>
      <w:r>
        <w:rPr>
          <w:rFonts w:eastAsia="DejaVu Serif"/>
          <w:color w:val="263238"/>
        </w:rPr>
        <w:t xml:space="preserve">, produzindo distribuições de probabilidade para o VPL e a TIR que permitem ao comitê avaliar não apenas o retorno esperado, mas a robustez desse retorno frente às incertezas inerentes à fase FEL 1. </w:t>
      </w:r>
    </w:p>
    <w:p w14:paraId="41448406" w14:textId="77777777" w:rsidR="00921ADD" w:rsidRPr="006F14C5" w:rsidRDefault="007023C5">
      <w:r>
        <w:rPr>
          <w:rFonts w:eastAsia="DejaVu Serif"/>
          <w:color w:val="263238"/>
        </w:rPr>
        <w:t xml:space="preserve">Essa capacidade de quantificar e comunicar a incerteza de forma estruturada é o que diferencia uma decisão de investimento informada de uma aposta qualificada</w:t>
      </w:r>
      <w:ins w:id="9863" w:author="Revisão editorial" w:date="2026-10-25T12:00:00Z">
        <w:r>
          <w:rPr>
            <w:rFonts w:eastAsia="DejaVu Serif"/>
            <w:color w:val="263238"/>
          </w:rPr>
          <w:t xml:space="preserve">,</w:t>
        </w:r>
      </w:ins>
      <w:r>
        <w:rPr>
          <w:rFonts w:eastAsia="DejaVu Serif"/>
          <w:color w:val="263238"/>
        </w:rPr>
        <w:t xml:space="preserve"> e é precisamente nesse ponto que a IA agrega valor estratégico </w:t>
      </w:r>
      <w:del w:id="9864" w:author="Revisão editorial" w:date="2026-10-25T12:00:00Z">
        <w:r>
          <w:rPr>
            <w:rFonts w:eastAsia="DejaVu Serif"/>
            <w:color w:val="263238"/>
          </w:rPr>
          <w:delText xml:space="preserve">ao processo de</w:delText>
        </w:r>
      </w:del>
      <w:ins w:id="9865" w:author="Revisão editorial" w:date="2026-10-25T12:00:00Z">
        <w:r>
          <w:rPr>
            <w:rFonts w:eastAsia="DejaVu Serif"/>
            <w:color w:val="263238"/>
          </w:rPr>
          <w:t xml:space="preserve">à</w:t>
        </w:r>
      </w:ins>
      <w:r>
        <w:rPr>
          <w:rFonts w:eastAsia="DejaVu Serif"/>
          <w:color w:val="263238"/>
        </w:rPr>
        <w:t xml:space="preserve"> triagem de oportunidades </w:t>
      </w:r>
      <w:del w:id="9866" w:author="Revisão editorial" w:date="2026-10-25T12:00:00Z">
        <w:r>
          <w:rPr>
            <w:rFonts w:eastAsia="DejaVu Serif"/>
            <w:color w:val="263238"/>
          </w:rPr>
          <w:delText xml:space="preserve">no</w:delText>
        </w:r>
      </w:del>
      <w:ins w:id="9867" w:author="Revisão editorial" w:date="2026-10-25T12:00:00Z">
        <w:r>
          <w:rPr>
            <w:rFonts w:eastAsia="DejaVu Serif"/>
            <w:color w:val="263238"/>
          </w:rPr>
          <w:t xml:space="preserve">de</w:t>
        </w:r>
      </w:ins>
      <w:r>
        <w:rPr>
          <w:rFonts w:eastAsia="DejaVu Serif"/>
          <w:color w:val="263238"/>
        </w:rPr>
        <w:t xml:space="preserve"> investimento de capital. </w:t>
      </w:r>
      <w:del w:id="9868" w:author="Revisão editorial" w:date="2026-10-25T12:00:00Z">
        <w:r>
          <w:rPr>
            <w:rFonts w:eastAsia="DejaVu Serif"/>
            <w:color w:val="263238"/>
          </w:rPr>
          <w:delText xml:space="preserve">Vamos</w:delText>
        </w:r>
      </w:del>
      <w:ins w:id="9869" w:author="Revisão editorial" w:date="2026-10-25T12:00:00Z">
        <w:r>
          <w:rPr>
            <w:rFonts w:eastAsia="DejaVu Serif"/>
            <w:color w:val="263238"/>
          </w:rPr>
          <w:t xml:space="preserve">A</w:t>
        </w:r>
      </w:ins>
      <w:r>
        <w:rPr>
          <w:rFonts w:eastAsia="DejaVu Serif"/>
          <w:color w:val="263238"/>
        </w:rPr>
        <w:t xml:space="preserve"> </w:t>
      </w:r>
      <w:del w:id="9870" w:author="Revisão editorial" w:date="2026-10-25T12:00:00Z">
        <w:r>
          <w:rPr>
            <w:rFonts w:eastAsia="DejaVu Serif"/>
            <w:color w:val="263238"/>
          </w:rPr>
          <w:delText xml:space="preserve">a</w:delText>
        </w:r>
      </w:del>
      <w:ins w:id="9871" w:author="Revisão editorial" w:date="2026-10-25T12:00:00Z">
        <w:r>
          <w:rPr>
            <w:rFonts w:eastAsia="DejaVu Serif"/>
            <w:color w:val="263238"/>
          </w:rPr>
          <w:t xml:space="preserve">seguir,</w:t>
        </w:r>
      </w:ins>
      <w:r>
        <w:rPr>
          <w:rFonts w:eastAsia="DejaVu Serif"/>
          <w:color w:val="263238"/>
        </w:rPr>
        <w:t xml:space="preserve"> um exemplo prático</w:t>
      </w:r>
      <w:del w:id="9872" w:author="Revisão editorial" w:date="2026-10-25T12:00:00Z">
        <w:r>
          <w:rPr>
            <w:rFonts w:eastAsia="DejaVu Serif"/>
            <w:color w:val="263238"/>
          </w:rPr>
          <w:delText xml:space="preserve">,</w:delText>
        </w:r>
      </w:del>
      <w:r>
        <w:rPr>
          <w:rFonts w:eastAsia="DejaVu Serif"/>
          <w:color w:val="263238"/>
        </w:rPr>
        <w:t xml:space="preserve"> </w:t>
      </w:r>
      <w:del w:id="9873" w:author="Revisão editorial" w:date="2026-10-25T12:00:00Z">
        <w:r>
          <w:rPr>
            <w:rFonts w:eastAsia="DejaVu Serif"/>
            <w:color w:val="263238"/>
          </w:rPr>
          <w:delText xml:space="preserve">utilizando</w:delText>
        </w:r>
      </w:del>
      <w:ins w:id="9874" w:author="Revisão editorial" w:date="2026-10-25T12:00:00Z">
        <w:r>
          <w:rPr>
            <w:rFonts w:eastAsia="DejaVu Serif"/>
            <w:color w:val="263238"/>
          </w:rPr>
          <w:t xml:space="preserve">que utiliza</w:t>
        </w:r>
      </w:ins>
      <w:r>
        <w:rPr>
          <w:rFonts w:eastAsia="DejaVu Serif"/>
          <w:color w:val="263238"/>
        </w:rPr>
        <w:t xml:space="preserve"> as técnicas de </w:t>
      </w:r>
      <w:r>
        <w:rPr>
          <w:rFonts w:eastAsia="DejaVu Serif"/>
          <w:b/>
          <w:bCs/>
          <w:i/>
          <w:iCs/>
          <w:color w:val="263238"/>
        </w:rPr>
        <w:t xml:space="preserve">Prompt Engineering</w:t>
      </w:r>
      <w:r>
        <w:rPr>
          <w:rFonts w:eastAsia="DejaVu Serif"/>
          <w:b/>
          <w:bCs/>
          <w:color w:val="263238"/>
        </w:rPr>
        <w:t xml:space="preserve"> </w:t>
      </w:r>
      <w:r>
        <w:rPr>
          <w:rFonts w:eastAsia="DejaVu Serif"/>
          <w:color w:val="263238"/>
        </w:rPr>
        <w:t xml:space="preserve">já discutidas.</w:t>
      </w:r>
    </w:p>
    <w:p w14:paraId="7C89BA02" w14:textId="77777777" w:rsidR="00921ADD" w:rsidRPr="006F14C5" w:rsidRDefault="007023C5" w:rsidP="00B23895">
      <w:pPr>
        <w:pStyle w:val="Ttulo4"/>
      </w:pPr>
      <w:r>
        <w:t xml:space="preserve">Prompt 5.1</w:t>
      </w:r>
      <w:del w:id="9875" w:author="Revisão editorial" w:date="2026-10-25T12:00:00Z">
        <w:r>
          <w:delText xml:space="preserve"> -</w:delText>
        </w:r>
      </w:del>
      <w:ins w:id="9876" w:author="Revisão editorial" w:date="2026-10-25T12:00:00Z">
        <w:r>
          <w:t xml:space="preserve">:</w:t>
        </w:r>
      </w:ins>
      <w:r>
        <w:t xml:space="preserve"> FEL 1 (Triagem Multicritério de Portfólio)</w:t>
      </w:r>
    </w:p>
    <w:p w14:paraId="4AB1EB24"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Uma empresa de mineração avalia simultaneamente três projetos de expansão: uma nova mina de ferro no Pará, a ampliação de uma planta de beneficiamento em Minas Gerais e a aquisição de uma jazida de cobre no Chile. O gestor precisa de uma análise comparativa rápida para apresentar ao comitê de investimento.</w:t>
      </w:r>
    </w:p>
    <w:p w14:paraId="2696AD34" w14:textId="77777777" w:rsidR="009B7C21" w:rsidRPr="006F14C5" w:rsidRDefault="009B7C21">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1E1E6B15" w14:textId="77777777" w:rsidTr="009B7C21">
        <w:trPr>
          <w:cantSplit/>
          <w:tblHeader/>
        </w:trPr>
        <w:tc>
          <w:tcPr>
            <w:tcW w:w="8334" w:type="dxa"/>
            <w:shd w:val="clear" w:color="auto" w:fill="F3F4F6"/>
            <w:tcMar>
              <w:top w:w="80" w:type="dxa"/>
              <w:left w:w="120" w:type="dxa"/>
              <w:bottom w:w="80" w:type="dxa"/>
              <w:right w:w="120" w:type="dxa"/>
            </w:tcMar>
          </w:tcPr>
          <w:p w14:paraId="7D7F77A8"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b/>
                <w:bCs/>
                <w:color w:val="auto"/>
                <w:sz w:val="18"/>
                <w:szCs w:val="28"/>
                <w:lang w:val="pt-BR"/>
              </w:rPr>
              <w:t xml:space="preserve">[PAPEL] </w:t>
            </w:r>
          </w:p>
        </w:tc>
      </w:tr>
      <w:tr w:rsidR="00921ADD" w:rsidRPr="006F14C5" w14:paraId="3DE347B3" w14:textId="77777777" w:rsidTr="009B7C21">
        <w:trPr>
          <w:cantSplit/>
        </w:trPr>
        <w:tc>
          <w:tcPr>
            <w:tcW w:w="8334" w:type="dxa"/>
            <w:shd w:val="clear" w:color="auto" w:fill="F3F4F6"/>
            <w:tcMar>
              <w:top w:w="80" w:type="dxa"/>
              <w:left w:w="120" w:type="dxa"/>
              <w:bottom w:w="80" w:type="dxa"/>
              <w:right w:w="120" w:type="dxa"/>
            </w:tcMar>
          </w:tcPr>
          <w:p w14:paraId="0FFED2A2"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Atue como um Analista de Portfólio de Investimentos Sênior especializado em projetos de capital do setor de mineração, com </w:t>
            </w:r>
            <w:r>
              <w:rPr>
                <w:rFonts w:eastAsia="DejaVu Serif"/>
                <w:i/>
                <w:iCs/>
                <w:color w:val="auto"/>
                <w:sz w:val="18"/>
                <w:szCs w:val="28"/>
                <w:lang w:val="pt-BR"/>
              </w:rPr>
              <w:t xml:space="preserve">expertise</w:t>
            </w:r>
            <w:r>
              <w:rPr>
                <w:rFonts w:eastAsia="DejaVu Serif"/>
                <w:color w:val="auto"/>
                <w:sz w:val="18"/>
                <w:szCs w:val="28"/>
                <w:lang w:val="pt-BR"/>
              </w:rPr>
              <w:t xml:space="preserve"> em análise multicritério e gestão de riscos de capital.</w:t>
            </w:r>
            <w:ins w:id="9877" w:author="Revisão editorial" w:date="2026-10-25T12:00:00Z">
              <w:r>
                <w:rPr>
                  <w:rFonts w:eastAsia="DejaVu Serif"/>
                  <w:color w:val="auto"/>
                  <w:sz w:val="18"/>
                  <w:szCs w:val="28"/>
                  <w:lang w:val="pt-BR"/>
                </w:rPr>
                <w:br/>
                <w:br/>
              </w:r>
            </w:ins>
            <w:r>
              <w:rPr>
                <w:rFonts w:eastAsia="DejaVu Serif"/>
                <w:b/>
                <w:bCs/>
                <w:color w:val="auto"/>
                <w:sz w:val="18"/>
                <w:szCs w:val="28"/>
                <w:lang w:val="pt-BR"/>
              </w:rPr>
              <w:t xml:space="preserve">[CONTEXTO]</w:t>
            </w:r>
            <w:r>
              <w:rPr>
                <w:rFonts w:eastAsia="DejaVu Serif"/>
                <w:color w:val="auto"/>
                <w:sz w:val="18"/>
                <w:szCs w:val="28"/>
                <w:lang w:val="pt-BR"/>
              </w:rPr>
              <w:t xml:space="preserve"> </w:t>
            </w:r>
          </w:p>
        </w:tc>
      </w:tr>
      <w:tr w:rsidR="00921ADD" w:rsidRPr="006F14C5" w14:paraId="70D2BB66" w14:textId="77777777" w:rsidTr="009B7C21">
        <w:trPr>
          <w:cantSplit/>
        </w:trPr>
        <w:tc>
          <w:tcPr>
            <w:tcW w:w="8334" w:type="dxa"/>
            <w:shd w:val="clear" w:color="auto" w:fill="F3F4F6"/>
            <w:tcMar>
              <w:top w:w="80" w:type="dxa"/>
              <w:left w:w="120" w:type="dxa"/>
              <w:bottom w:w="80" w:type="dxa"/>
              <w:right w:w="120" w:type="dxa"/>
            </w:tcMar>
          </w:tcPr>
          <w:p w14:paraId="5342765E" w14:textId="77777777" w:rsidR="00C0789F" w:rsidRPr="006F14C5" w:rsidRDefault="007023C5" w:rsidP="00C0789F">
            <w:pPr>
              <w:pStyle w:val="SemEspaamento"/>
              <w:spacing w:after="20" w:line="204" w:lineRule="exact"/>
              <w:rPr>
                <w:rStyle w:val="EstiloPromptChar"/>
                <w:rFonts w:ascii="DejaVu Serif" w:eastAsia="DejaVu Serif" w:hAnsi="DejaVu Serif"/>
                <w:color w:val="auto"/>
                <w:sz w:val="18"/>
                <w:szCs w:val="28"/>
              </w:rPr>
            </w:pPr>
            <w:r>
              <w:rPr>
                <w:rFonts w:eastAsia="DejaVu Serif"/>
                <w:color w:val="auto"/>
                <w:sz w:val="18"/>
                <w:szCs w:val="28"/>
                <w:lang w:val="pt-BR"/>
              </w:rPr>
              <w:t xml:space="preserve">Uma empresa de mineração de médio porte (CAPEX anual de R$</w:t>
            </w:r>
            <w:r>
              <w:rPr>
                <w:rStyle w:val="EstiloPromptChar"/>
                <w:rFonts w:ascii="DejaVu Serif" w:eastAsia="DejaVu Serif" w:hAnsi="DejaVu Serif"/>
                <w:color w:val="auto"/>
                <w:sz w:val="18"/>
                <w:szCs w:val="28"/>
              </w:rPr>
              <w:t xml:space="preserve"> 500M) está avaliando três projetos para o ciclo de investimento 2026</w:t>
            </w:r>
            <w:del w:id="9878" w:author="Revisão editorial" w:date="2026-10-25T12:00:00Z">
              <w:r>
                <w:rPr>
                  <w:rStyle w:val="EstiloPromptChar"/>
                  <w:rFonts w:ascii="DejaVu Serif" w:eastAsia="DejaVu Serif" w:hAnsi="DejaVu Serif"/>
                  <w:color w:val="auto"/>
                  <w:sz w:val="18"/>
                  <w:szCs w:val="28"/>
                </w:rPr>
                <w:delText xml:space="preserve">-</w:delText>
              </w:r>
            </w:del>
            <w:ins w:id="9879" w:author="Revisão editorial" w:date="2026-10-25T12:00:00Z">
              <w:r>
                <w:rPr>
                  <w:rStyle w:val="EstiloPromptChar"/>
                  <w:rFonts w:ascii="DejaVu Serif" w:eastAsia="DejaVu Serif" w:hAnsi="DejaVu Serif"/>
                  <w:color w:val="auto"/>
                  <w:sz w:val="18"/>
                  <w:szCs w:val="28"/>
                </w:rPr>
                <w:t xml:space="preserve"> a </w:t>
              </w:r>
            </w:ins>
            <w:r>
              <w:rPr>
                <w:rStyle w:val="EstiloPromptChar"/>
                <w:rFonts w:ascii="DejaVu Serif" w:eastAsia="DejaVu Serif" w:hAnsi="DejaVu Serif"/>
                <w:color w:val="auto"/>
                <w:sz w:val="18"/>
                <w:szCs w:val="28"/>
              </w:rPr>
              <w:t xml:space="preserve">2030:</w:t>
            </w:r>
          </w:p>
          <w:p w14:paraId="37C3D3E8" w14:textId="77777777" w:rsidR="00C0789F" w:rsidRPr="006F14C5" w:rsidRDefault="007023C5" w:rsidP="00C0789F">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br/>
            </w:r>
            <w:del w:id="9880" w:author="Revisão editorial" w:date="2026-10-25T12:00:00Z">
              <w:r>
                <w:rPr>
                  <w:rStyle w:val="EstiloPromptChar"/>
                  <w:rFonts w:ascii="DejaVu Serif" w:eastAsia="DejaVu Serif" w:hAnsi="DejaVu Serif"/>
                  <w:color w:val="auto"/>
                  <w:sz w:val="18"/>
                  <w:szCs w:val="28"/>
                </w:rPr>
                <w:delText xml:space="preserve">-</w:delText>
              </w:r>
            </w:del>
            <w:ins w:id="9881"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Projeto A: Nova mina de ferro, Pará (Brasil)</w:t>
            </w:r>
            <w:del w:id="9882" w:author="Revisão editorial" w:date="2026-10-25T12:00:00Z">
              <w:r>
                <w:rPr>
                  <w:rStyle w:val="EstiloPromptChar"/>
                  <w:rFonts w:ascii="DejaVu Serif" w:eastAsia="DejaVu Serif" w:hAnsi="DejaVu Serif"/>
                  <w:color w:val="auto"/>
                  <w:sz w:val="18"/>
                  <w:szCs w:val="28"/>
                </w:rPr>
                <w:delText xml:space="preserve"> -</w:delText>
              </w:r>
            </w:del>
            <w:ins w:id="9883"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CAPEX estimado: R$ 1,2Bi, TIR projetada: 18%, Risco regulatório: Alto (licença ambiental pendente)</w:t>
            </w:r>
          </w:p>
          <w:p w14:paraId="6EA54A5D" w14:textId="77777777" w:rsidR="00C0789F" w:rsidRPr="006F14C5" w:rsidRDefault="007023C5" w:rsidP="00C0789F">
            <w:pPr>
              <w:pStyle w:val="SemEspaamento"/>
              <w:spacing w:after="20" w:line="204" w:lineRule="exact"/>
              <w:rPr>
                <w:rStyle w:val="EstiloPromptChar"/>
                <w:rFonts w:ascii="DejaVu Serif" w:eastAsia="DejaVu Serif" w:hAnsi="DejaVu Serif"/>
                <w:color w:val="auto"/>
                <w:sz w:val="18"/>
                <w:szCs w:val="28"/>
              </w:rPr>
            </w:pPr>
            <w:del w:id="9884" w:author="Revisão editorial" w:date="2026-10-25T12:00:00Z">
              <w:r>
                <w:rPr>
                  <w:rStyle w:val="EstiloPromptChar"/>
                  <w:rFonts w:ascii="DejaVu Serif" w:eastAsia="DejaVu Serif" w:hAnsi="DejaVu Serif"/>
                  <w:color w:val="auto"/>
                  <w:sz w:val="18"/>
                  <w:szCs w:val="28"/>
                </w:rPr>
                <w:delText xml:space="preserve">-</w:delText>
              </w:r>
            </w:del>
            <w:ins w:id="9885"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Projeto B: Ampliação de planta de beneficiamento, MG (Brasil)</w:t>
            </w:r>
            <w:del w:id="9886" w:author="Revisão editorial" w:date="2026-10-25T12:00:00Z">
              <w:r>
                <w:rPr>
                  <w:rStyle w:val="EstiloPromptChar"/>
                  <w:rFonts w:ascii="DejaVu Serif" w:eastAsia="DejaVu Serif" w:hAnsi="DejaVu Serif"/>
                  <w:color w:val="auto"/>
                  <w:sz w:val="18"/>
                  <w:szCs w:val="28"/>
                </w:rPr>
                <w:delText xml:space="preserve"> -</w:delText>
              </w:r>
            </w:del>
            <w:ins w:id="9887"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CAPEX: R$ 380M, TIR: 22%, Risco: Baixo (brownfield)</w:t>
            </w:r>
          </w:p>
          <w:p w14:paraId="5622BEE1" w14:textId="77777777" w:rsidR="00C0789F" w:rsidRPr="006F14C5" w:rsidRDefault="007023C5" w:rsidP="00C0789F">
            <w:pPr>
              <w:pStyle w:val="SemEspaamento"/>
              <w:spacing w:after="20" w:line="204" w:lineRule="exact"/>
              <w:rPr>
                <w:rStyle w:val="EstiloPromptChar"/>
                <w:rFonts w:ascii="DejaVu Serif" w:eastAsia="DejaVu Serif" w:hAnsi="DejaVu Serif"/>
                <w:color w:val="auto"/>
                <w:sz w:val="18"/>
                <w:szCs w:val="28"/>
              </w:rPr>
            </w:pPr>
            <w:del w:id="9888" w:author="Revisão editorial" w:date="2026-10-25T12:00:00Z">
              <w:r>
                <w:rPr>
                  <w:rStyle w:val="EstiloPromptChar"/>
                  <w:rFonts w:ascii="DejaVu Serif" w:eastAsia="DejaVu Serif" w:hAnsi="DejaVu Serif"/>
                  <w:color w:val="auto"/>
                  <w:sz w:val="18"/>
                  <w:szCs w:val="28"/>
                </w:rPr>
                <w:delText xml:space="preserve">-</w:delText>
              </w:r>
            </w:del>
            <w:ins w:id="9889"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Projeto C: Aquisição de jazida de cobre, Chile</w:t>
            </w:r>
            <w:del w:id="9890" w:author="Revisão editorial" w:date="2026-10-25T12:00:00Z">
              <w:r>
                <w:rPr>
                  <w:rStyle w:val="EstiloPromptChar"/>
                  <w:rFonts w:ascii="DejaVu Serif" w:eastAsia="DejaVu Serif" w:hAnsi="DejaVu Serif"/>
                  <w:color w:val="auto"/>
                  <w:sz w:val="18"/>
                  <w:szCs w:val="28"/>
                </w:rPr>
                <w:delText xml:space="preserve"> -</w:delText>
              </w:r>
            </w:del>
            <w:ins w:id="9891"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CAPEX: R$ 850M, TIR: 15%, Risco geopolítico: Médio</w:t>
            </w:r>
          </w:p>
          <w:p w14:paraId="0E01A990"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[TAREFA]</w:t>
            </w:r>
            <w:r>
              <w:rPr>
                <w:rFonts w:eastAsia="DejaVu Serif"/>
                <w:color w:val="auto"/>
                <w:sz w:val="18"/>
                <w:szCs w:val="28"/>
                <w:lang w:val="pt-BR"/>
              </w:rPr>
              <w:t xml:space="preserve"> </w:t>
            </w:r>
          </w:p>
        </w:tc>
      </w:tr>
      <w:tr w:rsidR="00921ADD" w:rsidRPr="006F14C5" w14:paraId="06EA62F6" w14:textId="77777777" w:rsidTr="009B7C21">
        <w:trPr>
          <w:cantSplit/>
        </w:trPr>
        <w:tc>
          <w:tcPr>
            <w:tcW w:w="8334" w:type="dxa"/>
            <w:shd w:val="clear" w:color="auto" w:fill="F3F4F6"/>
            <w:tcMar>
              <w:top w:w="80" w:type="dxa"/>
              <w:left w:w="120" w:type="dxa"/>
              <w:bottom w:w="80" w:type="dxa"/>
              <w:right w:w="120" w:type="dxa"/>
            </w:tcMar>
          </w:tcPr>
          <w:p w14:paraId="5F6C19D6"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Realize uma análise multicritério comparativa dos três projetos e recomende a priorização para o portfólio 2026</w:t>
            </w:r>
            <w:del w:id="9892" w:author="Revisão editorial" w:date="2026-10-25T12:00:00Z">
              <w:r>
                <w:rPr>
                  <w:rFonts w:eastAsia="DejaVu Serif"/>
                  <w:color w:val="auto"/>
                  <w:sz w:val="18"/>
                  <w:szCs w:val="28"/>
                  <w:lang w:val="pt-BR"/>
                </w:rPr>
                <w:delText xml:space="preserve">-</w:delText>
              </w:r>
            </w:del>
            <w:ins w:id="9893" w:author="Revisão editorial" w:date="2026-10-25T12:00:00Z">
              <w:r>
                <w:rPr>
                  <w:rFonts w:eastAsia="DejaVu Serif"/>
                  <w:color w:val="auto"/>
                  <w:sz w:val="18"/>
                  <w:szCs w:val="28"/>
                  <w:lang w:val="pt-BR"/>
                </w:rPr>
                <w:t xml:space="preserve"> a </w:t>
              </w:r>
            </w:ins>
            <w:r>
              <w:rPr>
                <w:rFonts w:eastAsia="DejaVu Serif"/>
                <w:color w:val="auto"/>
                <w:sz w:val="18"/>
                <w:szCs w:val="28"/>
                <w:lang w:val="pt-BR"/>
              </w:rPr>
              <w:t xml:space="preserve">2030.</w:t>
            </w:r>
          </w:p>
          <w:p w14:paraId="5128023B"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w:t>
            </w:r>
            <w:r>
              <w:rPr>
                <w:rFonts w:eastAsia="DejaVu Serif"/>
                <w:color w:val="auto"/>
                <w:sz w:val="18"/>
                <w:szCs w:val="28"/>
                <w:lang w:val="pt-BR"/>
              </w:rPr>
              <w:t xml:space="preserve"> </w:t>
            </w:r>
          </w:p>
        </w:tc>
      </w:tr>
      <w:tr w:rsidR="00921ADD" w:rsidRPr="006F14C5" w14:paraId="20E0DFFE" w14:textId="77777777" w:rsidTr="009B7C21">
        <w:trPr>
          <w:cantSplit/>
        </w:trPr>
        <w:tc>
          <w:tcPr>
            <w:tcW w:w="8334" w:type="dxa"/>
            <w:shd w:val="clear" w:color="auto" w:fill="F3F4F6"/>
            <w:tcMar>
              <w:top w:w="80" w:type="dxa"/>
              <w:left w:w="120" w:type="dxa"/>
              <w:bottom w:w="80" w:type="dxa"/>
              <w:right w:w="120" w:type="dxa"/>
            </w:tcMar>
          </w:tcPr>
          <w:p w14:paraId="68E31C74"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ins w:id="9894" w:author="Revisão editorial" w:date="2026-10-25T12:00:00Z">
              <w:r>
                <w:rPr>
                  <w:rFonts w:eastAsia="DejaVu Serif"/>
                  <w:color w:val="auto"/>
                  <w:sz w:val="18"/>
                  <w:szCs w:val="28"/>
                  <w:lang w:val="pt-BR"/>
                </w:rPr>
                <w:t xml:space="preserve">Quando houver cálculos, mostre as fórmulas e os passos intermediários, para que possam ser recalculados em planilha. </w:t>
              </w:r>
            </w:ins>
            <w:r>
              <w:rPr>
                <w:rFonts w:eastAsia="DejaVu Serif"/>
                <w:color w:val="auto"/>
                <w:sz w:val="18"/>
                <w:szCs w:val="28"/>
                <w:lang w:val="pt-BR"/>
              </w:rPr>
              <w:t xml:space="preserve">Em seguida:</w:t>
            </w:r>
          </w:p>
          <w:p w14:paraId="6BC78AF8"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1. Calcule o Índice de Rentabilidade (IR) de cada projeto assumindo WACC de 12%</w:t>
            </w:r>
            <w:ins w:id="9895" w:author="Revisão editorial" w:date="2026-10-25T12:00:00Z">
              <w:r>
                <w:rPr>
                  <w:rFonts w:eastAsia="DejaVu Serif"/>
                  <w:color w:val="auto"/>
                  <w:sz w:val="18"/>
                  <w:szCs w:val="28"/>
                  <w:lang w:val="pt-BR"/>
                </w:rPr>
                <w:t xml:space="preserve">, somente se houver fluxos de caixa informados; caso contrário, liste os dados necessários</w:t>
              </w:r>
            </w:ins>
          </w:p>
          <w:p w14:paraId="612B3D75"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2. Avalie os riscos não financeiros (regulatório, geopolítico, técnico, ambiental) em escala </w:t>
            </w:r>
            <w:ins w:id="9896" w:author="Revisão editorial" w:date="2026-10-25T12:00:00Z">
              <w:r>
                <w:rPr>
                  <w:rFonts w:eastAsia="DejaVu Serif"/>
                  <w:color w:val="auto"/>
                  <w:sz w:val="18"/>
                  <w:szCs w:val="28"/>
                  <w:lang w:val="pt-BR"/>
                </w:rPr>
                <w:t xml:space="preserve">de </w:t>
              </w:r>
            </w:ins>
            <w:r>
              <w:rPr>
                <w:rFonts w:eastAsia="DejaVu Serif"/>
                <w:color w:val="auto"/>
                <w:sz w:val="18"/>
                <w:szCs w:val="28"/>
                <w:lang w:val="pt-BR"/>
              </w:rPr>
              <w:t xml:space="preserve">1</w:t>
            </w:r>
            <w:del w:id="9897" w:author="Revisão editorial" w:date="2026-10-25T12:00:00Z">
              <w:r>
                <w:rPr>
                  <w:rFonts w:eastAsia="DejaVu Serif"/>
                  <w:color w:val="auto"/>
                  <w:sz w:val="18"/>
                  <w:szCs w:val="28"/>
                  <w:lang w:val="pt-BR"/>
                </w:rPr>
                <w:delText xml:space="preserve">-</w:delText>
              </w:r>
            </w:del>
            <w:ins w:id="9898" w:author="Revisão editorial" w:date="2026-10-25T12:00:00Z">
              <w:r>
                <w:rPr>
                  <w:rFonts w:eastAsia="DejaVu Serif"/>
                  <w:color w:val="auto"/>
                  <w:sz w:val="18"/>
                  <w:szCs w:val="28"/>
                  <w:lang w:val="pt-BR"/>
                </w:rPr>
                <w:t xml:space="preserve"> a </w:t>
              </w:r>
            </w:ins>
            <w:r>
              <w:rPr>
                <w:rFonts w:eastAsia="DejaVu Serif"/>
                <w:color w:val="auto"/>
                <w:sz w:val="18"/>
                <w:szCs w:val="28"/>
                <w:lang w:val="pt-BR"/>
              </w:rPr>
              <w:t xml:space="preserve">5</w:t>
            </w:r>
          </w:p>
          <w:p w14:paraId="52E1AAF6"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3. Aplique a matriz de priorização de portfólio (Valor vs. Risco)</w:t>
            </w:r>
          </w:p>
          <w:p w14:paraId="36688A11"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4. Identifique as dependências e sinergias entre os projetos</w:t>
            </w:r>
          </w:p>
          <w:p w14:paraId="63857AD3"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5. Formule a recomendação final com justificativa</w:t>
            </w:r>
          </w:p>
          <w:p w14:paraId="12C5E9E4" w14:textId="77777777" w:rsidR="00E602F2" w:rsidRPr="006F14C5" w:rsidRDefault="00E602F2" w:rsidP="00C0789F">
            <w:pPr>
              <w:pStyle w:val="SemEspaamento"/>
              <w:spacing w:after="20" w:line="204" w:lineRule="exact"/>
              <w:rPr>
                <w:rFonts w:eastAsia="DejaVu Serif"/>
                <w:color w:val="auto"/>
                <w:sz w:val="18"/>
                <w:szCs w:val="28"/>
                <w:lang w:val="pt-BR"/>
              </w:rPr>
            </w:pPr>
          </w:p>
          <w:p w14:paraId="4DAA7F42"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b/>
                <w:bCs/>
                <w:color w:val="auto"/>
                <w:sz w:val="18"/>
                <w:szCs w:val="28"/>
                <w:lang w:val="pt-BR"/>
              </w:rPr>
              <w:t>[FORMATO]</w:t>
            </w:r>
            <w:r>
              <w:rPr>
                <w:rFonts w:eastAsia="DejaVu Serif"/>
                <w:color w:val="auto"/>
                <w:sz w:val="18"/>
                <w:szCs w:val="28"/>
                <w:lang w:val="pt-BR"/>
              </w:rPr>
              <w:t xml:space="preserve"> </w:t>
            </w:r>
          </w:p>
        </w:tc>
      </w:tr>
      <w:tr w:rsidR="00921ADD" w:rsidRPr="006F14C5" w14:paraId="4047D12D" w14:textId="77777777" w:rsidTr="009B7C21">
        <w:trPr>
          <w:cantSplit/>
        </w:trPr>
        <w:tc>
          <w:tcPr>
            <w:tcW w:w="8334" w:type="dxa"/>
            <w:shd w:val="clear" w:color="auto" w:fill="F3F4F6"/>
            <w:tcMar>
              <w:top w:w="80" w:type="dxa"/>
              <w:left w:w="120" w:type="dxa"/>
              <w:bottom w:w="80" w:type="dxa"/>
              <w:right w:w="120" w:type="dxa"/>
            </w:tcMar>
          </w:tcPr>
          <w:p w14:paraId="6DFDE505"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color w:val="auto"/>
                <w:sz w:val="18"/>
                <w:szCs w:val="28"/>
                <w:lang w:val="pt-BR"/>
              </w:rPr>
              <w:t>Apresente: (1) Tabela comparativa com 8 critérios, (2) Matriz Valor vs. Risco 2x2, (3) Recomendação executiva em até 200 palavras.</w:t>
            </w:r>
          </w:p>
        </w:tc>
      </w:tr>
    </w:tbl>
    <w:p w14:paraId="1E30759B" w14:textId="77777777" w:rsidR="00921ADD" w:rsidRPr="006F14C5" w:rsidRDefault="00921ADD" w:rsidP="00E602F2">
      <w:pPr>
        <w:ind w:firstLine="0"/>
      </w:pPr>
    </w:p>
    <w:p w14:paraId="441C6F02" w14:textId="77777777" w:rsidR="0067446E" w:rsidRPr="006F14C5" w:rsidRDefault="00C36CDA">
      <w:r>
        <w:lastRenderedPageBreak/>
        <w:t>A Tabela 5.1 resume os elementos que compõem esse prompt e o tipo de resultado que se espera obter, ressalvando que a saída permanece sujeita às premissas adotadas e à validação do gestor.</w:t>
      </w:r>
    </w:p>
    <w:p w14:paraId="591997F8" w14:textId="77777777" w:rsidR="00ED5DB5" w:rsidRPr="006F14C5" w:rsidRDefault="00ED5DB5"/>
    <w:p w14:paraId="11DB864E" w14:textId="77777777" w:rsidR="00921ADD" w:rsidRPr="006F14C5" w:rsidRDefault="007023C5">
      <w:pPr>
        <w:pStyle w:val="Legenda"/>
        <w:keepNext/>
        <w:keepLines/>
        <w:jc w:val="left"/>
        <w:rPr>
          <w:color w:val="auto"/>
          <w:sz w:val="17"/>
          <w:szCs w:val="17"/>
        </w:rPr>
      </w:pPr>
      <w:r>
        <w:rPr>
          <w:bCs/>
          <w:color w:val="auto"/>
          <w:sz w:val="17"/>
          <w:szCs w:val="17"/>
        </w:rPr>
        <w:t xml:space="preserve">Tabela 5.1</w:t>
      </w:r>
      <w:del w:id="9899" w:author="Revisão editorial" w:date="2026-10-25T12:00:00Z">
        <w:r>
          <w:rPr>
            <w:bCs/>
            <w:color w:val="auto"/>
            <w:sz w:val="17"/>
            <w:szCs w:val="17"/>
          </w:rPr>
          <w:delText xml:space="preserve"> —</w:delText>
        </w:r>
      </w:del>
      <w:ins w:id="9900" w:author="Revisão editorial" w:date="2026-10-25T12:00:00Z">
        <w:r>
          <w:rPr>
            <w:bCs/>
            <w:color w:val="auto"/>
            <w:sz w:val="17"/>
            <w:szCs w:val="17"/>
          </w:rPr>
          <w:t xml:space="preserve">:</w:t>
        </w:r>
      </w:ins>
      <w:r>
        <w:rPr>
          <w:bCs/>
          <w:color w:val="auto"/>
          <w:sz w:val="17"/>
          <w:szCs w:val="17"/>
        </w:rPr>
        <w:t xml:space="preserve"> </w:t>
      </w:r>
      <w:r>
        <w:rPr>
          <w:color w:val="auto"/>
          <w:sz w:val="17"/>
          <w:szCs w:val="17"/>
        </w:rPr>
        <w:t xml:space="preserve">Elementos e </w:t>
      </w:r>
      <w:del w:id="9901" w:author="Revisão editorial" w:date="2026-10-25T12:00:00Z">
        <w:r>
          <w:rPr>
            <w:color w:val="auto"/>
            <w:sz w:val="17"/>
            <w:szCs w:val="17"/>
          </w:rPr>
          <w:delText xml:space="preserve">Resultados</w:delText>
        </w:r>
      </w:del>
      <w:ins w:id="9902" w:author="Revisão editorial" w:date="2026-10-25T12:00:00Z">
        <w:r>
          <w:rPr>
            <w:color w:val="auto"/>
            <w:sz w:val="17"/>
            <w:szCs w:val="17"/>
          </w:rPr>
          <w:t xml:space="preserve">resultados</w:t>
        </w:r>
      </w:ins>
      <w:r>
        <w:rPr>
          <w:color w:val="auto"/>
          <w:sz w:val="17"/>
          <w:szCs w:val="17"/>
        </w:rPr>
        <w:t xml:space="preserve"> </w:t>
      </w:r>
      <w:del w:id="9903" w:author="Revisão editorial" w:date="2026-10-25T12:00:00Z">
        <w:r>
          <w:rPr>
            <w:color w:val="auto"/>
            <w:sz w:val="17"/>
            <w:szCs w:val="17"/>
          </w:rPr>
          <w:delText xml:space="preserve">Esperados</w:delText>
        </w:r>
      </w:del>
      <w:ins w:id="9904" w:author="Revisão editorial" w:date="2026-10-25T12:00:00Z">
        <w:r>
          <w:rPr>
            <w:color w:val="auto"/>
            <w:sz w:val="17"/>
            <w:szCs w:val="17"/>
          </w:rPr>
          <w:t xml:space="preserve">esperados</w:t>
        </w:r>
      </w:ins>
      <w:r>
        <w:rPr>
          <w:color w:val="auto"/>
          <w:sz w:val="17"/>
          <w:szCs w:val="17"/>
        </w:rPr>
        <w:t xml:space="preserve"> </w:t>
      </w:r>
      <w:del w:id="9905" w:author="Revisão editorial" w:date="2026-10-25T12:00:00Z">
        <w:r>
          <w:rPr>
            <w:color w:val="auto"/>
            <w:sz w:val="17"/>
            <w:szCs w:val="17"/>
          </w:rPr>
          <w:delText xml:space="preserve">- Sujeito a Premissas e Validação:</w:delText>
        </w:r>
      </w:del>
      <w:ins w:id="9906" w:author="Revisão editorial" w:date="2026-10-25T12:00:00Z">
        <w:r>
          <w:rPr>
            <w:color w:val="auto"/>
            <w:sz w:val="17"/>
            <w:szCs w:val="17"/>
          </w:rPr>
          <w:t xml:space="preserve">do</w:t>
        </w:r>
      </w:ins>
      <w:r>
        <w:rPr>
          <w:color w:val="auto"/>
          <w:sz w:val="17"/>
          <w:szCs w:val="17"/>
        </w:rPr>
        <w:t xml:space="preserve"> Prompt 5.1</w:t>
      </w:r>
      <w:ins w:id="9907" w:author="Revisão editorial" w:date="2026-10-25T12:00:00Z">
        <w:r>
          <w:rPr>
            <w:color w:val="auto"/>
            <w:sz w:val="17"/>
            <w:szCs w:val="17"/>
          </w:rPr>
          <w:t xml:space="preserve"> (sujeito a premissas e validação)</w:t>
        </w:r>
      </w:ins>
    </w:p>
    <w:tbl>
      <w:tblPr>
        <w:tblStyle w:val="TabeladeGrade4"/>
        <w:tblW w:w="0" w:type="auto"/>
        <w:tblLook w:val="04A0" w:firstRow="1" w:lastRow="0" w:firstColumn="1" w:lastColumn="0" w:noHBand="0" w:noVBand="1"/>
      </w:tblPr>
      <w:tblGrid>
        <w:gridCol w:w="2177"/>
        <w:gridCol w:w="6147"/>
      </w:tblGrid>
      <w:tr w:rsidR="00921ADD" w:rsidRPr="006F14C5" w14:paraId="55A025E7" w14:textId="77777777" w:rsidTr="00F4420A">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BC2B5D" w14:textId="77777777" w:rsidR="00921ADD" w:rsidRPr="006F14C5" w:rsidRDefault="007023C5" w:rsidP="00F4420A">
            <w:pPr>
              <w:pStyle w:val="SemEspaamento"/>
              <w:jc w:val="center"/>
              <w:rPr>
                <w:rFonts w:eastAsia="MS Mincho"/>
                <w:color w:val="FFFFFF" w:themeColor="background1"/>
                <w:sz w:val="16"/>
                <w:szCs w:val="22"/>
                <w:lang w:val="pt-BR"/>
              </w:rPr>
            </w:pPr>
            <w:r>
              <w:rPr>
                <w:rFonts w:ascii="DejaVu Sans" w:eastAsia="DejaVu Sans" w:hAnsi="DejaVu Sans" w:cs="DejaVu Sans"/>
                <w:color w:val="FFFFFF"/>
                <w:sz w:val="16"/>
                <w:szCs w:val="22"/>
                <w:lang w:val="pt-BR"/>
              </w:rPr>
              <w:t>ELEMENTO</w:t>
            </w:r>
          </w:p>
        </w:tc>
        <w:tc>
          <w:tcPr>
            <w:tcW w:w="0" w:type="auto"/>
            <w:vAlign w:val="center"/>
          </w:tcPr>
          <w:p w14:paraId="26D85E23" w14:textId="77777777" w:rsidR="00921ADD" w:rsidRPr="006F14C5" w:rsidRDefault="007023C5" w:rsidP="00F4420A">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6"/>
                <w:szCs w:val="22"/>
                <w:lang w:val="pt-BR"/>
              </w:rPr>
            </w:pPr>
            <w:r>
              <w:rPr>
                <w:rFonts w:ascii="DejaVu Sans" w:eastAsia="DejaVu Sans" w:hAnsi="DejaVu Sans" w:cs="DejaVu Sans"/>
                <w:color w:val="FFFFFF"/>
                <w:sz w:val="16"/>
                <w:szCs w:val="22"/>
                <w:lang w:val="pt-BR"/>
              </w:rPr>
              <w:t>APLICAÇÃO GERENCIAL</w:t>
            </w:r>
          </w:p>
        </w:tc>
      </w:tr>
      <w:tr w:rsidR="00921ADD" w:rsidRPr="006F14C5" w14:paraId="3567914C" w14:textId="77777777" w:rsidTr="00F4420A">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DAE9CD"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Entregável esperado</w:t>
            </w:r>
          </w:p>
        </w:tc>
        <w:tc>
          <w:tcPr>
            <w:tcW w:w="0" w:type="auto"/>
            <w:vAlign w:val="center"/>
          </w:tcPr>
          <w:p w14:paraId="18486A57"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Tabela comparativa com oito critérios financeiros, estratégicos, técnicos, ambientais e regulatórios.</w:t>
            </w:r>
          </w:p>
          <w:p w14:paraId="2D2451AA"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Matriz Valor versus Risco (2x2), com posicionamento explícito dos três projetos.</w:t>
            </w:r>
          </w:p>
          <w:p w14:paraId="655DBA3A"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Síntese de dependências e sinergias entre os projetos.</w:t>
            </w:r>
          </w:p>
          <w:p w14:paraId="57BE2A3F"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Recomendação executiva de priorização, com condicionantes e pontos que exigem investigação adicional.</w:t>
            </w:r>
          </w:p>
        </w:tc>
      </w:tr>
      <w:tr w:rsidR="00921ADD" w:rsidRPr="006F14C5" w14:paraId="5C105A0F" w14:textId="77777777" w:rsidTr="00F4420A">
        <w:trPr>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3DE55A"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Decisão apoiada</w:t>
            </w:r>
          </w:p>
        </w:tc>
        <w:tc>
          <w:tcPr>
            <w:tcW w:w="0" w:type="auto"/>
            <w:vAlign w:val="center"/>
          </w:tcPr>
          <w:p w14:paraId="1E94983F"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 xml:space="preserve">Priorizar, postergar, aprofundar ou descartar oportunidades no portfólio 2026</w:t>
            </w:r>
            <w:del w:id="9908" w:author="Revisão editorial" w:date="2026-10-25T12:00:00Z">
              <w:r>
                <w:rPr>
                  <w:rFonts w:eastAsia="DejaVu Serif"/>
                  <w:sz w:val="16"/>
                  <w:szCs w:val="22"/>
                  <w:lang w:val="pt-BR"/>
                </w:rPr>
                <w:delText xml:space="preserve">—</w:delText>
              </w:r>
            </w:del>
            <w:ins w:id="9909" w:author="Revisão editorial" w:date="2026-10-25T12:00:00Z">
              <w:r>
                <w:rPr>
                  <w:rFonts w:eastAsia="DejaVu Serif"/>
                  <w:sz w:val="16"/>
                  <w:szCs w:val="22"/>
                  <w:lang w:val="pt-BR"/>
                </w:rPr>
                <w:t xml:space="preserve"> a </w:t>
              </w:r>
            </w:ins>
            <w:r>
              <w:rPr>
                <w:rFonts w:eastAsia="DejaVu Serif"/>
                <w:sz w:val="16"/>
                <w:szCs w:val="22"/>
                <w:lang w:val="pt-BR"/>
              </w:rPr>
              <w:t xml:space="preserve">2030.</w:t>
            </w:r>
          </w:p>
          <w:p w14:paraId="45A1679A"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 xml:space="preserve">Definir sequência de maturação, alocação inicial de recursos de FEL e diligências críticas antes de avançar de gate.</w:t>
            </w:r>
          </w:p>
        </w:tc>
      </w:tr>
      <w:tr w:rsidR="00921ADD" w:rsidRPr="006F14C5" w14:paraId="26A70848" w14:textId="77777777" w:rsidTr="00F4420A">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5BC67D"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Dados mínimos necessários</w:t>
            </w:r>
          </w:p>
        </w:tc>
        <w:tc>
          <w:tcPr>
            <w:tcW w:w="0" w:type="auto"/>
            <w:vAlign w:val="center"/>
          </w:tcPr>
          <w:p w14:paraId="2DDAAFD5"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CAPEX preliminar, horizonte de investimento, premissas de receita, custos operacionais, tributos e fluxo de caixa por projeto.</w:t>
            </w:r>
          </w:p>
          <w:p w14:paraId="39985320"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TIR, WACC, critérios de risco, alinhamento estratégico, restrições de capacidade e dados de licenciamento.</w:t>
            </w:r>
          </w:p>
          <w:p w14:paraId="23B9B6D0"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Premissas de mercado, capacidade de execução e evidências para classificação dos riscos não financeiros.</w:t>
            </w:r>
          </w:p>
        </w:tc>
      </w:tr>
      <w:tr w:rsidR="00921ADD" w:rsidRPr="006F14C5" w14:paraId="28C52D20" w14:textId="77777777" w:rsidTr="00F4420A">
        <w:trPr>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F566E7"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Benefícios potenciais da IA</w:t>
            </w:r>
          </w:p>
        </w:tc>
        <w:tc>
          <w:tcPr>
            <w:tcW w:w="0" w:type="auto"/>
            <w:vAlign w:val="center"/>
          </w:tcPr>
          <w:p w14:paraId="1179A754"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Aceleração da consolidação de informações de múltiplas oportunidades.</w:t>
            </w:r>
          </w:p>
          <w:p w14:paraId="0314FB4A"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Maior consistência entre critérios de comparação e melhor rastreabilidade das premissas.</w:t>
            </w:r>
          </w:p>
          <w:p w14:paraId="56F8FB15"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Apoio à identificação de lacunas de dados, dependências e conflitos de priorização.</w:t>
            </w:r>
          </w:p>
        </w:tc>
      </w:tr>
      <w:tr w:rsidR="00921ADD" w:rsidRPr="006F14C5" w14:paraId="5349AC10" w14:textId="77777777" w:rsidTr="00F4420A">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60DC99"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Limitações e validação humana</w:t>
            </w:r>
          </w:p>
        </w:tc>
        <w:tc>
          <w:tcPr>
            <w:tcW w:w="0" w:type="auto"/>
            <w:vAlign w:val="center"/>
          </w:tcPr>
          <w:p w14:paraId="31FBA75C"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O índice de rentabilidade não deve ser calculado sem fluxos de caixa e valor presente dos benefícios claramente definidos.</w:t>
            </w:r>
          </w:p>
          <w:p w14:paraId="1E503CBB"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Pontuações de risco e posicionamento na matriz são hipóteses analíticas, não substitutos de avaliação de especialistas.</w:t>
            </w:r>
          </w:p>
          <w:p w14:paraId="07369047"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Validação por estratégia corporativa, finanças, riscos, engenharia, meio ambiente e Comitê de Investimentos.</w:t>
            </w:r>
          </w:p>
        </w:tc>
      </w:tr>
    </w:tbl>
    <w:p w14:paraId="4C5ACB76" w14:textId="77777777" w:rsidR="00921ADD" w:rsidRPr="006F14C5" w:rsidRDefault="007023C5" w:rsidP="00E602F2">
      <w:pPr>
        <w:pStyle w:val="BookSource"/>
        <w:keepLines/>
        <w:jc w:val="left"/>
        <w:rPr>
          <w:i w:val="0"/>
          <w:iCs/>
          <w:color w:val="auto"/>
          <w:szCs w:val="15"/>
        </w:rPr>
      </w:pPr>
      <w:r>
        <w:rPr>
          <w:i w:val="0"/>
          <w:iCs/>
          <w:color w:val="auto"/>
          <w:szCs w:val="15"/>
        </w:rPr>
        <w:t>Fonte: Elaborado pelo autor.</w:t>
      </w:r>
    </w:p>
    <w:p w14:paraId="523C4C0D" w14:textId="77777777" w:rsidR="002B6B7A" w:rsidRPr="006F14C5" w:rsidRDefault="002B6B7A" w:rsidP="008A1F32">
      <w:bookmarkStart w:id="189" w:name="__RefHeading___Toc10600_3485589216"/>
      <w:bookmarkStart w:id="190" w:name="_Toc236076019"/>
      <w:bookmarkEnd w:id="189"/>
    </w:p>
    <w:p w14:paraId="6E3E74EC" w14:textId="77777777" w:rsidR="00921ADD" w:rsidRPr="006F14C5" w:rsidRDefault="007023C5" w:rsidP="00FE6E33">
      <w:pPr>
        <w:pStyle w:val="Ttulo3"/>
      </w:pPr>
      <w:bookmarkStart w:id="191" w:name="_Toc236516894"/>
      <w:r>
        <w:rPr>
          <w:i/>
          <w:iCs/>
        </w:rPr>
        <w:t xml:space="preserve">Prompt Engineering</w:t>
      </w:r>
      <w:del w:id="9910" w:author="Revisão editorial" w:date="2026-10-25T12:00:00Z">
        <w:r>
          <w:delText xml:space="preserve">:</w:delText>
        </w:r>
      </w:del>
      <w:ins w:id="9911" w:author="Revisão editorial" w:date="2026-10-25T12:00:00Z">
        <w:r>
          <w:t xml:space="preserve"> nos</w:t>
        </w:r>
      </w:ins>
      <w:r>
        <w:t xml:space="preserve"> FEL 2 e FEL 3</w:t>
      </w:r>
      <w:del w:id="9912" w:author="Revisão editorial" w:date="2026-10-25T12:00:00Z">
        <w:r>
          <w:delText xml:space="preserve"> -</w:delText>
        </w:r>
      </w:del>
      <w:ins w:id="9913" w:author="Revisão editorial" w:date="2026-10-25T12:00:00Z">
        <w:r>
          <w:t xml:space="preserve">:</w:t>
        </w:r>
      </w:ins>
      <w:r>
        <w:t xml:space="preserve"> Seleção de Alternativas e Definição do Projeto</w:t>
      </w:r>
      <w:bookmarkEnd w:id="190"/>
      <w:bookmarkEnd w:id="191"/>
    </w:p>
    <w:p w14:paraId="6D1878A5" w14:textId="77777777" w:rsidR="00921ADD" w:rsidRPr="006F14C5" w:rsidRDefault="007023C5">
      <w:pPr>
        <w:ind w:firstLine="0"/>
      </w:pPr>
      <w:r>
        <w:rPr>
          <w:rFonts w:eastAsia="DejaVu Serif"/>
          <w:color w:val="263238"/>
        </w:rPr>
        <w:t>Superada a triagem inicial, o projeto ingressa nas fases FEL 2 e FEL 3, nas quais o nível de detalhe técnico aumenta substancialmente.</w:t>
      </w:r>
    </w:p>
    <w:p w14:paraId="5ED935F8" w14:textId="77777777" w:rsidR="00921ADD" w:rsidRPr="006F14C5" w:rsidRDefault="007023C5">
      <w:r>
        <w:rPr>
          <w:rFonts w:eastAsia="DejaVu Serif"/>
          <w:color w:val="263238"/>
        </w:rPr>
        <w:t xml:space="preserve">Os prompts devem ser mais específicos, </w:t>
      </w:r>
      <w:del w:id="9914" w:author="Revisão editorial" w:date="2026-10-25T12:00:00Z">
        <w:r>
          <w:rPr>
            <w:rFonts w:eastAsia="DejaVu Serif"/>
            <w:color w:val="263238"/>
          </w:rPr>
          <w:delText xml:space="preserve">injetar</w:delText>
        </w:r>
      </w:del>
      <w:ins w:id="9915" w:author="Revisão editorial" w:date="2026-10-25T12:00:00Z">
        <w:r>
          <w:rPr>
            <w:rFonts w:eastAsia="DejaVu Serif"/>
            <w:color w:val="263238"/>
          </w:rPr>
          <w:t xml:space="preserve">incorporar</w:t>
        </w:r>
      </w:ins>
      <w:r>
        <w:rPr>
          <w:rFonts w:eastAsia="DejaVu Serif"/>
          <w:color w:val="263238"/>
        </w:rPr>
        <w:t xml:space="preserve"> dados de engenharia conceitual e básica</w:t>
      </w:r>
      <w:del w:id="9916" w:author="Revisão editorial" w:date="2026-10-25T12:00:00Z">
        <w:r>
          <w:rPr>
            <w:rFonts w:eastAsia="DejaVu Serif"/>
            <w:color w:val="263238"/>
          </w:rPr>
          <w:delText xml:space="preserve">,</w:delText>
        </w:r>
      </w:del>
      <w:r>
        <w:rPr>
          <w:rFonts w:eastAsia="DejaVu Serif"/>
          <w:color w:val="263238"/>
        </w:rPr>
        <w:t xml:space="preserve"> e orientar a IA para análises de </w:t>
      </w:r>
      <w:r>
        <w:rPr>
          <w:rFonts w:eastAsia="DejaVu Serif"/>
          <w:i/>
          <w:iCs/>
          <w:color w:val="263238"/>
        </w:rPr>
        <w:t xml:space="preserve">trade-off</w:t>
      </w:r>
      <w:r>
        <w:rPr>
          <w:rFonts w:eastAsia="DejaVu Serif"/>
          <w:color w:val="263238"/>
        </w:rPr>
        <w:t xml:space="preserve">, otimização de escopo e avaliação de riscos com maior granularidade. </w:t>
      </w:r>
      <w:del w:id="9917" w:author="Revisão editorial" w:date="2026-10-25T12:00:00Z">
        <w:r>
          <w:rPr>
            <w:rFonts w:eastAsia="DejaVu Serif"/>
            <w:color w:val="263238"/>
          </w:rPr>
          <w:delText xml:space="preserve">Vamos</w:delText>
        </w:r>
      </w:del>
      <w:ins w:id="9918" w:author="Revisão editorial" w:date="2026-10-25T12:00:00Z">
        <w:r>
          <w:rPr>
            <w:rFonts w:eastAsia="DejaVu Serif"/>
            <w:color w:val="263238"/>
          </w:rPr>
          <w:t xml:space="preserve">Segue</w:t>
        </w:r>
      </w:ins>
      <w:r>
        <w:rPr>
          <w:rFonts w:eastAsia="DejaVu Serif"/>
          <w:color w:val="263238"/>
        </w:rPr>
        <w:t xml:space="preserve"> </w:t>
      </w:r>
      <w:del w:id="9919" w:author="Revisão editorial" w:date="2026-10-25T12:00:00Z">
        <w:r>
          <w:rPr>
            <w:rFonts w:eastAsia="DejaVu Serif"/>
            <w:color w:val="263238"/>
          </w:rPr>
          <w:delText xml:space="preserve">ao</w:delText>
        </w:r>
      </w:del>
      <w:ins w:id="9920" w:author="Revisão editorial" w:date="2026-10-25T12:00:00Z">
        <w:r>
          <w:rPr>
            <w:rFonts w:eastAsia="DejaVu Serif"/>
            <w:color w:val="263238"/>
          </w:rPr>
          <w:t xml:space="preserve">um</w:t>
        </w:r>
      </w:ins>
      <w:r>
        <w:rPr>
          <w:rFonts w:eastAsia="DejaVu Serif"/>
          <w:color w:val="263238"/>
        </w:rPr>
        <w:t xml:space="preserve"> exemplo:</w:t>
      </w:r>
    </w:p>
    <w:p w14:paraId="4B4DB5E8" w14:textId="77777777" w:rsidR="00921ADD" w:rsidRPr="006F14C5" w:rsidRDefault="007023C5" w:rsidP="00B23895">
      <w:pPr>
        <w:pStyle w:val="Ttulo4"/>
      </w:pPr>
      <w:r>
        <w:t xml:space="preserve">Prompt 5.2</w:t>
      </w:r>
      <w:del w:id="9921" w:author="Revisão editorial" w:date="2026-10-25T12:00:00Z">
        <w:r>
          <w:delText xml:space="preserve"> -</w:delText>
        </w:r>
      </w:del>
      <w:ins w:id="9922" w:author="Revisão editorial" w:date="2026-10-25T12:00:00Z">
        <w:r>
          <w:t xml:space="preserve">:</w:t>
        </w:r>
      </w:ins>
      <w:r>
        <w:t xml:space="preserve"> FEL 2 (Análise de </w:t>
      </w:r>
      <w:r>
        <w:rPr>
          <w:i/>
          <w:iCs/>
        </w:rPr>
        <w:t xml:space="preserve">Trade-off</w:t>
      </w:r>
      <w:r>
        <w:t xml:space="preserve"> / </w:t>
      </w:r>
      <w:r>
        <w:rPr>
          <w:i/>
          <w:iCs/>
        </w:rPr>
        <w:t xml:space="preserve">Optioneering</w:t>
      </w:r>
      <w:r>
        <w:t xml:space="preserve">)</w:t>
      </w:r>
    </w:p>
    <w:p w14:paraId="7F485BF8" w14:textId="77777777" w:rsidR="00F4420A" w:rsidRPr="006F14C5" w:rsidRDefault="00F4420A" w:rsidP="00F4420A">
      <w:pPr>
        <w:rPr>
          <w:rFonts w:eastAsia="DejaVu Serif"/>
        </w:rPr>
      </w:pPr>
      <w:r>
        <w:rPr>
          <w:rFonts w:eastAsia="DejaVu Serif"/>
          <w:b/>
          <w:bCs/>
        </w:rPr>
        <w:t>Contexto de aplicação:</w:t>
      </w:r>
      <w:r>
        <w:rPr>
          <w:rFonts w:eastAsia="DejaVu Serif"/>
        </w:rPr>
        <w:t xml:space="preserve"> Um projeto de infraestrutura de transporte urbano (linha de metrô) está em FEL 2. O gestor do projeto precisa comparar duas alternativas de traçado e tecnologia de via permanente para apresentar ao financiador, neste caso o BNDES.</w:t>
      </w:r>
    </w:p>
    <w:p w14:paraId="15FD3F5E" w14:textId="77777777" w:rsidR="00F4420A" w:rsidRPr="006F14C5" w:rsidRDefault="00F4420A" w:rsidP="004C01C4"/>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9F60AE" w14:paraId="2CEF26B1" w14:textId="77777777" w:rsidTr="009F60AE">
        <w:trPr>
          <w:cantSplit/>
        </w:trPr>
        <w:tc>
          <w:tcPr>
            <w:tcW w:w="8334" w:type="dxa"/>
            <w:shd w:val="clear" w:color="auto" w:fill="F3F4F6"/>
            <w:tcMar>
              <w:top w:w="80" w:type="dxa"/>
              <w:left w:w="120" w:type="dxa"/>
              <w:bottom w:w="80" w:type="dxa"/>
              <w:right w:w="120" w:type="dxa"/>
            </w:tcMar>
          </w:tcPr>
          <w:p w14:paraId="2F74BFCF"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b/>
                <w:bCs/>
                <w:color w:val="auto"/>
                <w:sz w:val="18"/>
                <w:szCs w:val="28"/>
                <w:lang w:val="pt-BR"/>
              </w:rPr>
              <w:t xml:space="preserve">[PAPEL] </w:t>
            </w:r>
          </w:p>
        </w:tc>
      </w:tr>
      <w:tr w:rsidR="00921ADD" w:rsidRPr="009F60AE" w14:paraId="54E0FBC9" w14:textId="77777777" w:rsidTr="009F60AE">
        <w:trPr>
          <w:cantSplit/>
        </w:trPr>
        <w:tc>
          <w:tcPr>
            <w:tcW w:w="8334" w:type="dxa"/>
            <w:shd w:val="clear" w:color="auto" w:fill="F3F4F6"/>
            <w:tcMar>
              <w:top w:w="80" w:type="dxa"/>
              <w:left w:w="120" w:type="dxa"/>
              <w:bottom w:w="80" w:type="dxa"/>
              <w:right w:w="120" w:type="dxa"/>
            </w:tcMar>
          </w:tcPr>
          <w:p w14:paraId="6DAC1A82"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Atue como um Engenheiro de Projetos Sênior especializado em infraestrutura de transporte urbano, com experiência em análise de opções (optioneering) e preparação de estudos de viabilidade para financiamento </w:t>
            </w:r>
            <w:ins w:id="9923" w:author="Revisão editorial" w:date="2026-10-25T12:00:00Z">
              <w:r>
                <w:rPr>
                  <w:rFonts w:eastAsia="DejaVu Serif"/>
                  <w:color w:val="auto"/>
                  <w:sz w:val="18"/>
                  <w:szCs w:val="28"/>
                  <w:lang w:val="pt-BR"/>
                </w:rPr>
                <w:t xml:space="preserve">pelo </w:t>
              </w:r>
            </w:ins>
            <w:r>
              <w:rPr>
                <w:rFonts w:eastAsia="DejaVu Serif"/>
                <w:color w:val="auto"/>
                <w:sz w:val="18"/>
                <w:szCs w:val="28"/>
                <w:lang w:val="pt-BR"/>
              </w:rPr>
              <w:t xml:space="preserve">BNDES.</w:t>
            </w:r>
          </w:p>
          <w:p w14:paraId="7E81CEA1"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[CONTEXTO]</w:t>
            </w:r>
            <w:r>
              <w:rPr>
                <w:rFonts w:eastAsia="DejaVu Serif"/>
                <w:color w:val="auto"/>
                <w:sz w:val="18"/>
                <w:szCs w:val="28"/>
                <w:lang w:val="pt-BR"/>
              </w:rPr>
              <w:t xml:space="preserve"> </w:t>
            </w:r>
          </w:p>
        </w:tc>
      </w:tr>
      <w:tr w:rsidR="00921ADD" w:rsidRPr="009F60AE" w14:paraId="05E2EFE1" w14:textId="77777777" w:rsidTr="009F60AE">
        <w:trPr>
          <w:cantSplit/>
        </w:trPr>
        <w:tc>
          <w:tcPr>
            <w:tcW w:w="8334" w:type="dxa"/>
            <w:shd w:val="clear" w:color="auto" w:fill="F3F4F6"/>
            <w:tcMar>
              <w:top w:w="80" w:type="dxa"/>
              <w:left w:w="120" w:type="dxa"/>
              <w:bottom w:w="80" w:type="dxa"/>
              <w:right w:w="120" w:type="dxa"/>
            </w:tcMar>
          </w:tcPr>
          <w:p w14:paraId="56282D41"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Projeto de extensão de linha de metrô em São Paulo (8,5 km, 6 estações). Duas alternativas em avaliação:</w:t>
            </w:r>
          </w:p>
          <w:p w14:paraId="5E5CEB48"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br/>
            </w:r>
            <w:del w:id="9924" w:author="Revisão editorial" w:date="2026-10-25T12:00:00Z">
              <w:r>
                <w:rPr>
                  <w:rFonts w:eastAsia="DejaVu Serif"/>
                  <w:color w:val="auto"/>
                  <w:sz w:val="18"/>
                  <w:szCs w:val="28"/>
                  <w:lang w:val="pt-BR"/>
                </w:rPr>
                <w:delText xml:space="preserve">-</w:delText>
              </w:r>
            </w:del>
            <w:ins w:id="9925"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Opção A: Traçado subterrâneo (cut-and-cover)</w:t>
            </w:r>
            <w:del w:id="9926" w:author="Revisão editorial" w:date="2026-10-25T12:00:00Z">
              <w:r>
                <w:rPr>
                  <w:rFonts w:eastAsia="DejaVu Serif"/>
                  <w:color w:val="auto"/>
                  <w:sz w:val="18"/>
                  <w:szCs w:val="28"/>
                  <w:lang w:val="pt-BR"/>
                </w:rPr>
                <w:delText xml:space="preserve"> -</w:delText>
              </w:r>
            </w:del>
            <w:ins w:id="9927"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CAPEX: R$ 4,2Bi, prazo: 72 meses, impacto em desapropriações: Alto (320 imóveis)</w:t>
            </w:r>
          </w:p>
          <w:p w14:paraId="2DBB0CBD" w14:textId="77777777" w:rsidR="00F4420A" w:rsidRPr="009F60AE" w:rsidRDefault="007023C5" w:rsidP="00F4420A">
            <w:pPr>
              <w:pStyle w:val="SemEspaamento"/>
              <w:spacing w:after="20" w:line="204" w:lineRule="exact"/>
              <w:rPr>
                <w:rFonts w:eastAsia="DejaVu Serif"/>
                <w:color w:val="auto"/>
                <w:sz w:val="18"/>
                <w:szCs w:val="28"/>
                <w:lang w:val="pt-BR"/>
              </w:rPr>
            </w:pPr>
            <w:del w:id="9928" w:author="Revisão editorial" w:date="2026-10-25T12:00:00Z">
              <w:r>
                <w:rPr>
                  <w:rFonts w:eastAsia="DejaVu Serif"/>
                  <w:color w:val="auto"/>
                  <w:sz w:val="18"/>
                  <w:szCs w:val="28"/>
                  <w:lang w:val="pt-BR"/>
                </w:rPr>
                <w:delText xml:space="preserve">-</w:delText>
              </w:r>
            </w:del>
            <w:ins w:id="9929"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Opção B: Traçado elevado (viaduto de concreto)</w:t>
            </w:r>
            <w:del w:id="9930" w:author="Revisão editorial" w:date="2026-10-25T12:00:00Z">
              <w:r>
                <w:rPr>
                  <w:rFonts w:eastAsia="DejaVu Serif"/>
                  <w:color w:val="auto"/>
                  <w:sz w:val="18"/>
                  <w:szCs w:val="28"/>
                  <w:lang w:val="pt-BR"/>
                </w:rPr>
                <w:delText xml:space="preserve"> -</w:delText>
              </w:r>
            </w:del>
            <w:ins w:id="9931"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CAPEX: R$ 2,8Bi, prazo: 54 meses, impacto visual/acústico: Alto, desapropriações: Baixo (45 imóveis)</w:t>
            </w:r>
          </w:p>
          <w:p w14:paraId="7BE4717E"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[TAREFA]</w:t>
            </w:r>
            <w:r>
              <w:rPr>
                <w:rFonts w:eastAsia="DejaVu Serif"/>
                <w:color w:val="auto"/>
                <w:sz w:val="18"/>
                <w:szCs w:val="28"/>
                <w:lang w:val="pt-BR"/>
              </w:rPr>
              <w:t xml:space="preserve"> </w:t>
            </w:r>
          </w:p>
        </w:tc>
      </w:tr>
      <w:tr w:rsidR="00921ADD" w:rsidRPr="009F60AE" w14:paraId="043762F6" w14:textId="77777777" w:rsidTr="009F60AE">
        <w:trPr>
          <w:cantSplit/>
        </w:trPr>
        <w:tc>
          <w:tcPr>
            <w:tcW w:w="8334" w:type="dxa"/>
            <w:shd w:val="clear" w:color="auto" w:fill="F3F4F6"/>
            <w:tcMar>
              <w:top w:w="80" w:type="dxa"/>
              <w:left w:w="120" w:type="dxa"/>
              <w:bottom w:w="80" w:type="dxa"/>
              <w:right w:w="120" w:type="dxa"/>
            </w:tcMar>
          </w:tcPr>
          <w:p w14:paraId="6E193D03"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Elabore uma análise de </w:t>
            </w:r>
            <w:r>
              <w:rPr>
                <w:rFonts w:eastAsia="DejaVu Serif"/>
                <w:i/>
                <w:iCs/>
                <w:color w:val="auto"/>
                <w:sz w:val="18"/>
                <w:szCs w:val="28"/>
                <w:lang w:val="pt-BR"/>
              </w:rPr>
              <w:t>trade-off</w:t>
            </w:r>
            <w:r>
              <w:rPr>
                <w:rFonts w:eastAsia="DejaVu Serif"/>
                <w:color w:val="auto"/>
                <w:sz w:val="18"/>
                <w:szCs w:val="28"/>
                <w:lang w:val="pt-BR"/>
              </w:rPr>
              <w:t xml:space="preserve"> completa entre as duas opções para subsidiar a decisão do comitê técnico e a submissão ao BNDES.</w:t>
            </w:r>
          </w:p>
          <w:p w14:paraId="40B76202" w14:textId="77777777" w:rsidR="00921ADD"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w:t>
            </w:r>
            <w:r>
              <w:rPr>
                <w:rFonts w:eastAsia="DejaVu Serif"/>
                <w:color w:val="auto"/>
                <w:sz w:val="18"/>
                <w:szCs w:val="28"/>
                <w:lang w:val="pt-BR"/>
              </w:rPr>
              <w:t xml:space="preserve"> </w:t>
            </w:r>
          </w:p>
          <w:p w14:paraId="7B53F2DD" w14:textId="77777777" w:rsidR="009F60AE" w:rsidRPr="009F60AE" w:rsidRDefault="009F60AE" w:rsidP="009F60AE">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ins w:id="9932" w:author="Revisão editorial" w:date="2026-10-25T12:00:00Z">
              <w:r>
                <w:rPr>
                  <w:rFonts w:eastAsia="DejaVu Serif"/>
                  <w:color w:val="auto"/>
                  <w:sz w:val="18"/>
                  <w:szCs w:val="28"/>
                  <w:lang w:val="pt-BR"/>
                </w:rPr>
                <w:t xml:space="preserve">Quando houver cálculos, mostre as fórmulas e os passos intermediários, para que possam ser recalculados em planilha. </w:t>
              </w:r>
            </w:ins>
            <w:r>
              <w:rPr>
                <w:rFonts w:eastAsia="DejaVu Serif"/>
                <w:color w:val="auto"/>
                <w:sz w:val="18"/>
                <w:szCs w:val="28"/>
                <w:lang w:val="pt-BR"/>
              </w:rPr>
              <w:t xml:space="preserve">Em seguida:</w:t>
            </w:r>
          </w:p>
          <w:p w14:paraId="5E98F3F5" w14:textId="77777777" w:rsidR="009F60AE" w:rsidRPr="009F60AE" w:rsidRDefault="009F60AE" w:rsidP="009F60AE">
            <w:pPr>
              <w:pStyle w:val="SemEspaamento"/>
              <w:spacing w:after="20" w:line="204" w:lineRule="exact"/>
              <w:rPr>
                <w:rFonts w:eastAsia="DejaVu Serif"/>
                <w:color w:val="auto"/>
                <w:sz w:val="18"/>
                <w:szCs w:val="28"/>
                <w:lang w:val="pt-BR"/>
              </w:rPr>
            </w:pPr>
            <w:r>
              <w:rPr>
                <w:rFonts w:eastAsia="DejaVu Serif"/>
                <w:color w:val="auto"/>
                <w:sz w:val="18"/>
                <w:szCs w:val="28"/>
                <w:lang w:val="pt-BR"/>
              </w:rPr>
              <w:t>1. Calcule o custo por km e por estação de cada opção</w:t>
            </w:r>
          </w:p>
          <w:p w14:paraId="2CD3D898" w14:textId="77777777" w:rsidR="009F60AE" w:rsidRPr="009F60AE" w:rsidRDefault="009F60AE" w:rsidP="009F60AE">
            <w:pPr>
              <w:pStyle w:val="SemEspaamento"/>
              <w:spacing w:after="20" w:line="204" w:lineRule="exact"/>
              <w:rPr>
                <w:rFonts w:eastAsia="DejaVu Serif"/>
                <w:color w:val="auto"/>
                <w:sz w:val="18"/>
                <w:szCs w:val="28"/>
                <w:lang w:val="pt-BR"/>
              </w:rPr>
            </w:pPr>
            <w:r>
              <w:rPr>
                <w:rFonts w:eastAsia="DejaVu Serif"/>
                <w:color w:val="auto"/>
                <w:sz w:val="18"/>
                <w:szCs w:val="28"/>
                <w:lang w:val="pt-BR"/>
              </w:rPr>
              <w:t>2. Avalie impactos socioambientais (desapropriações, ruído, vibração, patrimônio histórico)</w:t>
            </w:r>
          </w:p>
          <w:p w14:paraId="11617BB7" w14:textId="080A4D69" w:rsidR="009F60AE" w:rsidRPr="009F60AE" w:rsidRDefault="00C13019" w:rsidP="009F60AE">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3. Analise os riscos de construção específicos de cada método (rebaixamento de lençol freático</w:t>
            </w:r>
            <w:del w:id="9933" w:author="Revisão editorial" w:date="2026-10-25T12:00:00Z">
              <w:r>
                <w:rPr>
                  <w:rFonts w:eastAsia="DejaVu Serif"/>
                  <w:color w:val="auto"/>
                  <w:sz w:val="18"/>
                  <w:szCs w:val="28"/>
                  <w:lang w:val="pt-BR"/>
                </w:rPr>
                <w:delText xml:space="preserve">,</w:delText>
              </w:r>
            </w:del>
            <w:ins w:id="9934" w:author="Revisão editorial" w:date="2026-10-25T12:00:00Z">
              <w:r>
                <w:rPr>
                  <w:rFonts w:eastAsia="DejaVu Serif"/>
                  <w:color w:val="auto"/>
                  <w:sz w:val="18"/>
                  <w:szCs w:val="28"/>
                  <w:lang w:val="pt-BR"/>
                </w:rPr>
                <w:t xml:space="preserve"> e</w:t>
              </w:r>
            </w:ins>
            <w:r>
              <w:rPr>
                <w:rFonts w:eastAsia="DejaVu Serif"/>
                <w:color w:val="auto"/>
                <w:sz w:val="18"/>
                <w:szCs w:val="28"/>
                <w:lang w:val="pt-BR"/>
              </w:rPr>
              <w:t xml:space="preserve"> interferências subterrâneas</w:t>
            </w:r>
            <w:ins w:id="9935"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w:t>
            </w:r>
            <w:del w:id="9936" w:author="Revisão editorial" w:date="2026-10-25T12:00:00Z">
              <w:r>
                <w:rPr>
                  <w:rFonts w:eastAsia="DejaVu Serif"/>
                  <w:color w:val="auto"/>
                  <w:sz w:val="18"/>
                  <w:szCs w:val="28"/>
                  <w:lang w:val="pt-BR"/>
                </w:rPr>
                <w:delText xml:space="preserve">vs.</w:delText>
              </w:r>
            </w:del>
            <w:ins w:id="9937" w:author="Revisão editorial" w:date="2026-10-25T12:00:00Z">
              <w:r>
                <w:rPr>
                  <w:rFonts w:eastAsia="DejaVu Serif"/>
                  <w:color w:val="auto"/>
                  <w:sz w:val="18"/>
                  <w:szCs w:val="28"/>
                  <w:lang w:val="pt-BR"/>
                </w:rPr>
                <w:t xml:space="preserve">no traçado subterrâneo;</w:t>
              </w:r>
            </w:ins>
            <w:r>
              <w:rPr>
                <w:rFonts w:eastAsia="DejaVu Serif"/>
                <w:color w:val="auto"/>
                <w:sz w:val="18"/>
                <w:szCs w:val="28"/>
                <w:lang w:val="pt-BR"/>
              </w:rPr>
              <w:t xml:space="preserve"> ventos e cargas dinâmicas</w:t>
            </w:r>
            <w:ins w:id="9938" w:author="Revisão editorial" w:date="2026-10-25T12:00:00Z">
              <w:r>
                <w:rPr>
                  <w:rFonts w:eastAsia="DejaVu Serif"/>
                  <w:color w:val="auto"/>
                  <w:sz w:val="18"/>
                  <w:szCs w:val="28"/>
                  <w:lang w:val="pt-BR"/>
                </w:rPr>
                <w:t xml:space="preserve">, no viaduto</w:t>
              </w:r>
            </w:ins>
            <w:r>
              <w:rPr>
                <w:rFonts w:eastAsia="DejaVu Serif"/>
                <w:color w:val="auto"/>
                <w:sz w:val="18"/>
                <w:szCs w:val="28"/>
                <w:lang w:val="pt-BR"/>
              </w:rPr>
              <w:t xml:space="preserve">)</w:t>
            </w:r>
          </w:p>
          <w:p w14:paraId="594697B8" w14:textId="77777777" w:rsidR="003C694F" w:rsidRPr="009F60AE" w:rsidRDefault="003C694F" w:rsidP="00F4420A">
            <w:pPr>
              <w:pStyle w:val="SemEspaamento"/>
              <w:spacing w:after="20" w:line="204" w:lineRule="exact"/>
              <w:rPr>
                <w:rFonts w:eastAsia="MS Mincho"/>
                <w:color w:val="auto"/>
                <w:sz w:val="18"/>
                <w:szCs w:val="28"/>
                <w:lang w:val="pt-BR"/>
              </w:rPr>
            </w:pPr>
          </w:p>
        </w:tc>
      </w:tr>
      <w:tr w:rsidR="00921ADD" w:rsidRPr="009F60AE" w14:paraId="56C7F38B" w14:textId="77777777" w:rsidTr="009F60AE">
        <w:trPr>
          <w:cantSplit/>
        </w:trPr>
        <w:tc>
          <w:tcPr>
            <w:tcW w:w="8334" w:type="dxa"/>
            <w:shd w:val="clear" w:color="auto" w:fill="F3F4F6"/>
            <w:tcMar>
              <w:top w:w="80" w:type="dxa"/>
              <w:left w:w="120" w:type="dxa"/>
              <w:bottom w:w="80" w:type="dxa"/>
              <w:right w:w="120" w:type="dxa"/>
            </w:tcMar>
          </w:tcPr>
          <w:p w14:paraId="7686F7F5"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lastRenderedPageBreak/>
              <w:t>4. Estime o impacto no cronograma de licenciamento ambiental de cada opção</w:t>
            </w:r>
          </w:p>
          <w:p w14:paraId="32E370B5"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5. Avalie a percepção de valor pela comunidade e pelo poder concedente</w:t>
            </w:r>
          </w:p>
          <w:p w14:paraId="5A67AF96"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[FORMATO]</w:t>
            </w:r>
            <w:r>
              <w:rPr>
                <w:rFonts w:eastAsia="DejaVu Serif"/>
                <w:color w:val="auto"/>
                <w:sz w:val="18"/>
                <w:szCs w:val="28"/>
                <w:lang w:val="pt-BR"/>
              </w:rPr>
              <w:t xml:space="preserve"> </w:t>
            </w:r>
          </w:p>
        </w:tc>
      </w:tr>
      <w:tr w:rsidR="00921ADD" w:rsidRPr="009F60AE" w14:paraId="06D35BCB" w14:textId="77777777" w:rsidTr="009F60AE">
        <w:trPr>
          <w:cantSplit/>
        </w:trPr>
        <w:tc>
          <w:tcPr>
            <w:tcW w:w="8334" w:type="dxa"/>
            <w:shd w:val="clear" w:color="auto" w:fill="F3F4F6"/>
            <w:tcMar>
              <w:top w:w="80" w:type="dxa"/>
              <w:left w:w="120" w:type="dxa"/>
              <w:bottom w:w="80" w:type="dxa"/>
              <w:right w:w="120" w:type="dxa"/>
            </w:tcMar>
          </w:tcPr>
          <w:p w14:paraId="4FD70478"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Tabela de </w:t>
            </w:r>
            <w:r>
              <w:rPr>
                <w:rFonts w:eastAsia="DejaVu Serif"/>
                <w:i/>
                <w:iCs/>
                <w:color w:val="auto"/>
                <w:sz w:val="18"/>
                <w:szCs w:val="28"/>
                <w:lang w:val="pt-BR"/>
              </w:rPr>
              <w:t>trade-off</w:t>
            </w:r>
            <w:r>
              <w:rPr>
                <w:rFonts w:eastAsia="DejaVu Serif"/>
                <w:color w:val="auto"/>
                <w:sz w:val="18"/>
                <w:szCs w:val="28"/>
                <w:lang w:val="pt-BR"/>
              </w:rPr>
              <w:t xml:space="preserve"> com 10 critérios ponderados, análise de sensibilidade (±20% no CAPEX) e recomendação técnica fundamentada.</w:t>
            </w:r>
          </w:p>
        </w:tc>
      </w:tr>
    </w:tbl>
    <w:p w14:paraId="1312745B" w14:textId="77777777" w:rsidR="00A6419B" w:rsidRPr="006F14C5" w:rsidRDefault="00A6419B"/>
    <w:p w14:paraId="7575394F" w14:textId="45742093" w:rsidR="0067446E" w:rsidRPr="006F14C5" w:rsidRDefault="00C36CDA">
      <w:r>
        <w:t>A Tabela 5.2 resume os elementos que compõem esse prompt e o tipo de resultado esperado, sujeito às premissas adotadas e à validação técnica.</w:t>
      </w:r>
    </w:p>
    <w:p w14:paraId="2D247F3D" w14:textId="77777777" w:rsidR="00921ADD" w:rsidRPr="006F14C5" w:rsidRDefault="00921ADD"/>
    <w:p w14:paraId="6C322498" w14:textId="77777777" w:rsidR="00921ADD" w:rsidRPr="006F14C5" w:rsidRDefault="007023C5">
      <w:pPr>
        <w:pStyle w:val="Legenda"/>
        <w:keepNext/>
        <w:keepLines/>
        <w:jc w:val="left"/>
        <w:rPr>
          <w:color w:val="auto"/>
          <w:sz w:val="17"/>
          <w:szCs w:val="17"/>
        </w:rPr>
      </w:pPr>
      <w:r>
        <w:rPr>
          <w:bCs/>
          <w:color w:val="auto"/>
          <w:sz w:val="17"/>
          <w:szCs w:val="17"/>
        </w:rPr>
        <w:t xml:space="preserve">Tabela 5.2</w:t>
      </w:r>
      <w:del w:id="9939" w:author="Revisão editorial" w:date="2026-10-25T12:00:00Z">
        <w:r>
          <w:rPr>
            <w:bCs/>
            <w:color w:val="auto"/>
            <w:sz w:val="17"/>
            <w:szCs w:val="17"/>
          </w:rPr>
          <w:delText xml:space="preserve"> —</w:delText>
        </w:r>
      </w:del>
      <w:ins w:id="9940" w:author="Revisão editorial" w:date="2026-10-25T12:00:00Z">
        <w:r>
          <w:rPr>
            <w:bCs/>
            <w:color w:val="auto"/>
            <w:sz w:val="17"/>
            <w:szCs w:val="17"/>
          </w:rPr>
          <w:t xml:space="preserve">:</w:t>
        </w:r>
      </w:ins>
      <w:r>
        <w:rPr>
          <w:bCs/>
          <w:color w:val="auto"/>
          <w:sz w:val="17"/>
          <w:szCs w:val="17"/>
        </w:rPr>
        <w:t xml:space="preserve"> Elementos e resultados esperados </w:t>
      </w:r>
      <w:del w:id="9941" w:author="Revisão editorial" w:date="2026-10-25T12:00:00Z">
        <w:r>
          <w:rPr>
            <w:bCs/>
            <w:color w:val="auto"/>
            <w:sz w:val="17"/>
            <w:szCs w:val="17"/>
          </w:rPr>
          <w:delText xml:space="preserve">—</w:delText>
        </w:r>
      </w:del>
      <w:ins w:id="9942" w:author="Revisão editorial" w:date="2026-10-25T12:00:00Z">
        <w:r>
          <w:rPr>
            <w:bCs/>
            <w:color w:val="auto"/>
            <w:sz w:val="17"/>
            <w:szCs w:val="17"/>
          </w:rPr>
          <w:t xml:space="preserve">do</w:t>
        </w:r>
      </w:ins>
      <w:r>
        <w:rPr>
          <w:bCs/>
          <w:color w:val="auto"/>
          <w:sz w:val="17"/>
          <w:szCs w:val="17"/>
        </w:rPr>
        <w:t xml:space="preserve"> </w:t>
      </w:r>
      <w:ins w:id="9943" w:author="Revisão editorial" w:date="2026-10-25T12:00:00Z">
        <w:r>
          <w:rPr>
            <w:bCs/>
            <w:color w:val="auto"/>
            <w:sz w:val="17"/>
            <w:szCs w:val="17"/>
          </w:rPr>
          <w:t xml:space="preserve">Prompt 5.2 (</w:t>
        </w:r>
      </w:ins>
      <w:r>
        <w:rPr>
          <w:bCs/>
          <w:color w:val="auto"/>
          <w:sz w:val="17"/>
          <w:szCs w:val="17"/>
        </w:rPr>
        <w:t xml:space="preserve">sujeito a premissas e validação</w:t>
      </w:r>
      <w:del w:id="9944" w:author="Revisão editorial" w:date="2026-10-25T12:00:00Z">
        <w:r>
          <w:rPr>
            <w:bCs/>
            <w:color w:val="auto"/>
            <w:sz w:val="17"/>
            <w:szCs w:val="17"/>
          </w:rPr>
          <w:delText xml:space="preserve">: Prompt 5.2</w:delText>
        </w:r>
      </w:del>
      <w:ins w:id="9945" w:author="Revisão editorial" w:date="2026-10-25T12:00:00Z">
        <w:r>
          <w:rPr>
            <w:bCs/>
            <w:color w:val="auto"/>
            <w:sz w:val="17"/>
            <w:szCs w:val="17"/>
          </w:rPr>
          <w:t xml:space="preserve">)</w:t>
        </w:r>
      </w:ins>
    </w:p>
    <w:tbl>
      <w:tblPr>
        <w:tblStyle w:val="TabeladeGrade4"/>
        <w:tblW w:w="0" w:type="auto"/>
        <w:tblLook w:val="04A0" w:firstRow="1" w:lastRow="0" w:firstColumn="1" w:lastColumn="0" w:noHBand="0" w:noVBand="1"/>
      </w:tblPr>
      <w:tblGrid>
        <w:gridCol w:w="2118"/>
        <w:gridCol w:w="6206"/>
      </w:tblGrid>
      <w:tr w:rsidR="00921ADD" w:rsidRPr="006F14C5" w14:paraId="6E44AA12" w14:textId="77777777" w:rsidTr="00F4420A">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B2C877" w14:textId="77777777" w:rsidR="00921ADD" w:rsidRPr="006F14C5" w:rsidRDefault="007023C5" w:rsidP="00F4420A">
            <w:pPr>
              <w:pStyle w:val="SemEspaamento"/>
              <w:jc w:val="center"/>
              <w:rPr>
                <w:rFonts w:eastAsia="MS Mincho"/>
                <w:color w:val="FFFFFF" w:themeColor="background1"/>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17C150C7" w14:textId="77777777" w:rsidR="00921ADD" w:rsidRPr="006F14C5" w:rsidRDefault="007023C5" w:rsidP="00F4420A">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szCs w:val="24"/>
                <w:lang w:val="pt-BR"/>
              </w:rPr>
            </w:pPr>
            <w:r>
              <w:rPr>
                <w:rFonts w:ascii="DejaVu Sans" w:eastAsia="DejaVu Sans" w:hAnsi="DejaVu Sans" w:cs="DejaVu Sans"/>
                <w:color w:val="FFFFFF"/>
                <w:sz w:val="18"/>
                <w:szCs w:val="24"/>
                <w:lang w:val="pt-BR"/>
              </w:rPr>
              <w:t>APLICAÇÃO GERENCIAL</w:t>
            </w:r>
          </w:p>
        </w:tc>
      </w:tr>
      <w:tr w:rsidR="00921ADD" w:rsidRPr="006F14C5" w14:paraId="4726F9B6" w14:textId="77777777" w:rsidTr="00EB2C82">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3D7531"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t>Entregável esperado</w:t>
            </w:r>
          </w:p>
        </w:tc>
        <w:tc>
          <w:tcPr>
            <w:tcW w:w="0" w:type="auto"/>
            <w:vAlign w:val="center"/>
          </w:tcPr>
          <w:p w14:paraId="5FC5ADFE"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Memorial de cálculo do custo por quilômetro e do custo por estação para cada alternativa.</w:t>
            </w:r>
          </w:p>
          <w:p w14:paraId="3DB0D745"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Tabela de </w:t>
            </w:r>
            <w:r>
              <w:rPr>
                <w:rFonts w:eastAsia="DejaVu Serif"/>
                <w:i/>
                <w:iCs/>
                <w:sz w:val="18"/>
                <w:szCs w:val="24"/>
                <w:lang w:val="pt-BR"/>
              </w:rPr>
              <w:t>trade-off</w:t>
            </w:r>
            <w:r>
              <w:rPr>
                <w:rFonts w:eastAsia="DejaVu Serif"/>
                <w:sz w:val="18"/>
                <w:szCs w:val="24"/>
                <w:lang w:val="pt-BR"/>
              </w:rPr>
              <w:t xml:space="preserve"> com dez critérios ponderados, incluindo CAPEX, prazo, desapropriações, licenciamento, impactos urbanos e riscos construtivos.</w:t>
            </w:r>
          </w:p>
          <w:p w14:paraId="443F3E6B"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de sensibilidade de CAPEX (±20%), com explicitação de premissas e exposição financeira.</w:t>
            </w:r>
          </w:p>
          <w:p w14:paraId="494A6C3B"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Recomendação técnica condicionada aos dados disponíveis e às medidas de mitigação necessárias.</w:t>
            </w:r>
          </w:p>
        </w:tc>
      </w:tr>
      <w:tr w:rsidR="00921ADD" w:rsidRPr="006F14C5" w14:paraId="089ED61A" w14:textId="77777777" w:rsidTr="00EB2C82">
        <w:trPr>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4692A2"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t>Decisão apoiada</w:t>
            </w:r>
          </w:p>
        </w:tc>
        <w:tc>
          <w:tcPr>
            <w:tcW w:w="0" w:type="auto"/>
            <w:vAlign w:val="center"/>
          </w:tcPr>
          <w:p w14:paraId="577430AF"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Selecionar a alternativa preferencial para aprofundamento em FEL 3.</w:t>
            </w:r>
          </w:p>
          <w:p w14:paraId="1F7C8FA1"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Definir condicionantes de licenciamento, mitigação urbana, orçamento, engajamento comunitário e preparação para a submissão ao financiador.</w:t>
            </w:r>
          </w:p>
        </w:tc>
      </w:tr>
      <w:tr w:rsidR="00921ADD" w:rsidRPr="006F14C5" w14:paraId="060A56C7" w14:textId="77777777" w:rsidTr="00EB2C82">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886947"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t>Dados mínimos necessários</w:t>
            </w:r>
          </w:p>
        </w:tc>
        <w:tc>
          <w:tcPr>
            <w:tcW w:w="0" w:type="auto"/>
            <w:vAlign w:val="center"/>
          </w:tcPr>
          <w:p w14:paraId="1C3BADB9"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Extensão, número de estações, CAPEX, prazo, estimativas de desapropriação e premissas de método construtivo.</w:t>
            </w:r>
          </w:p>
          <w:p w14:paraId="38845F62"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Quantitativos de engenharia, sondagens, interferências, dados de demanda, custos de operação e manutenção e cronograma de licenciamento.</w:t>
            </w:r>
          </w:p>
          <w:p w14:paraId="494C0FE3"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Diagnóstico socioambiental, impactos acústicos, avaliações patrimoniais, registros de consulta pública e critérios do financiador.</w:t>
            </w:r>
          </w:p>
        </w:tc>
      </w:tr>
      <w:tr w:rsidR="00921ADD" w:rsidRPr="006F14C5" w14:paraId="3ECB9663" w14:textId="77777777" w:rsidTr="00EB2C82">
        <w:trPr>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AFC591"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t>Benefícios potenciais da IA</w:t>
            </w:r>
          </w:p>
        </w:tc>
        <w:tc>
          <w:tcPr>
            <w:tcW w:w="0" w:type="auto"/>
            <w:vAlign w:val="center"/>
          </w:tcPr>
          <w:p w14:paraId="533B2B22"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Estruturação rápida de comparações multidisciplinares e consolidação de dados dispersos.</w:t>
            </w:r>
          </w:p>
          <w:p w14:paraId="1FF2A0EE"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Identificação de </w:t>
            </w:r>
            <w:r>
              <w:rPr>
                <w:rFonts w:eastAsia="DejaVu Serif"/>
                <w:i/>
                <w:iCs/>
                <w:sz w:val="18"/>
                <w:szCs w:val="24"/>
                <w:lang w:val="pt-BR"/>
              </w:rPr>
              <w:t>trade-offs</w:t>
            </w:r>
            <w:r>
              <w:rPr>
                <w:rFonts w:eastAsia="DejaVu Serif"/>
                <w:sz w:val="18"/>
                <w:szCs w:val="24"/>
                <w:lang w:val="pt-BR"/>
              </w:rPr>
              <w:t xml:space="preserve"> entre economia de CAPEX, prazo, impacto urbano e risco de implantação.</w:t>
            </w:r>
          </w:p>
          <w:p w14:paraId="3A147B51"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Apoio à documentação de condicionantes para comitê técnico, poder concedente e financiador.</w:t>
            </w:r>
          </w:p>
        </w:tc>
      </w:tr>
      <w:tr w:rsidR="00921ADD" w:rsidRPr="006F14C5" w14:paraId="58000F47" w14:textId="77777777" w:rsidTr="00EB2C82">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552424"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lastRenderedPageBreak/>
              <w:t>Limitações e validação humana</w:t>
            </w:r>
          </w:p>
        </w:tc>
        <w:tc>
          <w:tcPr>
            <w:tcW w:w="0" w:type="auto"/>
            <w:vAlign w:val="center"/>
          </w:tcPr>
          <w:p w14:paraId="14583A32"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Não estimar automaticamente prazo de licenciamento, aceitabilidade pública ou impacto ambiental sem estudos específicos.</w:t>
            </w:r>
          </w:p>
          <w:p w14:paraId="17BD3DB9"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 ponderação de critérios deve ser aprovada pela governança do projeto, não definida autonomamente pela IA.</w:t>
            </w:r>
          </w:p>
          <w:p w14:paraId="51F5A677"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Validação por engenharia, planejamento, custos, jurídico, meio ambiente, relações institucionais e poder concedente.</w:t>
            </w:r>
          </w:p>
        </w:tc>
      </w:tr>
    </w:tbl>
    <w:p w14:paraId="1556EDCA" w14:textId="77777777" w:rsidR="00921ADD" w:rsidRPr="006F14C5" w:rsidRDefault="007023C5" w:rsidP="00F4420A">
      <w:pPr>
        <w:pStyle w:val="BookSource"/>
        <w:keepLines/>
        <w:rPr>
          <w:i w:val="0"/>
          <w:iCs/>
          <w:color w:val="auto"/>
          <w:szCs w:val="15"/>
        </w:rPr>
      </w:pPr>
      <w:r>
        <w:rPr>
          <w:i w:val="0"/>
          <w:iCs/>
          <w:color w:val="auto"/>
          <w:szCs w:val="15"/>
        </w:rPr>
        <w:t>Fonte: Elaborado pelo autor.</w:t>
      </w:r>
    </w:p>
    <w:p w14:paraId="42ED0D70" w14:textId="77777777" w:rsidR="00921ADD" w:rsidRPr="006F14C5" w:rsidRDefault="007023C5" w:rsidP="00FE6E33">
      <w:pPr>
        <w:pStyle w:val="Ttulo3"/>
      </w:pPr>
      <w:bookmarkStart w:id="192" w:name="__RefHeading___Toc10602_3485589216"/>
      <w:bookmarkStart w:id="193" w:name="_Toc236076020"/>
      <w:bookmarkStart w:id="194" w:name="_Toc236516895"/>
      <w:bookmarkEnd w:id="192"/>
      <w:r>
        <w:rPr>
          <w:i/>
          <w:iCs/>
        </w:rPr>
        <w:t xml:space="preserve">Prompt Engineering</w:t>
      </w:r>
      <w:del w:id="9946" w:author="Revisão editorial" w:date="2026-10-25T12:00:00Z">
        <w:r>
          <w:delText xml:space="preserve">:</w:delText>
        </w:r>
      </w:del>
      <w:ins w:id="9947" w:author="Revisão editorial" w:date="2026-10-25T12:00:00Z">
        <w:r>
          <w:t xml:space="preserve"> no</w:t>
        </w:r>
      </w:ins>
      <w:r>
        <w:t xml:space="preserve"> FID</w:t>
      </w:r>
      <w:del w:id="9948" w:author="Revisão editorial" w:date="2026-10-25T12:00:00Z">
        <w:r>
          <w:delText xml:space="preserve"> -</w:delText>
        </w:r>
      </w:del>
      <w:ins w:id="9949" w:author="Revisão editorial" w:date="2026-10-25T12:00:00Z">
        <w:r>
          <w:t xml:space="preserve">:</w:t>
        </w:r>
      </w:ins>
      <w:r>
        <w:t xml:space="preserve"> Decisão Final de Investimento</w:t>
      </w:r>
      <w:bookmarkEnd w:id="193"/>
      <w:bookmarkEnd w:id="194"/>
    </w:p>
    <w:p w14:paraId="1B295E3A" w14:textId="77777777" w:rsidR="00921ADD" w:rsidRPr="006F14C5" w:rsidRDefault="007023C5">
      <w:pPr>
        <w:ind w:firstLine="0"/>
      </w:pPr>
      <w:r>
        <w:rPr>
          <w:rFonts w:eastAsia="DejaVu Serif"/>
          <w:color w:val="263238"/>
        </w:rPr>
        <w:t>Selecionada a alternativa e consolidada a definição do projeto, o foco se desloca para o FID, momento de maior criticidade em um empreendimento CAPEX. O prompt nessa fase deve privilegiar síntese e comunicação executiva: consolidar riscos, testar premissas do orçamento e preparar a narrativa para o comitê de aprovação.</w:t>
      </w:r>
    </w:p>
    <w:p w14:paraId="1D109710" w14:textId="77777777" w:rsidR="00921ADD" w:rsidRPr="006F14C5" w:rsidRDefault="007023C5" w:rsidP="00B23895">
      <w:pPr>
        <w:pStyle w:val="Ttulo4"/>
      </w:pPr>
      <w:bookmarkStart w:id="195" w:name="_Toc232715530"/>
      <w:bookmarkStart w:id="196" w:name="_Toc232715193"/>
      <w:r>
        <w:t xml:space="preserve">Prompt 5.3</w:t>
      </w:r>
      <w:del w:id="9950" w:author="Revisão editorial" w:date="2026-10-25T12:00:00Z">
        <w:r>
          <w:delText xml:space="preserve"> -</w:delText>
        </w:r>
      </w:del>
      <w:ins w:id="9951" w:author="Revisão editorial" w:date="2026-10-25T12:00:00Z">
        <w:r>
          <w:t xml:space="preserve">:</w:t>
        </w:r>
      </w:ins>
      <w:r>
        <w:t xml:space="preserve"> FID (Revisão de Matriz de Riscos para Comitê FID)</w:t>
      </w:r>
      <w:bookmarkEnd w:id="195"/>
      <w:bookmarkEnd w:id="196"/>
    </w:p>
    <w:p w14:paraId="207FF8F0" w14:textId="77777777" w:rsidR="00921ADD" w:rsidRPr="006F14C5" w:rsidRDefault="007023C5">
      <w:pPr>
        <w:ind w:firstLine="0"/>
        <w:rPr>
          <w:rFonts w:eastAsia="DejaVu Serif"/>
          <w:color w:val="263238"/>
        </w:rPr>
      </w:pPr>
      <w:r>
        <w:rPr>
          <w:rFonts w:eastAsia="DejaVu Serif"/>
          <w:b/>
          <w:bCs/>
          <w:color w:val="263238"/>
        </w:rPr>
        <w:t>Contexto de aplicação:</w:t>
      </w:r>
      <w:r>
        <w:rPr>
          <w:rFonts w:eastAsia="DejaVu Serif"/>
          <w:color w:val="263238"/>
        </w:rPr>
        <w:t xml:space="preserve"> O gerente de riscos de um projeto de mina de ferro no Pará submete a matriz com os 5 riscos prioritários no prompt, aproveitando a janela de contexto ampla para incluir também o contrato de hedge cambial e o cronograma de licenciamento ambiental como documentos de referência. </w:t>
      </w:r>
    </w:p>
    <w:p w14:paraId="18BD81F4" w14:textId="77777777" w:rsidR="00ED5DB5" w:rsidRPr="006F14C5" w:rsidRDefault="00ED5DB5">
      <w:pPr>
        <w:ind w:firstLine="0"/>
        <w:rPr>
          <w:rFonts w:eastAsia="DejaVu Serif"/>
          <w:color w:val="263238"/>
        </w:rPr>
      </w:pPr>
    </w:p>
    <w:tbl>
      <w:tblPr>
        <w:tblStyle w:val="Tabelacomgrade"/>
        <w:tblW w:w="5000" w:type="pct"/>
        <w:tblBorders>
          <w:insideH w:val="none" w:sz="0" w:space="0" w:color="auto"/>
          <w:insideV w:val="none" w:sz="0" w:space="0" w:color="auto"/>
        </w:tblBorders>
        <w:tblCellMar>
          <w:top w:w="55" w:type="dxa"/>
          <w:left w:w="55" w:type="dxa"/>
          <w:bottom w:w="55" w:type="dxa"/>
          <w:right w:w="55" w:type="dxa"/>
        </w:tblCellMar>
        <w:tblLook w:val="04A0" w:firstRow="1" w:lastRow="0" w:firstColumn="1" w:lastColumn="0" w:noHBand="0" w:noVBand="1"/>
      </w:tblPr>
      <w:tblGrid>
        <w:gridCol w:w="8324"/>
      </w:tblGrid>
      <w:tr w:rsidR="00921ADD" w:rsidRPr="006F14C5" w14:paraId="0D003D9F" w14:textId="77777777" w:rsidTr="009E6289">
        <w:trPr>
          <w:cantSplit/>
        </w:trPr>
        <w:tc>
          <w:tcPr>
            <w:tcW w:w="5000" w:type="pct"/>
            <w:shd w:val="clear" w:color="auto" w:fill="F3F4F6"/>
            <w:tcMar>
              <w:top w:w="80" w:type="dxa"/>
              <w:left w:w="120" w:type="dxa"/>
              <w:bottom w:w="80" w:type="dxa"/>
              <w:right w:w="120" w:type="dxa"/>
            </w:tcMar>
          </w:tcPr>
          <w:p w14:paraId="01E729FD" w14:textId="77777777" w:rsidR="00921ADD" w:rsidRPr="006F14C5" w:rsidRDefault="007023C5" w:rsidP="00EB2C82">
            <w:pPr>
              <w:pStyle w:val="SemEspaamento"/>
              <w:spacing w:after="20" w:line="204" w:lineRule="exact"/>
              <w:rPr>
                <w:rStyle w:val="EstiloPromptChar"/>
                <w:rFonts w:ascii="DejaVu Serif" w:eastAsia="DejaVu Serif" w:hAnsi="DejaVu Serif"/>
                <w:b/>
                <w:bCs/>
                <w:color w:val="auto"/>
                <w:sz w:val="18"/>
                <w:szCs w:val="28"/>
              </w:rPr>
            </w:pPr>
            <w:r>
              <w:rPr>
                <w:rStyle w:val="EstiloPromptChar"/>
                <w:rFonts w:ascii="DejaVu Serif" w:eastAsia="DejaVu Serif" w:hAnsi="DejaVu Serif"/>
                <w:b/>
                <w:bCs/>
                <w:color w:val="auto"/>
                <w:sz w:val="18"/>
                <w:szCs w:val="28"/>
              </w:rPr>
              <w:t xml:space="preserve">[PAPEL] </w:t>
            </w:r>
          </w:p>
          <w:p w14:paraId="1C428037" w14:textId="77777777" w:rsidR="00ED5DB5" w:rsidRPr="006F14C5" w:rsidRDefault="00ED5DB5" w:rsidP="00ED5DB5">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Atue como um Gerente de Riscos Sênior de projetos CAPEX, especializado em preparação de documentação para Decisão Final de Investimento (FID) em projetos de mineração.</w:t>
            </w:r>
          </w:p>
          <w:p w14:paraId="3BE9A232" w14:textId="77777777" w:rsidR="00ED5DB5" w:rsidRPr="006F14C5" w:rsidRDefault="00ED5DB5" w:rsidP="00EB2C82">
            <w:pPr>
              <w:pStyle w:val="SemEspaamento"/>
              <w:spacing w:after="20" w:line="204" w:lineRule="exact"/>
              <w:rPr>
                <w:rFonts w:eastAsia="MS Mincho"/>
                <w:color w:val="auto"/>
                <w:sz w:val="18"/>
                <w:szCs w:val="28"/>
                <w:lang w:val="pt-BR"/>
              </w:rPr>
            </w:pPr>
          </w:p>
        </w:tc>
      </w:tr>
      <w:tr w:rsidR="00921ADD" w:rsidRPr="006F14C5" w14:paraId="4847A9B6" w14:textId="77777777" w:rsidTr="009E6289">
        <w:trPr>
          <w:cantSplit/>
        </w:trPr>
        <w:tc>
          <w:tcPr>
            <w:tcW w:w="5000" w:type="pct"/>
            <w:shd w:val="clear" w:color="auto" w:fill="F3F4F6"/>
            <w:tcMar>
              <w:top w:w="80" w:type="dxa"/>
              <w:left w:w="120" w:type="dxa"/>
              <w:bottom w:w="80" w:type="dxa"/>
              <w:right w:w="120" w:type="dxa"/>
            </w:tcMar>
          </w:tcPr>
          <w:p w14:paraId="493D6704" w14:textId="3E3D8564" w:rsidR="009E6289"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b/>
                <w:bCs/>
                <w:color w:val="auto"/>
                <w:sz w:val="18"/>
                <w:szCs w:val="28"/>
              </w:rPr>
              <w:t>[CONTEXTO]</w:t>
            </w:r>
            <w:r>
              <w:rPr>
                <w:rStyle w:val="EstiloPromptChar"/>
                <w:rFonts w:ascii="DejaVu Serif" w:eastAsia="DejaVu Serif" w:hAnsi="DejaVu Serif"/>
                <w:color w:val="auto"/>
                <w:sz w:val="18"/>
                <w:szCs w:val="28"/>
              </w:rPr>
              <w:t xml:space="preserve"> </w:t>
            </w:r>
          </w:p>
          <w:p w14:paraId="53A5D3BA" w14:textId="77777777"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Projeto de mina de ferro no Pará (CAPEX: US$ 1,2Bi, prazo: 60 meses). A matriz de riscos atual lista 45 riscos identificados. Os 5 riscos de maior pontuação (Probabilidade x Impacto) são:</w:t>
            </w:r>
          </w:p>
          <w:p w14:paraId="1231979C" w14:textId="77777777" w:rsidR="009E6289" w:rsidRPr="006F14C5" w:rsidRDefault="009E6289" w:rsidP="00EB2C82">
            <w:pPr>
              <w:pStyle w:val="SemEspaamento"/>
              <w:spacing w:after="20" w:line="204" w:lineRule="exact"/>
              <w:rPr>
                <w:rFonts w:eastAsia="DejaVu Serif"/>
                <w:color w:val="auto"/>
                <w:sz w:val="18"/>
                <w:szCs w:val="28"/>
                <w:lang w:val="pt-BR"/>
              </w:rPr>
            </w:pPr>
          </w:p>
          <w:p w14:paraId="1392040E" w14:textId="77777777"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R01: Atraso no licenciamento ambiental (P:4, I:5)</w:t>
            </w:r>
            <w:ins w:id="9952"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w:t>
            </w:r>
            <w:del w:id="9953" w:author="Revisão editorial" w:date="2026-10-25T12:00:00Z">
              <w:r>
                <w:rPr>
                  <w:rStyle w:val="EstiloPromptChar"/>
                  <w:rFonts w:ascii="DejaVu Serif" w:eastAsia="DejaVu Serif" w:hAnsi="DejaVu Serif"/>
                  <w:color w:val="auto"/>
                  <w:sz w:val="18"/>
                  <w:szCs w:val="28"/>
                </w:rPr>
                <w:delText xml:space="preserve">- Plano</w:delText>
              </w:r>
            </w:del>
            <w:ins w:id="9954" w:author="Revisão editorial" w:date="2026-10-25T12:00:00Z">
              <w:r>
                <w:rPr>
                  <w:rStyle w:val="EstiloPromptChar"/>
                  <w:rFonts w:ascii="DejaVu Serif" w:eastAsia="DejaVu Serif" w:hAnsi="DejaVu Serif"/>
                  <w:color w:val="auto"/>
                  <w:sz w:val="18"/>
                  <w:szCs w:val="28"/>
                </w:rPr>
                <w:t xml:space="preserve">plano</w:t>
              </w:r>
            </w:ins>
            <w:r>
              <w:rPr>
                <w:rStyle w:val="EstiloPromptChar"/>
                <w:rFonts w:ascii="DejaVu Serif" w:eastAsia="DejaVu Serif" w:hAnsi="DejaVu Serif"/>
                <w:color w:val="auto"/>
                <w:sz w:val="18"/>
                <w:szCs w:val="28"/>
              </w:rPr>
              <w:t xml:space="preserve"> de resposta: Monitoramento</w:t>
            </w:r>
          </w:p>
          <w:p w14:paraId="63B25265" w14:textId="270927A7"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R02: Variação cambial USD/BRL &gt; 15% (P:3, I:4)</w:t>
            </w:r>
            <w:ins w:id="9955"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w:t>
            </w:r>
            <w:del w:id="9956" w:author="Revisão editorial" w:date="2026-10-25T12:00:00Z">
              <w:r>
                <w:rPr>
                  <w:rStyle w:val="EstiloPromptChar"/>
                  <w:rFonts w:ascii="DejaVu Serif" w:eastAsia="DejaVu Serif" w:hAnsi="DejaVu Serif"/>
                  <w:color w:val="auto"/>
                  <w:sz w:val="18"/>
                  <w:szCs w:val="28"/>
                </w:rPr>
                <w:delText xml:space="preserve">- Plano</w:delText>
              </w:r>
            </w:del>
            <w:ins w:id="9957" w:author="Revisão editorial" w:date="2026-10-25T12:00:00Z">
              <w:r>
                <w:rPr>
                  <w:rStyle w:val="EstiloPromptChar"/>
                  <w:rFonts w:ascii="DejaVu Serif" w:eastAsia="DejaVu Serif" w:hAnsi="DejaVu Serif"/>
                  <w:color w:val="auto"/>
                  <w:sz w:val="18"/>
                  <w:szCs w:val="28"/>
                </w:rPr>
                <w:t xml:space="preserve">plano</w:t>
              </w:r>
            </w:ins>
            <w:r>
              <w:rPr>
                <w:rStyle w:val="EstiloPromptChar"/>
                <w:rFonts w:ascii="DejaVu Serif" w:eastAsia="DejaVu Serif" w:hAnsi="DejaVu Serif"/>
                <w:color w:val="auto"/>
                <w:sz w:val="18"/>
                <w:szCs w:val="28"/>
              </w:rPr>
              <w:t xml:space="preserve">: Hedge parcial (50%)</w:t>
            </w:r>
          </w:p>
          <w:p w14:paraId="4B0FC734" w14:textId="33F73515"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R03: Greve de trabalhadores na fase de escavação (P:3, I:3)</w:t>
            </w:r>
            <w:ins w:id="9958"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w:t>
            </w:r>
            <w:del w:id="9959" w:author="Revisão editorial" w:date="2026-10-25T12:00:00Z">
              <w:r>
                <w:rPr>
                  <w:rStyle w:val="EstiloPromptChar"/>
                  <w:rFonts w:ascii="DejaVu Serif" w:eastAsia="DejaVu Serif" w:hAnsi="DejaVu Serif"/>
                  <w:color w:val="auto"/>
                  <w:sz w:val="18"/>
                  <w:szCs w:val="28"/>
                </w:rPr>
                <w:delText xml:space="preserve">- Plano</w:delText>
              </w:r>
            </w:del>
            <w:ins w:id="9960" w:author="Revisão editorial" w:date="2026-10-25T12:00:00Z">
              <w:r>
                <w:rPr>
                  <w:rStyle w:val="EstiloPromptChar"/>
                  <w:rFonts w:ascii="DejaVu Serif" w:eastAsia="DejaVu Serif" w:hAnsi="DejaVu Serif"/>
                  <w:color w:val="auto"/>
                  <w:sz w:val="18"/>
                  <w:szCs w:val="28"/>
                </w:rPr>
                <w:t xml:space="preserve">plano</w:t>
              </w:r>
            </w:ins>
            <w:r>
              <w:rPr>
                <w:rStyle w:val="EstiloPromptChar"/>
                <w:rFonts w:ascii="DejaVu Serif" w:eastAsia="DejaVu Serif" w:hAnsi="DejaVu Serif"/>
                <w:color w:val="auto"/>
                <w:sz w:val="18"/>
                <w:szCs w:val="28"/>
              </w:rPr>
              <w:t xml:space="preserve">: Acordo coletivo preventivo</w:t>
            </w:r>
          </w:p>
          <w:p w14:paraId="24CDCEEE" w14:textId="2DBC2AE4"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R04: Descoberta de sítio arqueológico na área de lavra (P:2, I:5)</w:t>
            </w:r>
            <w:ins w:id="9961"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w:t>
            </w:r>
            <w:del w:id="9962" w:author="Revisão editorial" w:date="2026-10-25T12:00:00Z">
              <w:r>
                <w:rPr>
                  <w:rStyle w:val="EstiloPromptChar"/>
                  <w:rFonts w:ascii="DejaVu Serif" w:eastAsia="DejaVu Serif" w:hAnsi="DejaVu Serif"/>
                  <w:color w:val="auto"/>
                  <w:sz w:val="18"/>
                  <w:szCs w:val="28"/>
                </w:rPr>
                <w:delText xml:space="preserve">- Plano</w:delText>
              </w:r>
            </w:del>
            <w:ins w:id="9963" w:author="Revisão editorial" w:date="2026-10-25T12:00:00Z">
              <w:r>
                <w:rPr>
                  <w:rStyle w:val="EstiloPromptChar"/>
                  <w:rFonts w:ascii="DejaVu Serif" w:eastAsia="DejaVu Serif" w:hAnsi="DejaVu Serif"/>
                  <w:color w:val="auto"/>
                  <w:sz w:val="18"/>
                  <w:szCs w:val="28"/>
                </w:rPr>
                <w:t xml:space="preserve">plano</w:t>
              </w:r>
            </w:ins>
            <w:r>
              <w:rPr>
                <w:rStyle w:val="EstiloPromptChar"/>
                <w:rFonts w:ascii="DejaVu Serif" w:eastAsia="DejaVu Serif" w:hAnsi="DejaVu Serif"/>
                <w:color w:val="auto"/>
                <w:sz w:val="18"/>
                <w:szCs w:val="28"/>
              </w:rPr>
              <w:t xml:space="preserve">: Monitoramento</w:t>
            </w:r>
          </w:p>
          <w:p w14:paraId="06883643" w14:textId="26C63283"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R05: Aumento de 20% no preço do aço estrutural (P:4, I:3)</w:t>
            </w:r>
            <w:ins w:id="9964" w:author="Revisão editorial" w:date="2026-10-25T12:00:00Z">
              <w:r>
                <w:rPr>
                  <w:rStyle w:val="EstiloPromptChar"/>
                  <w:rFonts w:ascii="DejaVu Serif" w:eastAsia="DejaVu Serif" w:hAnsi="DejaVu Serif"/>
                  <w:color w:val="auto"/>
                  <w:sz w:val="18"/>
                  <w:szCs w:val="28"/>
                </w:rPr>
                <w:t xml:space="preserve">;</w:t>
              </w:r>
            </w:ins>
            <w:r>
              <w:rPr>
                <w:rStyle w:val="EstiloPromptChar"/>
                <w:rFonts w:ascii="DejaVu Serif" w:eastAsia="DejaVu Serif" w:hAnsi="DejaVu Serif"/>
                <w:color w:val="auto"/>
                <w:sz w:val="18"/>
                <w:szCs w:val="28"/>
              </w:rPr>
              <w:t xml:space="preserve"> </w:t>
            </w:r>
            <w:del w:id="9965" w:author="Revisão editorial" w:date="2026-10-25T12:00:00Z">
              <w:r>
                <w:rPr>
                  <w:rStyle w:val="EstiloPromptChar"/>
                  <w:rFonts w:ascii="DejaVu Serif" w:eastAsia="DejaVu Serif" w:hAnsi="DejaVu Serif"/>
                  <w:color w:val="auto"/>
                  <w:sz w:val="18"/>
                  <w:szCs w:val="28"/>
                </w:rPr>
                <w:delText xml:space="preserve">- Plano</w:delText>
              </w:r>
            </w:del>
            <w:ins w:id="9966" w:author="Revisão editorial" w:date="2026-10-25T12:00:00Z">
              <w:r>
                <w:rPr>
                  <w:rStyle w:val="EstiloPromptChar"/>
                  <w:rFonts w:ascii="DejaVu Serif" w:eastAsia="DejaVu Serif" w:hAnsi="DejaVu Serif"/>
                  <w:color w:val="auto"/>
                  <w:sz w:val="18"/>
                  <w:szCs w:val="28"/>
                </w:rPr>
                <w:t xml:space="preserve">plano</w:t>
              </w:r>
            </w:ins>
            <w:r>
              <w:rPr>
                <w:rStyle w:val="EstiloPromptChar"/>
                <w:rFonts w:ascii="DejaVu Serif" w:eastAsia="DejaVu Serif" w:hAnsi="DejaVu Serif"/>
                <w:color w:val="auto"/>
                <w:sz w:val="18"/>
                <w:szCs w:val="28"/>
              </w:rPr>
              <w:t xml:space="preserve">: Contrato de fornecimento fixo</w:t>
            </w:r>
          </w:p>
          <w:p w14:paraId="5D48ADFD" w14:textId="5558917B" w:rsidR="009E6289" w:rsidRPr="006F14C5" w:rsidRDefault="009E6289" w:rsidP="00EB2C82">
            <w:pPr>
              <w:pStyle w:val="SemEspaamento"/>
              <w:spacing w:after="20" w:line="204" w:lineRule="exact"/>
              <w:rPr>
                <w:rFonts w:eastAsia="DejaVu Serif"/>
                <w:color w:val="auto"/>
                <w:sz w:val="18"/>
                <w:szCs w:val="28"/>
                <w:lang w:val="pt-BR"/>
              </w:rPr>
            </w:pPr>
          </w:p>
        </w:tc>
      </w:tr>
      <w:tr w:rsidR="00921ADD" w:rsidRPr="006F14C5" w14:paraId="12A33AB6" w14:textId="77777777" w:rsidTr="009E6289">
        <w:trPr>
          <w:cantSplit/>
        </w:trPr>
        <w:tc>
          <w:tcPr>
            <w:tcW w:w="5000" w:type="pct"/>
            <w:shd w:val="clear" w:color="auto" w:fill="F3F4F6"/>
            <w:tcMar>
              <w:top w:w="80" w:type="dxa"/>
              <w:left w:w="120" w:type="dxa"/>
              <w:bottom w:w="80" w:type="dxa"/>
              <w:right w:w="120" w:type="dxa"/>
            </w:tcMar>
          </w:tcPr>
          <w:p w14:paraId="5A46038C" w14:textId="77777777" w:rsidR="002175CA" w:rsidRPr="002175CA" w:rsidRDefault="007023C5" w:rsidP="00EB2C82">
            <w:pPr>
              <w:pStyle w:val="SemEspaamento"/>
              <w:spacing w:after="20" w:line="204" w:lineRule="exact"/>
              <w:rPr>
                <w:rStyle w:val="EstiloPromptChar"/>
                <w:rFonts w:ascii="DejaVu Serif" w:eastAsia="DejaVu Serif" w:hAnsi="DejaVu Serif"/>
                <w:b/>
                <w:bCs/>
                <w:color w:val="auto"/>
                <w:sz w:val="18"/>
                <w:szCs w:val="28"/>
              </w:rPr>
            </w:pPr>
            <w:r>
              <w:rPr>
                <w:rStyle w:val="EstiloPromptChar"/>
                <w:rFonts w:ascii="DejaVu Serif" w:eastAsia="DejaVu Serif" w:hAnsi="DejaVu Serif"/>
                <w:b/>
                <w:bCs/>
                <w:color w:val="auto"/>
                <w:sz w:val="18"/>
                <w:szCs w:val="28"/>
              </w:rPr>
              <w:lastRenderedPageBreak/>
              <w:t xml:space="preserve">[TAREFA] </w:t>
            </w:r>
          </w:p>
          <w:p w14:paraId="34034BC9" w14:textId="1C8CA296"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Revise criticamente a matriz de riscos e prepare um sumário executivo de riscos para o comitê FID.</w:t>
            </w:r>
          </w:p>
          <w:p w14:paraId="7D7F2B0B" w14:textId="285997C6" w:rsidR="00921ADD" w:rsidRPr="006F14C5" w:rsidRDefault="007023C5" w:rsidP="00EB2C82">
            <w:pPr>
              <w:pStyle w:val="SemEspaamento"/>
              <w:spacing w:after="20" w:line="204" w:lineRule="exact"/>
              <w:rPr>
                <w:rFonts w:eastAsia="DejaVu Serif"/>
                <w:color w:val="auto"/>
                <w:sz w:val="18"/>
                <w:szCs w:val="28"/>
                <w:lang w:val="pt-BR"/>
              </w:rPr>
            </w:pPr>
            <w:r>
              <w:rPr>
                <w:rStyle w:val="EstiloPromptChar"/>
                <w:rFonts w:ascii="DejaVu Serif" w:eastAsia="DejaVu Serif" w:hAnsi="DejaVu Serif"/>
                <w:color w:val="auto"/>
                <w:sz w:val="18"/>
                <w:szCs w:val="28"/>
              </w:rPr>
              <w:br/>
            </w:r>
            <w:r>
              <w:rPr>
                <w:rStyle w:val="EstiloPromptChar"/>
                <w:rFonts w:ascii="DejaVu Serif" w:eastAsia="DejaVu Serif" w:hAnsi="DejaVu Serif"/>
                <w:b/>
                <w:bCs/>
                <w:color w:val="auto"/>
                <w:sz w:val="18"/>
                <w:szCs w:val="28"/>
              </w:rPr>
              <w:t>[INSTRUÇÕES]</w:t>
            </w:r>
            <w:r>
              <w:rPr>
                <w:rStyle w:val="EstiloPromptChar"/>
                <w:rFonts w:ascii="DejaVu Serif" w:eastAsia="DejaVu Serif" w:hAnsi="DejaVu Serif"/>
                <w:color w:val="auto"/>
                <w:sz w:val="18"/>
                <w:szCs w:val="28"/>
              </w:rPr>
              <w:t xml:space="preserve"> </w:t>
            </w:r>
          </w:p>
        </w:tc>
      </w:tr>
      <w:tr w:rsidR="00921ADD" w:rsidRPr="006F14C5" w14:paraId="53AA8018" w14:textId="77777777" w:rsidTr="009E6289">
        <w:trPr>
          <w:cantSplit/>
        </w:trPr>
        <w:tc>
          <w:tcPr>
            <w:tcW w:w="5000" w:type="pct"/>
            <w:shd w:val="clear" w:color="auto" w:fill="F3F4F6"/>
            <w:tcMar>
              <w:top w:w="80" w:type="dxa"/>
              <w:left w:w="120" w:type="dxa"/>
              <w:bottom w:w="80" w:type="dxa"/>
              <w:right w:w="120" w:type="dxa"/>
            </w:tcMar>
          </w:tcPr>
          <w:p w14:paraId="1B101962" w14:textId="77777777" w:rsidR="00921ADD" w:rsidRPr="006F14C5" w:rsidRDefault="007023C5" w:rsidP="00EB2C82">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ins w:id="9967" w:author="Revisão editorial" w:date="2026-10-25T12:00:00Z">
              <w:r>
                <w:rPr>
                  <w:rFonts w:eastAsia="DejaVu Serif"/>
                  <w:color w:val="auto"/>
                  <w:sz w:val="18"/>
                  <w:szCs w:val="28"/>
                  <w:lang w:val="pt-BR"/>
                </w:rPr>
                <w:t xml:space="preserve">Quando houver cálculos, mostre as fórmulas e os passos intermediários, para que possam ser recalculados em planilha. </w:t>
              </w:r>
            </w:ins>
            <w:r>
              <w:rPr>
                <w:rFonts w:eastAsia="DejaVu Serif"/>
                <w:color w:val="auto"/>
                <w:sz w:val="18"/>
                <w:szCs w:val="28"/>
                <w:lang w:val="pt-BR"/>
              </w:rPr>
              <w:t xml:space="preserve">Em seguida:</w:t>
            </w:r>
          </w:p>
        </w:tc>
      </w:tr>
      <w:tr w:rsidR="00921ADD" w:rsidRPr="006F14C5" w14:paraId="611A340F" w14:textId="77777777" w:rsidTr="009E6289">
        <w:trPr>
          <w:cantSplit/>
        </w:trPr>
        <w:tc>
          <w:tcPr>
            <w:tcW w:w="5000" w:type="pct"/>
            <w:shd w:val="clear" w:color="auto" w:fill="F3F4F6"/>
            <w:tcMar>
              <w:top w:w="80" w:type="dxa"/>
              <w:left w:w="120" w:type="dxa"/>
              <w:bottom w:w="80" w:type="dxa"/>
              <w:right w:w="120" w:type="dxa"/>
            </w:tcMar>
          </w:tcPr>
          <w:p w14:paraId="4F00FB19"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1. Avalie se os planos de resposta são adequados para cada risco (aceitar, mitigar, transferir, evitar)</w:t>
            </w:r>
          </w:p>
          <w:p w14:paraId="73ADDAE0"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2. Identifique riscos secundários que podem emergir dos planos de resposta</w:t>
            </w:r>
          </w:p>
          <w:p w14:paraId="6FB2B9AF"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3. </w:t>
            </w:r>
            <w:del w:id="9968" w:author="Revisão editorial" w:date="2026-10-25T12:00:00Z">
              <w:r>
                <w:rPr>
                  <w:rStyle w:val="EstiloPromptChar"/>
                  <w:rFonts w:ascii="DejaVu Serif" w:eastAsia="DejaVu Serif" w:hAnsi="DejaVu Serif"/>
                  <w:color w:val="auto"/>
                  <w:sz w:val="18"/>
                  <w:szCs w:val="28"/>
                </w:rPr>
                <w:delText xml:space="preserve">Calcule</w:delText>
              </w:r>
            </w:del>
            <w:ins w:id="9969" w:author="Revisão editorial" w:date="2026-10-25T12:00:00Z">
              <w:r>
                <w:rPr>
                  <w:rStyle w:val="EstiloPromptChar"/>
                  <w:rFonts w:ascii="DejaVu Serif" w:eastAsia="DejaVu Serif" w:hAnsi="DejaVu Serif"/>
                  <w:color w:val="auto"/>
                  <w:sz w:val="18"/>
                  <w:szCs w:val="28"/>
                </w:rPr>
                <w:t xml:space="preserve">Proponha</w:t>
              </w:r>
            </w:ins>
            <w:r>
              <w:rPr>
                <w:rStyle w:val="EstiloPromptChar"/>
                <w:rFonts w:ascii="DejaVu Serif" w:eastAsia="DejaVu Serif" w:hAnsi="DejaVu Serif"/>
                <w:color w:val="auto"/>
                <w:sz w:val="18"/>
                <w:szCs w:val="28"/>
              </w:rPr>
              <w:t xml:space="preserve"> a</w:t>
            </w:r>
            <w:ins w:id="9970" w:author="Revisão editorial" w:date="2026-10-25T12:00:00Z">
              <w:r>
                <w:rPr>
                  <w:rStyle w:val="EstiloPromptChar"/>
                  <w:rFonts w:ascii="DejaVu Serif" w:eastAsia="DejaVu Serif" w:hAnsi="DejaVu Serif"/>
                  <w:color w:val="auto"/>
                  <w:sz w:val="18"/>
                  <w:szCs w:val="28"/>
                </w:rPr>
                <w:t xml:space="preserve"> abordagem de cálculo da</w:t>
              </w:r>
            </w:ins>
            <w:r>
              <w:rPr>
                <w:rStyle w:val="EstiloPromptChar"/>
                <w:rFonts w:ascii="DejaVu Serif" w:eastAsia="DejaVu Serif" w:hAnsi="DejaVu Serif"/>
                <w:color w:val="auto"/>
                <w:sz w:val="18"/>
                <w:szCs w:val="28"/>
              </w:rPr>
              <w:t xml:space="preserve"> Reserva de Contingência </w:t>
            </w:r>
            <w:del w:id="9971" w:author="Revisão editorial" w:date="2026-10-25T12:00:00Z">
              <w:r>
                <w:rPr>
                  <w:rStyle w:val="EstiloPromptChar"/>
                  <w:rFonts w:ascii="DejaVu Serif" w:eastAsia="DejaVu Serif" w:hAnsi="DejaVu Serif"/>
                  <w:color w:val="auto"/>
                  <w:sz w:val="18"/>
                  <w:szCs w:val="28"/>
                </w:rPr>
                <w:delText xml:space="preserve">recomendada </w:delText>
              </w:r>
            </w:del>
            <w:r>
              <w:rPr>
                <w:rStyle w:val="EstiloPromptChar"/>
                <w:rFonts w:ascii="DejaVu Serif" w:eastAsia="DejaVu Serif" w:hAnsi="DejaVu Serif"/>
                <w:color w:val="auto"/>
                <w:sz w:val="18"/>
                <w:szCs w:val="28"/>
              </w:rPr>
              <w:t xml:space="preserve">(</w:t>
            </w:r>
            <w:del w:id="9972" w:author="Revisão editorial" w:date="2026-10-25T12:00:00Z">
              <w:r>
                <w:rPr>
                  <w:rStyle w:val="EstiloPromptChar"/>
                  <w:rFonts w:ascii="DejaVu Serif" w:eastAsia="DejaVu Serif" w:hAnsi="DejaVu Serif"/>
                  <w:color w:val="auto"/>
                  <w:sz w:val="18"/>
                  <w:szCs w:val="28"/>
                </w:rPr>
                <w:delText xml:space="preserve">método </w:delText>
              </w:r>
            </w:del>
            <w:r>
              <w:rPr>
                <w:rStyle w:val="EstiloPromptChar"/>
                <w:rFonts w:ascii="DejaVu Serif" w:eastAsia="DejaVu Serif" w:hAnsi="DejaVu Serif"/>
                <w:color w:val="auto"/>
                <w:sz w:val="18"/>
                <w:szCs w:val="28"/>
              </w:rPr>
              <w:t xml:space="preserve">Monte Carlo simplificado)</w:t>
            </w:r>
            <w:ins w:id="9973" w:author="Revisão editorial" w:date="2026-10-25T12:00:00Z">
              <w:r>
                <w:rPr>
                  <w:rStyle w:val="EstiloPromptChar"/>
                  <w:rFonts w:ascii="DejaVu Serif" w:eastAsia="DejaVu Serif" w:hAnsi="DejaVu Serif"/>
                  <w:color w:val="auto"/>
                  <w:sz w:val="18"/>
                  <w:szCs w:val="28"/>
                </w:rPr>
                <w:t xml:space="preserve">, indicando os dados quantitativos necessários e sem inventar distribuições</w:t>
              </w:r>
            </w:ins>
          </w:p>
          <w:p w14:paraId="368A6796"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4. Identifique os 2</w:t>
            </w:r>
            <w:del w:id="9974" w:author="Revisão editorial" w:date="2026-10-25T12:00:00Z">
              <w:r>
                <w:rPr>
                  <w:rStyle w:val="EstiloPromptChar"/>
                  <w:rFonts w:ascii="DejaVu Serif" w:eastAsia="DejaVu Serif" w:hAnsi="DejaVu Serif"/>
                  <w:color w:val="auto"/>
                  <w:sz w:val="18"/>
                  <w:szCs w:val="28"/>
                </w:rPr>
                <w:delText xml:space="preserve">-</w:delText>
              </w:r>
            </w:del>
            <w:ins w:id="9975" w:author="Revisão editorial" w:date="2026-10-25T12:00:00Z">
              <w:r>
                <w:rPr>
                  <w:rStyle w:val="EstiloPromptChar"/>
                  <w:rFonts w:ascii="DejaVu Serif" w:eastAsia="DejaVu Serif" w:hAnsi="DejaVu Serif"/>
                  <w:color w:val="auto"/>
                  <w:sz w:val="18"/>
                  <w:szCs w:val="28"/>
                </w:rPr>
                <w:t xml:space="preserve"> ou </w:t>
              </w:r>
            </w:ins>
            <w:r>
              <w:rPr>
                <w:rStyle w:val="EstiloPromptChar"/>
                <w:rFonts w:ascii="DejaVu Serif" w:eastAsia="DejaVu Serif" w:hAnsi="DejaVu Serif"/>
                <w:color w:val="auto"/>
                <w:sz w:val="18"/>
                <w:szCs w:val="28"/>
              </w:rPr>
              <w:t xml:space="preserve">3 riscos que, se materializados, poderiam inviabilizar o FID</w:t>
            </w:r>
          </w:p>
          <w:p w14:paraId="76B4A674"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5. Proponha indicadores de alerta antecipado (early warning indicators) para os top 5 riscos</w:t>
            </w:r>
          </w:p>
          <w:p w14:paraId="0B629C7E" w14:textId="77777777" w:rsidR="00921ADD" w:rsidRPr="006F14C5" w:rsidRDefault="007023C5" w:rsidP="00EB2C82">
            <w:pPr>
              <w:pStyle w:val="SemEspaamento"/>
              <w:spacing w:after="20" w:line="204" w:lineRule="exact"/>
              <w:rPr>
                <w:rFonts w:eastAsia="MS Mincho"/>
                <w:color w:val="auto"/>
                <w:sz w:val="18"/>
                <w:szCs w:val="28"/>
                <w:lang w:val="pt-BR"/>
              </w:rPr>
            </w:pPr>
            <w:r>
              <w:rPr>
                <w:rStyle w:val="EstiloPromptChar"/>
                <w:rFonts w:ascii="DejaVu Serif" w:eastAsia="DejaVu Serif" w:hAnsi="DejaVu Serif"/>
                <w:color w:val="auto"/>
                <w:sz w:val="18"/>
                <w:szCs w:val="28"/>
              </w:rPr>
              <w:br/>
            </w:r>
            <w:r>
              <w:rPr>
                <w:rStyle w:val="EstiloPromptChar"/>
                <w:rFonts w:ascii="DejaVu Serif" w:eastAsia="DejaVu Serif" w:hAnsi="DejaVu Serif"/>
                <w:b/>
                <w:bCs/>
                <w:color w:val="auto"/>
                <w:sz w:val="18"/>
                <w:szCs w:val="28"/>
              </w:rPr>
              <w:t>[FORMATO]</w:t>
            </w:r>
            <w:r>
              <w:rPr>
                <w:rStyle w:val="EstiloPromptChar"/>
                <w:rFonts w:ascii="DejaVu Serif" w:eastAsia="DejaVu Serif" w:hAnsi="DejaVu Serif"/>
                <w:color w:val="auto"/>
                <w:sz w:val="18"/>
                <w:szCs w:val="28"/>
              </w:rPr>
              <w:t xml:space="preserve"> </w:t>
            </w:r>
          </w:p>
        </w:tc>
      </w:tr>
      <w:tr w:rsidR="00921ADD" w:rsidRPr="006F14C5" w14:paraId="13F53B5F" w14:textId="77777777" w:rsidTr="009E6289">
        <w:trPr>
          <w:cantSplit/>
        </w:trPr>
        <w:tc>
          <w:tcPr>
            <w:tcW w:w="5000" w:type="pct"/>
            <w:shd w:val="clear" w:color="auto" w:fill="F3F4F6"/>
            <w:tcMar>
              <w:top w:w="80" w:type="dxa"/>
              <w:left w:w="120" w:type="dxa"/>
              <w:bottom w:w="80" w:type="dxa"/>
              <w:right w:w="120" w:type="dxa"/>
            </w:tcMar>
          </w:tcPr>
          <w:p w14:paraId="454C1CAF" w14:textId="77777777" w:rsidR="00921ADD" w:rsidRPr="006F14C5" w:rsidRDefault="007023C5" w:rsidP="00EB2C82">
            <w:pPr>
              <w:pStyle w:val="SemEspaamento"/>
              <w:spacing w:after="20" w:line="204" w:lineRule="exact"/>
              <w:rPr>
                <w:rFonts w:eastAsia="MS Mincho"/>
                <w:color w:val="auto"/>
                <w:sz w:val="18"/>
                <w:szCs w:val="28"/>
                <w:lang w:val="pt-BR"/>
              </w:rPr>
            </w:pPr>
            <w:r>
              <w:rPr>
                <w:rStyle w:val="EstiloPromptChar"/>
                <w:rFonts w:ascii="DejaVu Serif" w:eastAsia="DejaVu Serif" w:hAnsi="DejaVu Serif"/>
                <w:color w:val="auto"/>
                <w:sz w:val="18"/>
                <w:szCs w:val="28"/>
              </w:rPr>
              <w:t>Sumário executivo de 1 página + tabela de riscos revisada com colunas: Risco | Categoria | P | I | Score | Plano Atual | Avaliação | Plano Recomendado | EWI.</w:t>
            </w:r>
          </w:p>
        </w:tc>
      </w:tr>
    </w:tbl>
    <w:p w14:paraId="04B9A75D" w14:textId="77777777" w:rsidR="00A6419B" w:rsidRPr="006F14C5" w:rsidRDefault="00A6419B"/>
    <w:p w14:paraId="41F35E2A" w14:textId="46068F70" w:rsidR="0067446E" w:rsidRPr="006F14C5" w:rsidRDefault="00C36CDA">
      <w:r>
        <w:t>A Tabela 5.3 resume os elementos que compõem esse prompt e o tipo de resultado esperado, sujeito às premissas adotadas e à validação do gestor de riscos.</w:t>
      </w:r>
    </w:p>
    <w:p w14:paraId="30704301" w14:textId="77777777" w:rsidR="00921ADD" w:rsidRPr="006F14C5" w:rsidRDefault="00921ADD"/>
    <w:p w14:paraId="5DC75DB8" w14:textId="77777777" w:rsidR="00921ADD" w:rsidRPr="006F14C5" w:rsidRDefault="007023C5">
      <w:pPr>
        <w:pStyle w:val="Legenda"/>
        <w:keepNext/>
        <w:keepLines/>
        <w:jc w:val="left"/>
        <w:rPr>
          <w:color w:val="auto"/>
          <w:sz w:val="17"/>
          <w:szCs w:val="17"/>
        </w:rPr>
      </w:pPr>
      <w:r>
        <w:rPr>
          <w:bCs/>
          <w:color w:val="auto"/>
          <w:sz w:val="17"/>
          <w:szCs w:val="17"/>
        </w:rPr>
        <w:t xml:space="preserve">Tabela 5.3</w:t>
      </w:r>
      <w:del w:id="9976" w:author="Revisão editorial" w:date="2026-10-25T12:00:00Z">
        <w:r>
          <w:rPr>
            <w:bCs/>
            <w:color w:val="auto"/>
            <w:sz w:val="17"/>
            <w:szCs w:val="17"/>
          </w:rPr>
          <w:delText xml:space="preserve"> —</w:delText>
        </w:r>
      </w:del>
      <w:ins w:id="9977" w:author="Revisão editorial" w:date="2026-10-25T12:00:00Z">
        <w:r>
          <w:rPr>
            <w:bCs/>
            <w:color w:val="auto"/>
            <w:sz w:val="17"/>
            <w:szCs w:val="17"/>
          </w:rPr>
          <w:t xml:space="preserve">:</w:t>
        </w:r>
      </w:ins>
      <w:r>
        <w:rPr>
          <w:bCs/>
          <w:color w:val="auto"/>
          <w:sz w:val="17"/>
          <w:szCs w:val="17"/>
        </w:rPr>
        <w:t xml:space="preserve"> </w:t>
      </w:r>
      <w:r>
        <w:rPr>
          <w:color w:val="auto"/>
          <w:sz w:val="17"/>
          <w:szCs w:val="17"/>
        </w:rPr>
        <w:t xml:space="preserve">Elementos e </w:t>
      </w:r>
      <w:del w:id="9978" w:author="Revisão editorial" w:date="2026-10-25T12:00:00Z">
        <w:r>
          <w:rPr>
            <w:color w:val="auto"/>
            <w:sz w:val="17"/>
            <w:szCs w:val="17"/>
          </w:rPr>
          <w:delText xml:space="preserve">Resultados</w:delText>
        </w:r>
      </w:del>
      <w:ins w:id="9979" w:author="Revisão editorial" w:date="2026-10-25T12:00:00Z">
        <w:r>
          <w:rPr>
            <w:color w:val="auto"/>
            <w:sz w:val="17"/>
            <w:szCs w:val="17"/>
          </w:rPr>
          <w:t xml:space="preserve">resultados</w:t>
        </w:r>
      </w:ins>
      <w:r>
        <w:rPr>
          <w:color w:val="auto"/>
          <w:sz w:val="17"/>
          <w:szCs w:val="17"/>
        </w:rPr>
        <w:t xml:space="preserve"> </w:t>
      </w:r>
      <w:del w:id="9980" w:author="Revisão editorial" w:date="2026-10-25T12:00:00Z">
        <w:r>
          <w:rPr>
            <w:color w:val="auto"/>
            <w:sz w:val="17"/>
            <w:szCs w:val="17"/>
          </w:rPr>
          <w:delText xml:space="preserve">Esperados</w:delText>
        </w:r>
      </w:del>
      <w:ins w:id="9981" w:author="Revisão editorial" w:date="2026-10-25T12:00:00Z">
        <w:r>
          <w:rPr>
            <w:color w:val="auto"/>
            <w:sz w:val="17"/>
            <w:szCs w:val="17"/>
          </w:rPr>
          <w:t xml:space="preserve">esperados</w:t>
        </w:r>
      </w:ins>
      <w:r>
        <w:rPr>
          <w:color w:val="auto"/>
          <w:sz w:val="17"/>
          <w:szCs w:val="17"/>
        </w:rPr>
        <w:t xml:space="preserve"> </w:t>
      </w:r>
      <w:del w:id="9982" w:author="Revisão editorial" w:date="2026-10-25T12:00:00Z">
        <w:r>
          <w:rPr>
            <w:color w:val="auto"/>
            <w:sz w:val="17"/>
            <w:szCs w:val="17"/>
          </w:rPr>
          <w:delText xml:space="preserve">- Sujeito a Premissas e Validação:</w:delText>
        </w:r>
      </w:del>
      <w:ins w:id="9983" w:author="Revisão editorial" w:date="2026-10-25T12:00:00Z">
        <w:r>
          <w:rPr>
            <w:color w:val="auto"/>
            <w:sz w:val="17"/>
            <w:szCs w:val="17"/>
          </w:rPr>
          <w:t xml:space="preserve">do</w:t>
        </w:r>
      </w:ins>
      <w:r>
        <w:rPr>
          <w:color w:val="auto"/>
          <w:sz w:val="17"/>
          <w:szCs w:val="17"/>
        </w:rPr>
        <w:t xml:space="preserve"> Prompt 5.3</w:t>
      </w:r>
      <w:ins w:id="9984" w:author="Revisão editorial" w:date="2026-10-25T12:00:00Z">
        <w:r>
          <w:rPr>
            <w:color w:val="auto"/>
            <w:sz w:val="17"/>
            <w:szCs w:val="17"/>
          </w:rPr>
          <w:t xml:space="preserve"> (sujeito a premissas e validação)</w:t>
        </w:r>
      </w:ins>
    </w:p>
    <w:tbl>
      <w:tblPr>
        <w:tblStyle w:val="TabeladeGrade4"/>
        <w:tblW w:w="0" w:type="auto"/>
        <w:tblLook w:val="04A0" w:firstRow="1" w:lastRow="0" w:firstColumn="1" w:lastColumn="0" w:noHBand="0" w:noVBand="1"/>
      </w:tblPr>
      <w:tblGrid>
        <w:gridCol w:w="2155"/>
        <w:gridCol w:w="6169"/>
      </w:tblGrid>
      <w:tr w:rsidR="00921ADD" w:rsidRPr="006F14C5" w14:paraId="55FDD141" w14:textId="77777777" w:rsidTr="00F32F1B">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634C50" w14:textId="77777777" w:rsidR="00921ADD" w:rsidRPr="006F14C5" w:rsidRDefault="007023C5" w:rsidP="00F32F1B">
            <w:pPr>
              <w:pStyle w:val="SemEspaamento"/>
              <w:jc w:val="center"/>
              <w:rPr>
                <w:rFonts w:eastAsia="MS Mincho"/>
                <w:color w:val="FFFFFF" w:themeColor="background1"/>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30736531" w14:textId="77777777" w:rsidR="00921ADD" w:rsidRPr="006F14C5" w:rsidRDefault="007023C5" w:rsidP="00F32F1B">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szCs w:val="24"/>
                <w:lang w:val="pt-BR"/>
              </w:rPr>
            </w:pPr>
            <w:r>
              <w:rPr>
                <w:rFonts w:ascii="DejaVu Sans" w:eastAsia="DejaVu Sans" w:hAnsi="DejaVu Sans" w:cs="DejaVu Sans"/>
                <w:color w:val="FFFFFF"/>
                <w:sz w:val="18"/>
                <w:szCs w:val="24"/>
                <w:lang w:val="pt-BR"/>
              </w:rPr>
              <w:t>APLICAÇÃO GERENCIAL</w:t>
            </w:r>
          </w:p>
        </w:tc>
      </w:tr>
      <w:tr w:rsidR="00921ADD" w:rsidRPr="006F14C5" w14:paraId="3E294694" w14:textId="77777777" w:rsidTr="00FC3ECE">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519D42"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t>Entregável esperado</w:t>
            </w:r>
          </w:p>
        </w:tc>
        <w:tc>
          <w:tcPr>
            <w:tcW w:w="0" w:type="auto"/>
            <w:vAlign w:val="center"/>
          </w:tcPr>
          <w:p w14:paraId="270A9D02"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Sumário executivo de uma página destacando riscos que podem impedir ou condicionar o FID.</w:t>
            </w:r>
          </w:p>
          <w:p w14:paraId="5D3619C3"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Tabela de riscos revisada com classificação, score, plano atual, avaliação crítica, plano recomendado e indicadores de alerta antecipado.</w:t>
            </w:r>
          </w:p>
          <w:p w14:paraId="7F8724FA"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Proposta de reserva de contingência, com premissas, metodologia e limitações explicitadas.</w:t>
            </w:r>
          </w:p>
          <w:p w14:paraId="7EA29489"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Painel de early warning indicators para os riscos prioritários.</w:t>
            </w:r>
          </w:p>
        </w:tc>
      </w:tr>
      <w:tr w:rsidR="00921ADD" w:rsidRPr="006F14C5" w14:paraId="774C419D" w14:textId="77777777" w:rsidTr="00FC3ECE">
        <w:trPr>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856A84"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t>Decisão apoiada</w:t>
            </w:r>
          </w:p>
        </w:tc>
        <w:tc>
          <w:tcPr>
            <w:tcW w:w="0" w:type="auto"/>
            <w:vAlign w:val="center"/>
          </w:tcPr>
          <w:p w14:paraId="2954201F"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Aprovar, condicionar, postergar ou reprojetar a decisão de FID.</w:t>
            </w:r>
          </w:p>
          <w:p w14:paraId="1B611AC2"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Definir ações de mitigação, contingência, transferência de risco e critérios de gatilho antes da autorização de capital.</w:t>
            </w:r>
          </w:p>
        </w:tc>
      </w:tr>
      <w:tr w:rsidR="00921ADD" w:rsidRPr="006F14C5" w14:paraId="4D974A3D" w14:textId="77777777" w:rsidTr="00FC3ECE">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7E2CA1"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lastRenderedPageBreak/>
              <w:t>Dados mínimos necessários</w:t>
            </w:r>
          </w:p>
        </w:tc>
        <w:tc>
          <w:tcPr>
            <w:tcW w:w="0" w:type="auto"/>
            <w:vAlign w:val="center"/>
          </w:tcPr>
          <w:p w14:paraId="5A82FB6C"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Registro de riscos atualizado, escalas de probabilidade e impacto, plano de resposta, responsáveis e status das ações.</w:t>
            </w:r>
          </w:p>
          <w:p w14:paraId="6DF43D64"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Linha de base de CAPEX e cronograma, premissas de contingência, custos de mitigação e impacto financeiro de eventos.</w:t>
            </w:r>
          </w:p>
          <w:p w14:paraId="4DE41964"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Distribuições de probabilidade, correlações, registros históricos ou dados de especialistas para análise quantitativa de risco.</w:t>
            </w:r>
          </w:p>
          <w:p w14:paraId="42AEF91B"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Documentos de hedge, licenciamento, geotecnia, suprimentos e demais evidências vinculadas aos riscos críticos.</w:t>
            </w:r>
          </w:p>
        </w:tc>
      </w:tr>
      <w:tr w:rsidR="00921ADD" w:rsidRPr="006F14C5" w14:paraId="2C658C2D" w14:textId="77777777" w:rsidTr="00FC3ECE">
        <w:trPr>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07E04D"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t>Benefícios potenciais da IA</w:t>
            </w:r>
          </w:p>
        </w:tc>
        <w:tc>
          <w:tcPr>
            <w:tcW w:w="0" w:type="auto"/>
            <w:vAlign w:val="center"/>
          </w:tcPr>
          <w:p w14:paraId="0934B129"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Consolidação e leitura crítica de grandes matrizes de riscos e documentos de referência.</w:t>
            </w:r>
          </w:p>
          <w:p w14:paraId="457D1470"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Identificação de inconsistências entre risco, plano de resposta, dono do risco e indicador de alerta.</w:t>
            </w:r>
          </w:p>
          <w:p w14:paraId="6A85DC69"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Apoio à preparação de uma narrativa objetiva para comitês de decisão.</w:t>
            </w:r>
          </w:p>
        </w:tc>
      </w:tr>
      <w:tr w:rsidR="00921ADD" w:rsidRPr="006F14C5" w14:paraId="4E65E694" w14:textId="77777777" w:rsidTr="00FC3ECE">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BF60A1"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t>Limitações e validação humana</w:t>
            </w:r>
          </w:p>
        </w:tc>
        <w:tc>
          <w:tcPr>
            <w:tcW w:w="0" w:type="auto"/>
            <w:vAlign w:val="center"/>
          </w:tcPr>
          <w:p w14:paraId="1EEAE8DE"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Uma simulação Monte Carlo não é tecnicamente defensável apenas com scores P×I; requer distribuições, correlações e premissas quantitativas.</w:t>
            </w:r>
          </w:p>
          <w:p w14:paraId="34F44119"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 IA não deve definir sozinha a contingência nem declarar que um risco inviabiliza o FID.</w:t>
            </w:r>
          </w:p>
          <w:p w14:paraId="19723B9E"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Validação por riscos, planejamento, custos, tesouraria, jurídico, meio ambiente, engenharia e Comitê FID.</w:t>
            </w:r>
          </w:p>
        </w:tc>
      </w:tr>
    </w:tbl>
    <w:p w14:paraId="364B8EDD" w14:textId="77777777" w:rsidR="00921ADD" w:rsidRPr="006F14C5" w:rsidRDefault="007023C5" w:rsidP="00F32F1B">
      <w:pPr>
        <w:pStyle w:val="BookSource"/>
        <w:keepLines/>
        <w:rPr>
          <w:i w:val="0"/>
          <w:iCs/>
          <w:color w:val="auto"/>
          <w:szCs w:val="15"/>
        </w:rPr>
      </w:pPr>
      <w:r>
        <w:rPr>
          <w:i w:val="0"/>
          <w:iCs/>
          <w:color w:val="auto"/>
          <w:szCs w:val="15"/>
        </w:rPr>
        <w:t>Fonte: Elaborado pelo autor.</w:t>
      </w:r>
    </w:p>
    <w:p w14:paraId="0BB478A0" w14:textId="77777777" w:rsidR="00921ADD" w:rsidRPr="006F14C5" w:rsidRDefault="007023C5" w:rsidP="00FE6E33">
      <w:pPr>
        <w:pStyle w:val="Ttulo3"/>
      </w:pPr>
      <w:bookmarkStart w:id="197" w:name="__RefHeading___Toc10604_3485589216"/>
      <w:bookmarkStart w:id="198" w:name="_Toc236076021"/>
      <w:bookmarkStart w:id="199" w:name="_Toc236516896"/>
      <w:bookmarkEnd w:id="197"/>
      <w:r>
        <w:rPr>
          <w:i/>
          <w:iCs/>
        </w:rPr>
        <w:t xml:space="preserve">Prompt Engineering</w:t>
      </w:r>
      <w:del w:id="9985" w:author="Revisão editorial" w:date="2026-10-25T12:00:00Z">
        <w:r>
          <w:delText xml:space="preserve">:</w:delText>
        </w:r>
      </w:del>
      <w:ins w:id="9986" w:author="Revisão editorial" w:date="2026-10-25T12:00:00Z">
        <w:r>
          <w:t xml:space="preserve"> na</w:t>
        </w:r>
      </w:ins>
      <w:r>
        <w:t xml:space="preserve"> Execução</w:t>
      </w:r>
      <w:del w:id="9987" w:author="Revisão editorial" w:date="2026-10-25T12:00:00Z">
        <w:r>
          <w:delText xml:space="preserve"> -</w:delText>
        </w:r>
      </w:del>
      <w:ins w:id="9988" w:author="Revisão editorial" w:date="2026-10-25T12:00:00Z">
        <w:r>
          <w:t xml:space="preserve">:</w:t>
        </w:r>
      </w:ins>
      <w:r>
        <w:t xml:space="preserve"> Monitoramento e Controle Preditivo</w:t>
      </w:r>
      <w:bookmarkEnd w:id="198"/>
      <w:bookmarkEnd w:id="199"/>
    </w:p>
    <w:p w14:paraId="2584386A" w14:textId="77777777" w:rsidR="00921ADD" w:rsidRPr="006F14C5" w:rsidRDefault="007023C5">
      <w:pPr>
        <w:ind w:firstLine="0"/>
      </w:pPr>
      <w:r>
        <w:rPr>
          <w:rFonts w:eastAsia="DejaVu Serif"/>
          <w:color w:val="263238"/>
        </w:rPr>
        <w:t>Aprovado o investimento, a natureza da análise muda: na execução, o gestor precisa de respostas rápidas, precisas e acionáveis.</w:t>
      </w:r>
    </w:p>
    <w:p w14:paraId="5C750D61" w14:textId="77777777" w:rsidR="00921ADD" w:rsidRPr="006F14C5" w:rsidRDefault="007023C5">
      <w:r>
        <w:rPr>
          <w:rFonts w:eastAsia="DejaVu Serif"/>
          <w:color w:val="263238"/>
        </w:rPr>
        <w:t xml:space="preserve">Os prompts devem ser orientados ao diagnóstico de desvios, à previsão de tendências e à geração de planos de recuperação. A integração </w:t>
      </w:r>
      <w:del w:id="9989" w:author="Revisão editorial" w:date="2026-10-25T12:00:00Z">
        <w:r>
          <w:rPr>
            <w:rFonts w:eastAsia="DejaVu Serif"/>
            <w:color w:val="263238"/>
          </w:rPr>
          <w:delText xml:space="preserve">e apresentação em </w:delText>
        </w:r>
      </w:del>
      <w:del w:id="9990" w:author="Revisão editorial" w:date="2026-10-25T12:00:00Z">
        <w:r>
          <w:rPr>
            <w:rFonts w:eastAsia="DejaVu Serif"/>
            <w:i/>
            <w:iCs/>
            <w:color w:val="263238"/>
          </w:rPr>
          <w:delText xml:space="preserve">dashboards</w:delText>
        </w:r>
      </w:del>
      <w:del w:id="9991" w:author="Revisão editorial" w:date="2026-10-25T12:00:00Z">
        <w:r>
          <w:rPr>
            <w:rFonts w:eastAsia="DejaVu Serif"/>
            <w:color w:val="263238"/>
          </w:rPr>
          <w:delText xml:space="preserve"> de</w:delText>
        </w:r>
      </w:del>
      <w:ins w:id="9992" w:author="Revisão editorial" w:date="2026-10-25T12:00:00Z">
        <w:r>
          <w:rPr>
            <w:rFonts w:eastAsia="DejaVu Serif"/>
            <w:color w:val="263238"/>
          </w:rPr>
          <w:t xml:space="preserve">dos</w:t>
        </w:r>
      </w:ins>
      <w:r>
        <w:rPr>
          <w:rFonts w:eastAsia="DejaVu Serif"/>
          <w:color w:val="263238"/>
        </w:rPr>
        <w:t xml:space="preserve"> dados reais do projeto (EVM, cronograma, SMS) </w:t>
      </w:r>
      <w:del w:id="9993" w:author="Revisão editorial" w:date="2026-10-25T12:00:00Z">
        <w:r>
          <w:rPr>
            <w:rFonts w:eastAsia="DejaVu Serif"/>
            <w:color w:val="263238"/>
          </w:rPr>
          <w:delText xml:space="preserve">é</w:delText>
        </w:r>
      </w:del>
      <w:ins w:id="9994" w:author="Revisão editorial" w:date="2026-10-25T12:00:00Z">
        <w:r>
          <w:rPr>
            <w:rFonts w:eastAsia="DejaVu Serif"/>
            <w:color w:val="263238"/>
          </w:rPr>
          <w:t xml:space="preserve">e</w:t>
        </w:r>
      </w:ins>
      <w:r>
        <w:rPr>
          <w:rFonts w:eastAsia="DejaVu Serif"/>
          <w:color w:val="263238"/>
        </w:rPr>
        <w:t xml:space="preserve"> </w:t>
      </w:r>
      <w:del w:id="9995" w:author="Revisão editorial" w:date="2026-10-25T12:00:00Z">
        <w:r>
          <w:rPr>
            <w:rFonts w:eastAsia="DejaVu Serif"/>
            <w:color w:val="263238"/>
          </w:rPr>
          <w:delText xml:space="preserve">essencial</w:delText>
        </w:r>
      </w:del>
      <w:ins w:id="9996" w:author="Revisão editorial" w:date="2026-10-25T12:00:00Z">
        <w:r>
          <w:rPr>
            <w:rFonts w:eastAsia="DejaVu Serif"/>
            <w:color w:val="263238"/>
          </w:rPr>
          <w:t xml:space="preserve">sua apresentação em dashboards são essenciais</w:t>
        </w:r>
      </w:ins>
      <w:r>
        <w:rPr>
          <w:rFonts w:eastAsia="DejaVu Serif"/>
          <w:color w:val="263238"/>
        </w:rPr>
        <w:t xml:space="preserve">.</w:t>
      </w:r>
    </w:p>
    <w:p w14:paraId="118F1809" w14:textId="77777777" w:rsidR="00921ADD" w:rsidRPr="006F14C5" w:rsidRDefault="007023C5">
      <w:r>
        <w:rPr>
          <w:rFonts w:eastAsia="DejaVu Serif"/>
          <w:color w:val="263238"/>
        </w:rPr>
        <w:t xml:space="preserve">O </w:t>
      </w:r>
      <w:r>
        <w:rPr>
          <w:rFonts w:eastAsia="DejaVu Serif"/>
          <w:i/>
          <w:iCs/>
          <w:color w:val="263238"/>
        </w:rPr>
        <w:t xml:space="preserve">Dashboard</w:t>
      </w:r>
      <w:r>
        <w:rPr>
          <w:rFonts w:eastAsia="DejaVu Serif"/>
          <w:color w:val="263238"/>
        </w:rPr>
        <w:t xml:space="preserve"> de Monitoramento Preditivo apresentado na Figura 5.3 representa o potencial da aplicação de IA na fase de execução. O </w:t>
      </w:r>
      <w:del w:id="9997" w:author="Revisão editorial" w:date="2026-10-25T12:00:00Z">
        <w:r>
          <w:rPr>
            <w:rFonts w:eastAsia="DejaVu Serif"/>
            <w:color w:val="263238"/>
          </w:rPr>
          <w:delText xml:space="preserve">artefato</w:delText>
        </w:r>
      </w:del>
      <w:ins w:id="9998" w:author="Revisão editorial" w:date="2026-10-25T12:00:00Z">
        <w:r>
          <w:rPr>
            <w:rFonts w:eastAsia="DejaVu Serif"/>
            <w:color w:val="263238"/>
          </w:rPr>
          <w:t xml:space="preserve">painel</w:t>
        </w:r>
      </w:ins>
      <w:r>
        <w:rPr>
          <w:rFonts w:eastAsia="DejaVu Serif"/>
          <w:color w:val="263238"/>
        </w:rPr>
        <w:t xml:space="preserve"> propõe uma evolução qualitativa em relação aos painéis de controle tradicionais de projetos.</w:t>
      </w:r>
    </w:p>
    <w:p w14:paraId="3999C3EC" w14:textId="77777777" w:rsidR="00921ADD" w:rsidRPr="006F14C5" w:rsidRDefault="007023C5">
      <w:r>
        <w:rPr>
          <w:rFonts w:eastAsia="DejaVu Serif"/>
          <w:color w:val="263238"/>
        </w:rPr>
        <w:t xml:space="preserve">Enquanto um </w:t>
      </w:r>
      <w:r>
        <w:rPr>
          <w:rFonts w:eastAsia="DejaVu Serif"/>
          <w:i/>
          <w:iCs/>
          <w:color w:val="263238"/>
        </w:rPr>
        <w:t xml:space="preserve">dashboard</w:t>
      </w:r>
      <w:r>
        <w:rPr>
          <w:rFonts w:eastAsia="DejaVu Serif"/>
          <w:color w:val="263238"/>
        </w:rPr>
        <w:t xml:space="preserve"> convencional exibe apenas o estado atual do projeto (o que já aconteceu), este painel integra três dimensões analíticas simultaneamente: o desempenho histórico (curvas EV, PV e AC do EVM automatizado), o estado presente (CPI de 0,92, SPI de 0,</w:t>
      </w:r>
      <w:del w:id="9999" w:author="Revisão editorial" w:date="2026-10-25T12:00:00Z">
        <w:r>
          <w:rPr>
            <w:rFonts w:eastAsia="DejaVu Serif"/>
            <w:color w:val="263238"/>
          </w:rPr>
          <w:delText xml:space="preserve">87</w:delText>
        </w:r>
      </w:del>
      <w:ins w:id="10000" w:author="Revisão editorial" w:date="2026-10-25T12:00:00Z">
        <w:r>
          <w:rPr>
            <w:rFonts w:eastAsia="DejaVu Serif"/>
            <w:color w:val="263238"/>
          </w:rPr>
          <w:t xml:space="preserve">88</w:t>
        </w:r>
      </w:ins>
      <w:r>
        <w:rPr>
          <w:rFonts w:eastAsia="DejaVu Serif"/>
          <w:color w:val="263238"/>
        </w:rPr>
        <w:t xml:space="preserve"> e </w:t>
      </w:r>
      <w:del w:id="10001" w:author="Revisão editorial" w:date="2026-10-25T12:00:00Z">
        <w:r>
          <w:rPr>
            <w:rFonts w:eastAsia="DejaVu Serif"/>
            <w:color w:val="263238"/>
          </w:rPr>
          <w:delText xml:space="preserve">desvio</w:delText>
        </w:r>
      </w:del>
      <w:ins w:id="10002" w:author="Revisão editorial" w:date="2026-10-25T12:00:00Z">
        <w:r>
          <w:rPr>
            <w:rFonts w:eastAsia="DejaVu Serif"/>
            <w:color w:val="263238"/>
          </w:rPr>
          <w:t xml:space="preserve">variação</w:t>
        </w:r>
      </w:ins>
      <w:r>
        <w:rPr>
          <w:rFonts w:eastAsia="DejaVu Serif"/>
          <w:color w:val="263238"/>
        </w:rPr>
        <w:t xml:space="preserve"> de custo </w:t>
      </w:r>
      <w:del w:id="10003" w:author="Revisão editorial" w:date="2026-10-25T12:00:00Z">
        <w:r>
          <w:rPr>
            <w:rFonts w:eastAsia="DejaVu Serif"/>
            <w:color w:val="263238"/>
          </w:rPr>
          <w:delText xml:space="preserve">atual </w:delText>
        </w:r>
      </w:del>
      <w:r>
        <w:rPr>
          <w:rFonts w:eastAsia="DejaVu Serif"/>
          <w:color w:val="263238"/>
        </w:rPr>
        <w:t xml:space="preserve">de </w:t>
      </w:r>
      <w:del w:id="10004" w:author="Revisão editorial" w:date="2026-10-25T12:00:00Z">
        <w:r>
          <w:rPr>
            <w:rFonts w:eastAsia="DejaVu Serif"/>
            <w:color w:val="263238"/>
          </w:rPr>
          <w:delText xml:space="preserve">14</w:delText>
        </w:r>
      </w:del>
      <w:ins w:id="10005" w:author="Revisão editorial" w:date="2026-10-25T12:00:00Z">
        <w:r>
          <w:rPr>
            <w:rFonts w:eastAsia="DejaVu Serif"/>
            <w:color w:val="263238"/>
          </w:rPr>
          <w:t xml:space="preserve">R$ 8</w:t>
        </w:r>
      </w:ins>
      <w:r>
        <w:rPr>
          <w:rFonts w:eastAsia="DejaVu Serif"/>
          <w:color w:val="263238"/>
        </w:rPr>
        <w:t xml:space="preserve">,</w:t>
      </w:r>
      <w:del w:id="10006" w:author="Revisão editorial" w:date="2026-10-25T12:00:00Z">
        <w:r>
          <w:rPr>
            <w:rFonts w:eastAsia="DejaVu Serif"/>
            <w:color w:val="263238"/>
          </w:rPr>
          <w:delText xml:space="preserve">3%</w:delText>
        </w:r>
      </w:del>
      <w:ins w:id="10007" w:author="Revisão editorial" w:date="2026-10-25T12:00:00Z">
        <w:r>
          <w:rPr>
            <w:rFonts w:eastAsia="DejaVu Serif"/>
            <w:color w:val="263238"/>
          </w:rPr>
          <w:t xml:space="preserve">0 MM negativos</w:t>
        </w:r>
      </w:ins>
      <w:r>
        <w:rPr>
          <w:rFonts w:eastAsia="DejaVu Serif"/>
          <w:color w:val="263238"/>
        </w:rPr>
        <w:t xml:space="preserve">) e as projeções futuras geradas por modelos de IA (previsão de atraso de 23 dias</w:t>
      </w:r>
      <w:del w:id="10008" w:author="Revisão editorial" w:date="2026-10-25T12:00:00Z">
        <w:r>
          <w:rPr>
            <w:rFonts w:eastAsia="DejaVu Serif"/>
            <w:color w:val="263238"/>
          </w:rPr>
          <w:delText xml:space="preserve"> com 82% de confiança do modelo</w:delText>
        </w:r>
      </w:del>
      <w:r>
        <w:rPr>
          <w:rFonts w:eastAsia="DejaVu Serif"/>
          <w:color w:val="263238"/>
        </w:rPr>
        <w:t xml:space="preserve">, EAC preditivo de R$ </w:t>
      </w:r>
      <w:del w:id="10009" w:author="Revisão editorial" w:date="2026-10-25T12:00:00Z">
        <w:r>
          <w:rPr>
            <w:rFonts w:eastAsia="DejaVu Serif"/>
            <w:color w:val="263238"/>
          </w:rPr>
          <w:delText xml:space="preserve">134</w:delText>
        </w:r>
      </w:del>
      <w:ins w:id="10010" w:author="Revisão editorial" w:date="2026-10-25T12:00:00Z">
        <w:r>
          <w:rPr>
            <w:rFonts w:eastAsia="DejaVu Serif"/>
            <w:color w:val="263238"/>
          </w:rPr>
          <w:t xml:space="preserve">130</w:t>
        </w:r>
      </w:ins>
      <w:r>
        <w:rPr>
          <w:rFonts w:eastAsia="DejaVu Serif"/>
          <w:color w:val="263238"/>
        </w:rPr>
        <w:t xml:space="preserve">,</w:t>
      </w:r>
      <w:del w:id="10011" w:author="Revisão editorial" w:date="2026-10-25T12:00:00Z">
        <w:r>
          <w:rPr>
            <w:rFonts w:eastAsia="DejaVu Serif"/>
            <w:color w:val="263238"/>
          </w:rPr>
          <w:delText xml:space="preserve">8</w:delText>
        </w:r>
      </w:del>
      <w:ins w:id="10012" w:author="Revisão editorial" w:date="2026-10-25T12:00:00Z">
        <w:r>
          <w:rPr>
            <w:rFonts w:eastAsia="DejaVu Serif"/>
            <w:color w:val="263238"/>
          </w:rPr>
          <w:t xml:space="preserve">4</w:t>
        </w:r>
      </w:ins>
      <w:r>
        <w:rPr>
          <w:rFonts w:eastAsia="DejaVu Serif"/>
          <w:color w:val="263238"/>
        </w:rPr>
        <w:t xml:space="preserve"> </w:t>
      </w:r>
      <w:del w:id="10013" w:author="Revisão editorial" w:date="2026-10-25T12:00:00Z">
        <w:r>
          <w:rPr>
            <w:rFonts w:eastAsia="DejaVu Serif"/>
            <w:color w:val="263238"/>
          </w:rPr>
          <w:delText xml:space="preserve">Mi com 79% de confiança,</w:delText>
        </w:r>
      </w:del>
      <w:ins w:id="10014" w:author="Revisão editorial" w:date="2026-10-25T12:00:00Z">
        <w:r>
          <w:rPr>
            <w:rFonts w:eastAsia="DejaVu Serif"/>
            <w:color w:val="263238"/>
          </w:rPr>
          <w:t xml:space="preserve">MM</w:t>
        </w:r>
      </w:ins>
      <w:r>
        <w:rPr>
          <w:rFonts w:eastAsia="DejaVu Serif"/>
          <w:color w:val="263238"/>
        </w:rPr>
        <w:t xml:space="preserve"> e índice de risco preditivo de SMS de 0,72</w:t>
      </w:r>
      <w:del w:id="10015" w:author="Revisão editorial" w:date="2026-10-25T12:00:00Z">
        <w:r>
          <w:rPr>
            <w:rFonts w:eastAsia="DejaVu Serif"/>
            <w:color w:val="263238"/>
          </w:rPr>
          <w:delText xml:space="preserve"> -</w:delText>
        </w:r>
      </w:del>
      <w:ins w:id="10016" w:author="Revisão editorial" w:date="2026-10-25T12:00:00Z">
        <w:r>
          <w:rPr>
            <w:rFonts w:eastAsia="DejaVu Serif"/>
            <w:color w:val="263238"/>
          </w:rPr>
          <w:t xml:space="preserve">,</w:t>
        </w:r>
      </w:ins>
      <w:r>
        <w:rPr>
          <w:rFonts w:eastAsia="DejaVu Serif"/>
          <w:color w:val="263238"/>
        </w:rPr>
        <w:t xml:space="preserve"> classificado como "Risco Alto"). </w:t>
      </w:r>
    </w:p>
    <w:p w14:paraId="5AFE067B" w14:textId="77777777" w:rsidR="00921ADD" w:rsidRPr="006F14C5" w:rsidRDefault="007023C5">
      <w:r>
        <w:rPr>
          <w:rFonts w:eastAsia="DejaVu Serif"/>
          <w:color w:val="263238"/>
        </w:rPr>
        <w:t xml:space="preserve">A seção de SMS/HSE </w:t>
      </w:r>
      <w:del w:id="10017" w:author="Revisão editorial" w:date="2026-10-25T12:00:00Z">
        <w:r>
          <w:rPr>
            <w:rFonts w:eastAsia="DejaVu Serif"/>
            <w:color w:val="263238"/>
          </w:rPr>
          <w:delText xml:space="preserve">é</w:delText>
        </w:r>
      </w:del>
      <w:ins w:id="10018" w:author="Revisão editorial" w:date="2026-10-25T12:00:00Z">
        <w:r>
          <w:rPr>
            <w:rFonts w:eastAsia="DejaVu Serif"/>
            <w:color w:val="263238"/>
          </w:rPr>
          <w:t xml:space="preserve">merece</w:t>
        </w:r>
      </w:ins>
      <w:r>
        <w:rPr>
          <w:rFonts w:eastAsia="DejaVu Serif"/>
          <w:color w:val="263238"/>
        </w:rPr>
        <w:t xml:space="preserve"> </w:t>
      </w:r>
      <w:del w:id="10019" w:author="Revisão editorial" w:date="2026-10-25T12:00:00Z">
        <w:r>
          <w:rPr>
            <w:rFonts w:eastAsia="DejaVu Serif"/>
            <w:color w:val="263238"/>
          </w:rPr>
          <w:delText xml:space="preserve">particularmente interessante</w:delText>
        </w:r>
      </w:del>
      <w:ins w:id="10020" w:author="Revisão editorial" w:date="2026-10-25T12:00:00Z">
        <w:r>
          <w:rPr>
            <w:rFonts w:eastAsia="DejaVu Serif"/>
            <w:color w:val="263238"/>
          </w:rPr>
          <w:t xml:space="preserve">destaque</w:t>
        </w:r>
      </w:ins>
      <w:r>
        <w:rPr>
          <w:rFonts w:eastAsia="DejaVu Serif"/>
          <w:color w:val="263238"/>
        </w:rPr>
        <w:t xml:space="preserve">: ao aplicar NLP sobre os Relatórios Diários de Obra (RDOs), o sistema identifica automaticamente padrões de linguagem associados a condições inseguras, como a recorrência de "falta de bloqueio e etiquetagem em intervenções elétricas", e os correlaciona com fatores de risco quantificados (taxa de </w:t>
      </w:r>
      <w:r>
        <w:rPr>
          <w:rFonts w:eastAsia="DejaVu Serif"/>
          <w:i/>
          <w:iCs/>
          <w:color w:val="263238"/>
        </w:rPr>
        <w:t xml:space="preserve">near-misses</w:t>
      </w:r>
      <w:r>
        <w:rPr>
          <w:rFonts w:eastAsia="DejaVu Serif"/>
          <w:color w:val="263238"/>
        </w:rPr>
        <w:t xml:space="preserve">, horas extras acumuladas, rotatividade de equipe), gerando uma probabilidade de incidente para os próximos 30 dias.</w:t>
      </w:r>
    </w:p>
    <w:p w14:paraId="5E4B7D0A" w14:textId="77777777" w:rsidR="00921ADD" w:rsidRPr="006F14C5" w:rsidRDefault="007023C5">
      <w:r>
        <w:rPr>
          <w:rFonts w:eastAsia="DejaVu Serif"/>
          <w:color w:val="263238"/>
        </w:rPr>
        <w:t xml:space="preserve">Esse nível de integração entre dados de custo, cronograma e segurança em um único painel seria </w:t>
      </w:r>
      <w:del w:id="10021" w:author="Revisão editorial" w:date="2026-10-25T12:00:00Z">
        <w:r>
          <w:rPr>
            <w:rFonts w:eastAsia="DejaVu Serif"/>
            <w:color w:val="263238"/>
          </w:rPr>
          <w:delText xml:space="preserve">inviável</w:delText>
        </w:r>
      </w:del>
      <w:ins w:id="10022" w:author="Revisão editorial" w:date="2026-10-25T12:00:00Z">
        <w:r>
          <w:rPr>
            <w:rFonts w:eastAsia="DejaVu Serif"/>
            <w:color w:val="263238"/>
          </w:rPr>
          <w:t xml:space="preserve">muito difícil de sustentar</w:t>
        </w:r>
      </w:ins>
      <w:r>
        <w:rPr>
          <w:rFonts w:eastAsia="DejaVu Serif"/>
          <w:color w:val="263238"/>
        </w:rPr>
        <w:t xml:space="preserve"> sem IA, dado o volume e a heterogeneidade das fontes de dados envolvidas.</w:t>
      </w:r>
    </w:p>
    <w:p w14:paraId="1B7D8693" w14:textId="77777777" w:rsidR="00C616DC" w:rsidRPr="006F14C5" w:rsidRDefault="00C616DC">
      <w:pPr>
        <w:spacing w:after="0" w:line="240" w:lineRule="auto"/>
        <w:ind w:firstLine="0"/>
        <w:jc w:val="left"/>
        <w:rPr>
          <w:rFonts w:eastAsia="DejaVu Serif"/>
          <w:color w:val="263238"/>
        </w:rPr>
        <w:sectPr w:rsidR="00C616DC" w:rsidRPr="006F14C5" w:rsidSect="001D01CD">
          <w:headerReference w:type="default" r:id="rId66"/>
          <w:headerReference w:type="first" r:id="rId67"/>
          <w:pgSz w:w="10772" w:h="12756"/>
          <w:pgMar w:top="1247" w:right="1077" w:bottom="1020" w:left="1361" w:header="454" w:footer="567" w:gutter="0"/>
          <w:cols w:space="720"/>
          <w:formProt w:val="0"/>
          <w:titlePg/>
          <w:docGrid w:linePitch="360" w:charSpace="4096"/>
        </w:sectPr>
      </w:pPr>
    </w:p>
    <w:p w14:paraId="39A07DDC" w14:textId="5FCD4242" w:rsidR="00C616DC" w:rsidRPr="006F14C5" w:rsidRDefault="00DE3DC4" w:rsidP="00F10921">
      <w:pPr>
        <w:pStyle w:val="Legenda"/>
        <w:keepNext/>
        <w:keepLines/>
        <w:jc w:val="left"/>
        <w:rPr>
          <w:color w:val="auto"/>
          <w:sz w:val="17"/>
          <w:szCs w:val="17"/>
        </w:rPr>
      </w:pPr>
      <w:r>
        <w:rPr>
          <w:noProof/>
          <w:sz w:val="17"/>
          <w:szCs w:val="17"/>
        </w:rPr>
        <w:lastRenderedPageBreak/>
        <w:drawing>
          <wp:anchor distT="0" distB="0" distL="114300" distR="114300" simplePos="0" relativeHeight="251658247" behindDoc="0" locked="0" layoutInCell="1" allowOverlap="1" wp14:anchorId="2E32BDDD" wp14:editId="02F2CFF3">
            <wp:simplePos x="0" y="0"/>
            <wp:positionH relativeFrom="margin">
              <wp:posOffset>-565785</wp:posOffset>
            </wp:positionH>
            <wp:positionV relativeFrom="margin">
              <wp:posOffset>873760</wp:posOffset>
            </wp:positionV>
            <wp:extent cx="6339205" cy="4589780"/>
            <wp:effectExtent l="0" t="1587" r="2857" b="2858"/>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68" cstate="print">
                      <a:extLst>
                        <a:ext uri="{BEBA8EAE-BF5A-486C-A8C5-ECC9F3942E4B}">
                          <a14:imgProps xmlns:a14="http://schemas.microsoft.com/office/drawing/2010/main">
                            <a14:imgLayer r:embed="rId69">
                              <a14:imgEffect>
                                <a14:saturation sat="0"/>
                              </a14:imgEffect>
                            </a14:imgLayer>
                          </a14:imgProps>
                        </a:ext>
                        <a:ext uri="{28A0092B-C50C-407E-A947-70E740481C1C}">
                          <a14:useLocalDpi xmlns:a14="http://schemas.microsoft.com/office/drawing/2010/main" val="0"/>
                        </a:ext>
                      </a:extLst>
                    </a:blip>
                    <a:srcRect l="24" r="24"/>
                    <a:stretch>
                      <a:fillRect/>
                    </a:stretch>
                  </pic:blipFill>
                  <pic:spPr bwMode="auto">
                    <a:xfrm rot="5400000">
                      <a:off x="0" y="0"/>
                      <a:ext cx="6339205" cy="4589780"/>
                    </a:xfrm>
                    <a:prstGeom prst="rect">
                      <a:avLst/>
                    </a:prstGeom>
                    <a:noFill/>
                  </pic:spPr>
                </pic:pic>
              </a:graphicData>
            </a:graphic>
            <wp14:sizeRelH relativeFrom="margin">
              <wp14:pctWidth>0</wp14:pctWidth>
            </wp14:sizeRelH>
            <wp14:sizeRelV relativeFrom="margin">
              <wp14:pctHeight>0</wp14:pctHeight>
            </wp14:sizeRelV>
          </wp:anchor>
        </w:drawing>
      </w:r>
      <w:r>
        <w:rPr>
          <w:bCs/>
          <w:color w:val="auto"/>
          <w:sz w:val="17"/>
          <w:szCs w:val="17"/>
        </w:rPr>
        <w:t>Figura 5.3</w:t>
      </w:r>
      <w:r>
        <w:rPr>
          <w:color w:val="auto"/>
          <w:sz w:val="17"/>
          <w:szCs w:val="17"/>
        </w:rPr>
        <w:t xml:space="preserve">: Dashboard ilustrativo de monitoramento preditivo na execução com IA</w:t>
      </w:r>
    </w:p>
    <w:p w14:paraId="5B635B0D" w14:textId="341A7293" w:rsidR="00C616DC" w:rsidRPr="006F14C5" w:rsidRDefault="00C616DC" w:rsidP="00645427">
      <w:pPr>
        <w:pStyle w:val="BookSource"/>
        <w:keepLines/>
        <w:jc w:val="left"/>
        <w:rPr>
          <w:i w:val="0"/>
          <w:iCs/>
          <w:color w:val="auto"/>
          <w:szCs w:val="15"/>
        </w:rPr>
      </w:pPr>
      <w:r>
        <w:rPr>
          <w:i w:val="0"/>
          <w:iCs/>
          <w:color w:val="auto"/>
          <w:szCs w:val="15"/>
        </w:rPr>
        <w:t>Fonte: Elaborado pelo autor.</w:t>
      </w:r>
    </w:p>
    <w:p w14:paraId="6129C8C4" w14:textId="1E982EA6" w:rsidR="00921ADD" w:rsidRPr="006F14C5" w:rsidRDefault="003C694F">
      <w:r>
        <w:rPr>
          <w:rFonts w:eastAsia="DejaVu Serif"/>
          <w:color w:val="263238"/>
        </w:rPr>
        <w:t xml:space="preserve">A IA transforma não apenas o conteúdo do dashboard, mas o próprio processo de sua elaboração e atualização. Em projetos tradicionais, a consolidação semanal dos dados de EVM, a atualização das curvas de progresso e a elaboração do relatório de status podem consumir dias de trabalho de um gestor de projetos experiente</w:t>
      </w:r>
      <w:del w:id="10023" w:author="Revisão editorial" w:date="2026-10-25T12:00:00Z">
        <w:r>
          <w:rPr>
            <w:rFonts w:eastAsia="DejaVu Serif"/>
            <w:color w:val="263238"/>
          </w:rPr>
          <w:delText xml:space="preserve"> -</w:delText>
        </w:r>
      </w:del>
      <w:ins w:id="10024" w:author="Revisão editorial" w:date="2026-10-25T12:00:00Z">
        <w:r>
          <w:rPr>
            <w:rFonts w:eastAsia="DejaVu Serif"/>
            <w:color w:val="263238"/>
          </w:rPr>
          <w:t xml:space="preserve">,</w:t>
        </w:r>
      </w:ins>
      <w:r>
        <w:rPr>
          <w:rFonts w:eastAsia="DejaVu Serif"/>
          <w:color w:val="263238"/>
        </w:rPr>
        <w:t xml:space="preserve"> tempo dedicado majoritariamente à coleta, limpeza e formatação de dados, e não à análise em si. </w:t>
      </w:r>
    </w:p>
    <w:p w14:paraId="1B0804B6" w14:textId="0CF64BF9" w:rsidR="00921ADD" w:rsidRPr="006F14C5" w:rsidRDefault="007023C5">
      <w:r>
        <w:rPr>
          <w:rFonts w:eastAsia="DejaVu Serif"/>
          <w:color w:val="263238"/>
        </w:rPr>
        <w:t xml:space="preserve">Com a integração de ferramentas de IA ao fluxo de dados do projeto (ERP, SCADA, sistemas de RDO e planilhas de campo), esse processo pode ser reduzido </w:t>
      </w:r>
      <w:del w:id="10025" w:author="Revisão editorial" w:date="2026-10-25T12:00:00Z">
        <w:r>
          <w:rPr>
            <w:rFonts w:eastAsia="DejaVu Serif"/>
            <w:color w:val="263238"/>
          </w:rPr>
          <w:delText xml:space="preserve">drasticamente</w:delText>
        </w:r>
      </w:del>
      <w:ins w:id="10026" w:author="Revisão editorial" w:date="2026-10-25T12:00:00Z">
        <w:r>
          <w:rPr>
            <w:rFonts w:eastAsia="DejaVu Serif"/>
            <w:color w:val="263238"/>
          </w:rPr>
          <w:t xml:space="preserve">de forma significativa</w:t>
        </w:r>
      </w:ins>
      <w:r>
        <w:rPr>
          <w:rFonts w:eastAsia="DejaVu Serif"/>
          <w:color w:val="263238"/>
        </w:rPr>
        <w:t xml:space="preserve">, com o </w:t>
      </w:r>
      <w:r>
        <w:rPr>
          <w:rFonts w:eastAsia="DejaVu Serif"/>
          <w:i/>
          <w:iCs/>
          <w:color w:val="263238"/>
        </w:rPr>
        <w:t xml:space="preserve">dashboard</w:t>
      </w:r>
      <w:r>
        <w:rPr>
          <w:rFonts w:eastAsia="DejaVu Serif"/>
          <w:color w:val="263238"/>
        </w:rPr>
        <w:t xml:space="preserve"> atualizado automaticamente e o gestor recebendo, </w:t>
      </w:r>
      <w:del w:id="10027" w:author="Revisão editorial" w:date="2026-10-25T12:00:00Z">
        <w:r>
          <w:rPr>
            <w:rFonts w:eastAsia="DejaVu Serif"/>
            <w:color w:val="263238"/>
          </w:rPr>
          <w:delText xml:space="preserve">ao</w:delText>
        </w:r>
      </w:del>
      <w:ins w:id="10028" w:author="Revisão editorial" w:date="2026-10-25T12:00:00Z">
        <w:r>
          <w:rPr>
            <w:rFonts w:eastAsia="DejaVu Serif"/>
            <w:color w:val="263238"/>
          </w:rPr>
          <w:t xml:space="preserve">em</w:t>
        </w:r>
      </w:ins>
      <w:r>
        <w:rPr>
          <w:rFonts w:eastAsia="DejaVu Serif"/>
          <w:color w:val="263238"/>
        </w:rPr>
        <w:t xml:space="preserve"> </w:t>
      </w:r>
      <w:del w:id="10029" w:author="Revisão editorial" w:date="2026-10-25T12:00:00Z">
        <w:r>
          <w:rPr>
            <w:rFonts w:eastAsia="DejaVu Serif"/>
            <w:color w:val="263238"/>
          </w:rPr>
          <w:delText xml:space="preserve">invés</w:delText>
        </w:r>
      </w:del>
      <w:ins w:id="10030" w:author="Revisão editorial" w:date="2026-10-25T12:00:00Z">
        <w:r>
          <w:rPr>
            <w:rFonts w:eastAsia="DejaVu Serif"/>
            <w:color w:val="263238"/>
          </w:rPr>
          <w:t xml:space="preserve">vez</w:t>
        </w:r>
      </w:ins>
      <w:r>
        <w:rPr>
          <w:rFonts w:eastAsia="DejaVu Serif"/>
          <w:color w:val="263238"/>
        </w:rPr>
        <w:t xml:space="preserve"> de dados brutos, um conjunto de </w:t>
      </w:r>
      <w:r>
        <w:rPr>
          <w:rFonts w:eastAsia="DejaVu Serif"/>
          <w:i/>
          <w:iCs/>
          <w:color w:val="263238"/>
        </w:rPr>
        <w:t xml:space="preserve">insights</w:t>
      </w:r>
      <w:r>
        <w:rPr>
          <w:rFonts w:eastAsia="DejaVu Serif"/>
          <w:color w:val="263238"/>
        </w:rPr>
        <w:t xml:space="preserve"> priorizados e acionáveis. </w:t>
      </w:r>
    </w:p>
    <w:p w14:paraId="1DA9771C" w14:textId="77777777" w:rsidR="00921ADD" w:rsidRPr="006F14C5" w:rsidRDefault="007023C5">
      <w:r>
        <w:rPr>
          <w:rFonts w:eastAsia="DejaVu Serif"/>
          <w:color w:val="263238"/>
        </w:rPr>
        <w:t xml:space="preserve">O bloco "</w:t>
      </w:r>
      <w:r>
        <w:rPr>
          <w:rFonts w:eastAsia="DejaVu Serif"/>
          <w:i/>
          <w:iCs/>
          <w:color w:val="263238"/>
        </w:rPr>
        <w:t xml:space="preserve">Prompt</w:t>
      </w:r>
      <w:r>
        <w:rPr>
          <w:rFonts w:eastAsia="DejaVu Serif"/>
          <w:color w:val="263238"/>
        </w:rPr>
        <w:t xml:space="preserve"> de Controle Diário" exibido na parte inferior da figura ilustra exatamente essa mudança de paradigma: em vez de gastar horas interpretando dados, o gestor formula uma instrução em linguagem natural: "Analise os dados de progresso desta semana e identifique os 3 principais desvios em custo e cronograma, propondo ações corretivas" e recebe</w:t>
      </w:r>
      <w:ins w:id="10031" w:author="Revisão editorial" w:date="2026-10-25T12:00:00Z">
        <w:r>
          <w:rPr>
            <w:rFonts w:eastAsia="DejaVu Serif"/>
            <w:color w:val="263238"/>
          </w:rPr>
          <w:t xml:space="preserve">,</w:t>
        </w:r>
      </w:ins>
      <w:r>
        <w:rPr>
          <w:rFonts w:eastAsia="DejaVu Serif"/>
          <w:color w:val="263238"/>
        </w:rPr>
        <w:t xml:space="preserve"> em </w:t>
      </w:r>
      <w:ins w:id="10032" w:author="Revisão editorial" w:date="2026-10-25T12:00:00Z">
        <w:r>
          <w:rPr>
            <w:rFonts w:eastAsia="DejaVu Serif"/>
            <w:color w:val="263238"/>
          </w:rPr>
          <w:t xml:space="preserve">poucos </w:t>
        </w:r>
      </w:ins>
      <w:r>
        <w:rPr>
          <w:rFonts w:eastAsia="DejaVu Serif"/>
          <w:color w:val="263238"/>
        </w:rPr>
        <w:t xml:space="preserve">segundos</w:t>
      </w:r>
      <w:ins w:id="10033" w:author="Revisão editorial" w:date="2026-10-25T12:00:00Z">
        <w:r>
          <w:rPr>
            <w:rFonts w:eastAsia="DejaVu Serif"/>
            <w:color w:val="263238"/>
          </w:rPr>
          <w:t xml:space="preserve">,</w:t>
        </w:r>
      </w:ins>
      <w:r>
        <w:rPr>
          <w:rFonts w:eastAsia="DejaVu Serif"/>
          <w:color w:val="263238"/>
        </w:rPr>
        <w:t xml:space="preserve"> </w:t>
      </w:r>
      <w:del w:id="10034" w:author="Revisão editorial" w:date="2026-10-25T12:00:00Z">
        <w:r>
          <w:rPr>
            <w:rFonts w:eastAsia="DejaVu Serif"/>
            <w:color w:val="263238"/>
          </w:rPr>
          <w:delText xml:space="preserve">uma</w:delText>
        </w:r>
      </w:del>
      <w:ins w:id="10035" w:author="Revisão editorial" w:date="2026-10-25T12:00:00Z">
        <w:r>
          <w:rPr>
            <w:rFonts w:eastAsia="DejaVu Serif"/>
            <w:color w:val="263238"/>
          </w:rPr>
          <w:t xml:space="preserve">um rascunho de</w:t>
        </w:r>
      </w:ins>
      <w:r>
        <w:rPr>
          <w:rFonts w:eastAsia="DejaVu Serif"/>
          <w:color w:val="263238"/>
        </w:rPr>
        <w:t xml:space="preserve"> análise estruturada que antes demandaria horas de trabalho manual</w:t>
      </w:r>
      <w:ins w:id="10036" w:author="Revisão editorial" w:date="2026-10-25T12:00:00Z">
        <w:r>
          <w:rPr>
            <w:rFonts w:eastAsia="DejaVu Serif"/>
            <w:color w:val="263238"/>
          </w:rPr>
          <w:t xml:space="preserve"> e que o gestor ainda deve validar</w:t>
        </w:r>
      </w:ins>
      <w:r>
        <w:rPr>
          <w:rFonts w:eastAsia="DejaVu Serif"/>
          <w:color w:val="263238"/>
        </w:rPr>
        <w:t xml:space="preserve">. </w:t>
      </w:r>
    </w:p>
    <w:p w14:paraId="094B4178" w14:textId="77777777" w:rsidR="00921ADD" w:rsidRPr="006F14C5" w:rsidRDefault="007023C5">
      <w:r>
        <w:rPr>
          <w:rFonts w:eastAsia="DejaVu Serif"/>
          <w:color w:val="263238"/>
        </w:rPr>
        <w:t xml:space="preserve">Essa reconfiguração do papel do gestor de projetos, de processador de dados </w:t>
      </w:r>
      <w:del w:id="10037" w:author="Revisão editorial" w:date="2026-10-25T12:00:00Z">
        <w:r>
          <w:rPr>
            <w:rFonts w:eastAsia="DejaVu Serif"/>
            <w:color w:val="263238"/>
          </w:rPr>
          <w:delText xml:space="preserve">para</w:delText>
        </w:r>
      </w:del>
      <w:ins w:id="10038" w:author="Revisão editorial" w:date="2026-10-25T12:00:00Z">
        <w:r>
          <w:rPr>
            <w:rFonts w:eastAsia="DejaVu Serif"/>
            <w:color w:val="263238"/>
          </w:rPr>
          <w:t xml:space="preserve">a</w:t>
        </w:r>
      </w:ins>
      <w:r>
        <w:rPr>
          <w:rFonts w:eastAsia="DejaVu Serif"/>
          <w:color w:val="263238"/>
        </w:rPr>
        <w:t xml:space="preserve"> tomador de decisão informado</w:t>
      </w:r>
      <w:ins w:id="10039" w:author="Revisão editorial" w:date="2026-10-25T12:00:00Z">
        <w:r>
          <w:rPr>
            <w:rFonts w:eastAsia="DejaVu Serif"/>
            <w:color w:val="263238"/>
          </w:rPr>
          <w:t xml:space="preserve">,</w:t>
        </w:r>
      </w:ins>
      <w:r>
        <w:rPr>
          <w:rFonts w:eastAsia="DejaVu Serif"/>
          <w:color w:val="263238"/>
        </w:rPr>
        <w:t xml:space="preserve"> é um dos impactos mais concretos e imediatos da adoção de IA na gestão de projetos.</w:t>
      </w:r>
    </w:p>
    <w:p w14:paraId="271B5955" w14:textId="77777777" w:rsidR="00921ADD" w:rsidRPr="006F14C5" w:rsidRDefault="007023C5" w:rsidP="00B23895">
      <w:pPr>
        <w:pStyle w:val="Ttulo4"/>
      </w:pPr>
      <w:bookmarkStart w:id="200" w:name="_Toc232715532"/>
      <w:bookmarkStart w:id="201" w:name="_Toc232715195"/>
      <w:r>
        <w:t xml:space="preserve">Prompt 5.4</w:t>
      </w:r>
      <w:del w:id="10040" w:author="Revisão editorial" w:date="2026-10-25T12:00:00Z">
        <w:r>
          <w:delText xml:space="preserve"> -</w:delText>
        </w:r>
      </w:del>
      <w:ins w:id="10041" w:author="Revisão editorial" w:date="2026-10-25T12:00:00Z">
        <w:r>
          <w:t xml:space="preserve">:</w:t>
        </w:r>
      </w:ins>
      <w:r>
        <w:t xml:space="preserve"> EXECUÇÃO (Análise de Desvio EVM + Plano de Recuperação)</w:t>
      </w:r>
      <w:bookmarkEnd w:id="200"/>
      <w:bookmarkEnd w:id="201"/>
    </w:p>
    <w:p w14:paraId="5F3EE952"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O gestor de projetos de um parque eólico onshore de 150 MW insere os dados EVM da semana 32 na IA via prompt. </w:t>
      </w:r>
    </w:p>
    <w:p w14:paraId="0B89C7A8" w14:textId="77777777" w:rsidR="008F0DED" w:rsidRPr="006F14C5" w:rsidRDefault="008F0DED">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59AD8FB4" w14:textId="77777777" w:rsidTr="00BA4CE5">
        <w:trPr>
          <w:cantSplit/>
        </w:trPr>
        <w:tc>
          <w:tcPr>
            <w:tcW w:w="8334" w:type="dxa"/>
            <w:shd w:val="clear" w:color="auto" w:fill="F3F4F6"/>
            <w:tcMar>
              <w:top w:w="80" w:type="dxa"/>
              <w:left w:w="120" w:type="dxa"/>
              <w:bottom w:w="80" w:type="dxa"/>
              <w:right w:w="120" w:type="dxa"/>
            </w:tcMar>
          </w:tcPr>
          <w:p w14:paraId="26F5C786" w14:textId="77777777" w:rsidR="00921ADD" w:rsidRDefault="007023C5" w:rsidP="007A11F0">
            <w:pPr>
              <w:pStyle w:val="SemEspaamento"/>
              <w:spacing w:after="20" w:line="204" w:lineRule="exact"/>
              <w:rPr>
                <w:rFonts w:eastAsia="DejaVu Serif"/>
                <w:b/>
                <w:bCs/>
                <w:color w:val="auto"/>
                <w:sz w:val="18"/>
                <w:szCs w:val="28"/>
                <w:lang w:val="pt-BR"/>
              </w:rPr>
            </w:pPr>
            <w:r>
              <w:rPr>
                <w:rFonts w:eastAsia="DejaVu Serif"/>
                <w:b/>
                <w:bCs/>
                <w:color w:val="auto"/>
                <w:sz w:val="18"/>
                <w:szCs w:val="28"/>
                <w:lang w:val="pt-BR"/>
              </w:rPr>
              <w:t xml:space="preserve">[PAPEL] </w:t>
            </w:r>
          </w:p>
          <w:p w14:paraId="3DF42164"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Atue como um Controlador de Projetos Sênior (Project Controller) especializado em Earned Value Management (EVM) para projetos CAPEX de energia renovável.</w:t>
            </w:r>
          </w:p>
          <w:p w14:paraId="0CACE277" w14:textId="77777777" w:rsidR="003C08D6" w:rsidRDefault="003C08D6" w:rsidP="007A11F0">
            <w:pPr>
              <w:pStyle w:val="SemEspaamento"/>
              <w:spacing w:after="20" w:line="204" w:lineRule="exact"/>
              <w:rPr>
                <w:rFonts w:eastAsia="MS Mincho"/>
                <w:color w:val="auto"/>
                <w:sz w:val="18"/>
                <w:szCs w:val="28"/>
                <w:lang w:val="pt-BR"/>
              </w:rPr>
            </w:pPr>
          </w:p>
          <w:p w14:paraId="5F78B942"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b/>
                <w:bCs/>
                <w:color w:val="auto"/>
                <w:sz w:val="18"/>
                <w:szCs w:val="28"/>
                <w:lang w:val="pt-BR"/>
              </w:rPr>
              <w:t>[CONTEXTO]</w:t>
            </w:r>
            <w:r>
              <w:rPr>
                <w:rFonts w:eastAsia="DejaVu Serif"/>
                <w:color w:val="auto"/>
                <w:sz w:val="18"/>
                <w:szCs w:val="28"/>
                <w:lang w:val="pt-BR"/>
              </w:rPr>
              <w:t xml:space="preserve"> </w:t>
            </w:r>
          </w:p>
          <w:p w14:paraId="2F1F77BC"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Parque eólico onshore, 150 MW, 50 aerogeradores. Semana 32 de 78 (41% do prazo). Dados EVM atuais:</w:t>
            </w:r>
          </w:p>
          <w:p w14:paraId="66C82ED1" w14:textId="77777777" w:rsidR="003C08D6" w:rsidRPr="006F14C5" w:rsidRDefault="003C08D6" w:rsidP="003C08D6">
            <w:pPr>
              <w:pStyle w:val="SemEspaamento"/>
              <w:spacing w:after="20" w:line="204" w:lineRule="exact"/>
              <w:rPr>
                <w:rFonts w:eastAsia="DejaVu Serif"/>
                <w:color w:val="auto"/>
                <w:sz w:val="18"/>
                <w:szCs w:val="28"/>
                <w:lang w:val="pt-BR"/>
              </w:rPr>
            </w:pPr>
            <w:del w:id="10042" w:author="Revisão editorial" w:date="2026-10-25T12:00:00Z">
              <w:r>
                <w:rPr>
                  <w:rFonts w:eastAsia="DejaVu Serif"/>
                  <w:color w:val="auto"/>
                  <w:sz w:val="18"/>
                  <w:szCs w:val="28"/>
                  <w:lang w:val="pt-BR"/>
                </w:rPr>
                <w:delText xml:space="preserve">-</w:delText>
              </w:r>
            </w:del>
            <w:ins w:id="10043"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BAC (Budget at Completion): R$ 680M</w:t>
            </w:r>
          </w:p>
          <w:p w14:paraId="28B90595" w14:textId="77777777" w:rsidR="003C08D6" w:rsidRPr="006F14C5" w:rsidRDefault="003C08D6" w:rsidP="003C08D6">
            <w:pPr>
              <w:pStyle w:val="SemEspaamento"/>
              <w:spacing w:after="20" w:line="204" w:lineRule="exact"/>
              <w:rPr>
                <w:rFonts w:eastAsia="DejaVu Serif"/>
                <w:color w:val="auto"/>
                <w:sz w:val="18"/>
                <w:szCs w:val="28"/>
                <w:lang w:val="pt-BR"/>
              </w:rPr>
            </w:pPr>
            <w:del w:id="10044" w:author="Revisão editorial" w:date="2026-10-25T12:00:00Z">
              <w:r>
                <w:rPr>
                  <w:rFonts w:eastAsia="DejaVu Serif"/>
                  <w:color w:val="auto"/>
                  <w:sz w:val="18"/>
                  <w:szCs w:val="28"/>
                  <w:lang w:val="pt-BR"/>
                </w:rPr>
                <w:delText xml:space="preserve">-</w:delText>
              </w:r>
            </w:del>
            <w:ins w:id="10045"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PV (Planned Value): R$ 285M (42% do BAC)</w:t>
            </w:r>
          </w:p>
          <w:p w14:paraId="5D17F00E" w14:textId="77777777" w:rsidR="003C08D6" w:rsidRPr="006F14C5" w:rsidRDefault="003C08D6" w:rsidP="003C08D6">
            <w:pPr>
              <w:pStyle w:val="SemEspaamento"/>
              <w:spacing w:after="20" w:line="204" w:lineRule="exact"/>
              <w:rPr>
                <w:rFonts w:eastAsia="DejaVu Serif"/>
                <w:color w:val="auto"/>
                <w:sz w:val="18"/>
                <w:szCs w:val="28"/>
                <w:lang w:val="pt-BR"/>
              </w:rPr>
            </w:pPr>
            <w:del w:id="10046" w:author="Revisão editorial" w:date="2026-10-25T12:00:00Z">
              <w:r>
                <w:rPr>
                  <w:rFonts w:eastAsia="DejaVu Serif"/>
                  <w:color w:val="auto"/>
                  <w:sz w:val="18"/>
                  <w:szCs w:val="28"/>
                  <w:lang w:val="pt-BR"/>
                </w:rPr>
                <w:delText xml:space="preserve">-</w:delText>
              </w:r>
            </w:del>
            <w:ins w:id="10047"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EV (Earned Value): R$ 248M (36,5% do BAC)</w:t>
            </w:r>
          </w:p>
          <w:p w14:paraId="7A613B80" w14:textId="77777777" w:rsidR="003C08D6" w:rsidRPr="006F14C5" w:rsidRDefault="003C08D6" w:rsidP="003C08D6">
            <w:pPr>
              <w:pStyle w:val="SemEspaamento"/>
              <w:spacing w:after="20" w:line="204" w:lineRule="exact"/>
              <w:rPr>
                <w:rFonts w:eastAsia="DejaVu Serif"/>
                <w:color w:val="auto"/>
                <w:sz w:val="18"/>
                <w:szCs w:val="28"/>
                <w:lang w:val="pt-BR"/>
              </w:rPr>
            </w:pPr>
            <w:del w:id="10048" w:author="Revisão editorial" w:date="2026-10-25T12:00:00Z">
              <w:r>
                <w:rPr>
                  <w:rFonts w:eastAsia="DejaVu Serif"/>
                  <w:color w:val="auto"/>
                  <w:sz w:val="18"/>
                  <w:szCs w:val="28"/>
                  <w:lang w:val="pt-BR"/>
                </w:rPr>
                <w:delText xml:space="preserve">-</w:delText>
              </w:r>
            </w:del>
            <w:ins w:id="10049"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AC (Actual Cost): R$ 271M (39,9% do BAC)</w:t>
            </w:r>
          </w:p>
          <w:p w14:paraId="3C7F948E" w14:textId="77777777" w:rsidR="003C08D6" w:rsidRPr="006F14C5" w:rsidRDefault="003C08D6" w:rsidP="003C08D6">
            <w:pPr>
              <w:pStyle w:val="SemEspaamento"/>
              <w:spacing w:after="20" w:line="204" w:lineRule="exact"/>
              <w:rPr>
                <w:rFonts w:eastAsia="DejaVu Serif"/>
                <w:color w:val="auto"/>
                <w:sz w:val="18"/>
                <w:szCs w:val="28"/>
                <w:lang w:val="pt-BR"/>
              </w:rPr>
            </w:pPr>
            <w:del w:id="10050" w:author="Revisão editorial" w:date="2026-10-25T12:00:00Z">
              <w:r>
                <w:rPr>
                  <w:rFonts w:eastAsia="DejaVu Serif"/>
                  <w:color w:val="auto"/>
                  <w:sz w:val="18"/>
                  <w:szCs w:val="28"/>
                  <w:lang w:val="pt-BR"/>
                </w:rPr>
                <w:delText xml:space="preserve">-</w:delText>
              </w:r>
            </w:del>
            <w:ins w:id="10051"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SPI (Schedule Performance Index): 0,87</w:t>
            </w:r>
          </w:p>
          <w:p w14:paraId="0572D1DF" w14:textId="77777777" w:rsidR="003C08D6" w:rsidRPr="006F14C5" w:rsidRDefault="003C08D6" w:rsidP="003C08D6">
            <w:pPr>
              <w:pStyle w:val="SemEspaamento"/>
              <w:spacing w:after="20" w:line="204" w:lineRule="exact"/>
              <w:rPr>
                <w:rFonts w:eastAsia="DejaVu Serif"/>
                <w:color w:val="auto"/>
                <w:sz w:val="18"/>
                <w:szCs w:val="28"/>
                <w:lang w:val="pt-BR"/>
              </w:rPr>
            </w:pPr>
            <w:del w:id="10052" w:author="Revisão editorial" w:date="2026-10-25T12:00:00Z">
              <w:r>
                <w:rPr>
                  <w:rFonts w:eastAsia="DejaVu Serif"/>
                  <w:color w:val="auto"/>
                  <w:sz w:val="18"/>
                  <w:szCs w:val="28"/>
                  <w:lang w:val="pt-BR"/>
                </w:rPr>
                <w:delText xml:space="preserve">-</w:delText>
              </w:r>
            </w:del>
            <w:ins w:id="10053"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CPI (Cost Performance Index): 0,92</w:t>
            </w:r>
          </w:p>
          <w:p w14:paraId="22157FAA" w14:textId="125FD716" w:rsidR="003C08D6" w:rsidRDefault="003C08D6" w:rsidP="007A11F0">
            <w:pPr>
              <w:pStyle w:val="SemEspaamento"/>
              <w:spacing w:after="20" w:line="204" w:lineRule="exact"/>
              <w:rPr>
                <w:rFonts w:eastAsia="MS Mincho"/>
                <w:color w:val="auto"/>
                <w:sz w:val="18"/>
                <w:szCs w:val="28"/>
                <w:lang w:val="pt-BR"/>
              </w:rPr>
            </w:pPr>
            <w:del w:id="10054" w:author="Revisão editorial" w:date="2026-10-25T12:00:00Z">
              <w:r>
                <w:rPr>
                  <w:rFonts w:eastAsia="MS Mincho"/>
                  <w:color w:val="auto"/>
                  <w:sz w:val="18"/>
                  <w:szCs w:val="28"/>
                  <w:lang w:val="pt-BR"/>
                </w:rPr>
                <w:delText xml:space="preserve">-</w:delText>
              </w:r>
            </w:del>
            <w:ins w:id="10055" w:author="Revisão editorial" w:date="2026-10-25T12:00:00Z">
              <w:r>
                <w:rPr>
                  <w:rFonts w:eastAsia="MS Mincho"/>
                  <w:color w:val="auto"/>
                  <w:sz w:val="18"/>
                  <w:szCs w:val="28"/>
                  <w:lang w:val="pt-BR"/>
                </w:rPr>
                <w:t xml:space="preserve">•</w:t>
              </w:r>
            </w:ins>
            <w:r>
              <w:rPr>
                <w:rFonts w:eastAsia="MS Mincho"/>
                <w:color w:val="auto"/>
                <w:sz w:val="18"/>
                <w:szCs w:val="28"/>
                <w:lang w:val="pt-BR"/>
              </w:rPr>
              <w:t xml:space="preserve"> </w:t>
            </w:r>
            <w:r>
              <w:rPr>
                <w:rFonts w:eastAsia="DejaVu Serif"/>
                <w:color w:val="auto"/>
                <w:sz w:val="18"/>
                <w:szCs w:val="28"/>
                <w:lang w:val="pt-BR"/>
              </w:rPr>
              <w:t xml:space="preserve">Principais causas do desvio: atraso na entrega de torres (fornecedor com problema</w:t>
            </w:r>
          </w:p>
          <w:p w14:paraId="3FBD3BD7" w14:textId="77777777" w:rsidR="003C08D6" w:rsidRPr="006F14C5" w:rsidRDefault="003C08D6" w:rsidP="007A11F0">
            <w:pPr>
              <w:pStyle w:val="SemEspaamento"/>
              <w:spacing w:after="20" w:line="204" w:lineRule="exact"/>
              <w:rPr>
                <w:rFonts w:eastAsia="MS Mincho"/>
                <w:color w:val="auto"/>
                <w:sz w:val="18"/>
                <w:szCs w:val="28"/>
                <w:lang w:val="pt-BR"/>
              </w:rPr>
            </w:pPr>
          </w:p>
        </w:tc>
      </w:tr>
      <w:tr w:rsidR="00921ADD" w:rsidRPr="006F14C5" w14:paraId="67E85BD7" w14:textId="77777777" w:rsidTr="00BA4CE5">
        <w:trPr>
          <w:cantSplit/>
        </w:trPr>
        <w:tc>
          <w:tcPr>
            <w:tcW w:w="8334" w:type="dxa"/>
            <w:shd w:val="clear" w:color="auto" w:fill="F3F4F6"/>
            <w:tcMar>
              <w:top w:w="80" w:type="dxa"/>
              <w:left w:w="120" w:type="dxa"/>
              <w:bottom w:w="80" w:type="dxa"/>
              <w:right w:w="120" w:type="dxa"/>
            </w:tcMar>
          </w:tcPr>
          <w:p w14:paraId="12CC260B" w14:textId="5A59EEA3"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lastRenderedPageBreak/>
              <w:t xml:space="preserve">logístico) e retrabalho em fundações (solo com capacidade portante inferior ao esperado)</w:t>
            </w:r>
          </w:p>
          <w:p w14:paraId="3CDC3BA1"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[TAREFA]</w:t>
            </w:r>
            <w:r>
              <w:rPr>
                <w:rFonts w:eastAsia="DejaVu Serif"/>
                <w:color w:val="auto"/>
                <w:sz w:val="18"/>
                <w:szCs w:val="28"/>
                <w:lang w:val="pt-BR"/>
              </w:rPr>
              <w:t xml:space="preserve"> </w:t>
            </w:r>
          </w:p>
        </w:tc>
      </w:tr>
      <w:tr w:rsidR="00921ADD" w:rsidRPr="006F14C5" w14:paraId="5E9485BE" w14:textId="77777777" w:rsidTr="00BA4CE5">
        <w:trPr>
          <w:cantSplit/>
        </w:trPr>
        <w:tc>
          <w:tcPr>
            <w:tcW w:w="8334" w:type="dxa"/>
            <w:shd w:val="clear" w:color="auto" w:fill="F3F4F6"/>
            <w:tcMar>
              <w:top w:w="80" w:type="dxa"/>
              <w:left w:w="120" w:type="dxa"/>
              <w:bottom w:w="80" w:type="dxa"/>
              <w:right w:w="120" w:type="dxa"/>
            </w:tcMar>
          </w:tcPr>
          <w:p w14:paraId="58182477"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Realize a análise de desempenho EVM completa e elabore um plano de recuperação de cronograma e custo.</w:t>
            </w:r>
          </w:p>
          <w:p w14:paraId="313BCF82"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w:t>
            </w:r>
            <w:r>
              <w:rPr>
                <w:rFonts w:eastAsia="DejaVu Serif"/>
                <w:color w:val="auto"/>
                <w:sz w:val="18"/>
                <w:szCs w:val="28"/>
                <w:lang w:val="pt-BR"/>
              </w:rPr>
              <w:t xml:space="preserve"> </w:t>
            </w:r>
          </w:p>
        </w:tc>
      </w:tr>
      <w:tr w:rsidR="00921ADD" w:rsidRPr="006F14C5" w14:paraId="40101C9C" w14:textId="77777777" w:rsidTr="00BA4CE5">
        <w:trPr>
          <w:cantSplit/>
        </w:trPr>
        <w:tc>
          <w:tcPr>
            <w:tcW w:w="8334" w:type="dxa"/>
            <w:shd w:val="clear" w:color="auto" w:fill="F3F4F6"/>
            <w:tcMar>
              <w:top w:w="80" w:type="dxa"/>
              <w:left w:w="120" w:type="dxa"/>
              <w:bottom w:w="80" w:type="dxa"/>
              <w:right w:w="120" w:type="dxa"/>
            </w:tcMar>
          </w:tcPr>
          <w:p w14:paraId="02DBA9DC"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ins w:id="10056" w:author="Revisão editorial" w:date="2026-10-25T12:00:00Z">
              <w:r>
                <w:rPr>
                  <w:rFonts w:eastAsia="DejaVu Serif"/>
                  <w:color w:val="auto"/>
                  <w:sz w:val="18"/>
                  <w:szCs w:val="28"/>
                  <w:lang w:val="pt-BR"/>
                </w:rPr>
                <w:t xml:space="preserve">Quando houver cálculos, mostre as fórmulas e os passos intermediários, para que possam ser recalculados em planilha. </w:t>
              </w:r>
            </w:ins>
            <w:r>
              <w:rPr>
                <w:rFonts w:eastAsia="DejaVu Serif"/>
                <w:color w:val="auto"/>
                <w:sz w:val="18"/>
                <w:szCs w:val="28"/>
                <w:lang w:val="pt-BR"/>
              </w:rPr>
              <w:t xml:space="preserve">Em seguida:</w:t>
            </w:r>
          </w:p>
        </w:tc>
      </w:tr>
      <w:tr w:rsidR="00921ADD" w:rsidRPr="006F14C5" w14:paraId="755AF571" w14:textId="77777777" w:rsidTr="00BA4CE5">
        <w:trPr>
          <w:cantSplit/>
        </w:trPr>
        <w:tc>
          <w:tcPr>
            <w:tcW w:w="8334" w:type="dxa"/>
            <w:shd w:val="clear" w:color="auto" w:fill="F3F4F6"/>
            <w:tcMar>
              <w:top w:w="80" w:type="dxa"/>
              <w:left w:w="120" w:type="dxa"/>
              <w:bottom w:w="80" w:type="dxa"/>
              <w:right w:w="120" w:type="dxa"/>
            </w:tcMar>
          </w:tcPr>
          <w:p w14:paraId="452675A6"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1. EAC (Estimate at Completion) pelos três métodos: EAC1 (CPI atual), EAC2 (CPI</w:t>
            </w:r>
            <w:del w:id="10057" w:author="Revisão editorial" w:date="2026-10-25T12:00:00Z">
              <w:r>
                <w:rPr>
                  <w:rFonts w:eastAsia="DejaVu Serif"/>
                  <w:color w:val="auto"/>
                  <w:sz w:val="18"/>
                  <w:szCs w:val="28"/>
                  <w:lang w:val="pt-BR"/>
                </w:rPr>
                <w:delText xml:space="preserve">+</w:delText>
              </w:r>
            </w:del>
            <w:ins w:id="10058" w:author="Revisão editorial" w:date="2026-10-25T12:00:00Z">
              <w:r>
                <w:rPr>
                  <w:rFonts w:eastAsia="DejaVu Serif"/>
                  <w:color w:val="auto"/>
                  <w:sz w:val="18"/>
                  <w:szCs w:val="28"/>
                  <w:lang w:val="pt-BR"/>
                </w:rPr>
                <w:t xml:space="preserve"> × </w:t>
              </w:r>
            </w:ins>
            <w:r>
              <w:rPr>
                <w:rFonts w:eastAsia="DejaVu Serif"/>
                <w:color w:val="auto"/>
                <w:sz w:val="18"/>
                <w:szCs w:val="28"/>
                <w:lang w:val="pt-BR"/>
              </w:rPr>
              <w:t xml:space="preserve">SPI), EAC3 (reestimativa</w:t>
            </w:r>
            <w:ins w:id="10059" w:author="Revisão editorial" w:date="2026-10-25T12:00:00Z">
              <w:r>
                <w:rPr>
                  <w:rFonts w:eastAsia="DejaVu Serif"/>
                  <w:color w:val="auto"/>
                  <w:sz w:val="18"/>
                  <w:szCs w:val="28"/>
                  <w:lang w:val="pt-BR"/>
                </w:rPr>
                <w:t xml:space="preserve">, somente se houver ETC informado</w:t>
              </w:r>
            </w:ins>
            <w:r>
              <w:rPr>
                <w:rFonts w:eastAsia="DejaVu Serif"/>
                <w:color w:val="auto"/>
                <w:sz w:val="18"/>
                <w:szCs w:val="28"/>
                <w:lang w:val="pt-BR"/>
              </w:rPr>
              <w:t xml:space="preserve">)</w:t>
              <w:br/>
              <w:t xml:space="preserve">2. VAC (Variance at Completion) e TCPI (To-Complete Performance Index)</w:t>
            </w:r>
          </w:p>
          <w:p w14:paraId="6F7C3E23"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3. Projete a data de conclusão com base no SPI atual</w:t>
            </w:r>
          </w:p>
          <w:p w14:paraId="0C68C6F2"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4. Identifique as atividades do caminho crítico mais impactadas</w:t>
            </w:r>
          </w:p>
          <w:p w14:paraId="2AA4D9B4"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5. Proponha 3 ações de recuperação com impacto estimado em prazo e custo</w:t>
            </w:r>
          </w:p>
          <w:p w14:paraId="1140932E"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[FORMATO]</w:t>
            </w:r>
            <w:r>
              <w:rPr>
                <w:rFonts w:eastAsia="DejaVu Serif"/>
                <w:color w:val="auto"/>
                <w:sz w:val="18"/>
                <w:szCs w:val="28"/>
                <w:lang w:val="pt-BR"/>
              </w:rPr>
              <w:t xml:space="preserve"> </w:t>
            </w:r>
          </w:p>
        </w:tc>
      </w:tr>
      <w:tr w:rsidR="00921ADD" w:rsidRPr="006F14C5" w14:paraId="7DBB93C6" w14:textId="77777777" w:rsidTr="00BA4CE5">
        <w:trPr>
          <w:cantSplit/>
        </w:trPr>
        <w:tc>
          <w:tcPr>
            <w:tcW w:w="8334" w:type="dxa"/>
            <w:shd w:val="clear" w:color="auto" w:fill="F3F4F6"/>
            <w:tcMar>
              <w:top w:w="80" w:type="dxa"/>
              <w:left w:w="120" w:type="dxa"/>
              <w:bottom w:w="80" w:type="dxa"/>
              <w:right w:w="120" w:type="dxa"/>
            </w:tcMar>
          </w:tcPr>
          <w:p w14:paraId="3D86F6EC"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Tabela EVM completa + análise de tendência (semanas 32</w:t>
            </w:r>
            <w:del w:id="10060" w:author="Revisão editorial" w:date="2026-10-25T12:00:00Z">
              <w:r>
                <w:rPr>
                  <w:rFonts w:eastAsia="DejaVu Serif"/>
                  <w:color w:val="auto"/>
                  <w:sz w:val="18"/>
                  <w:szCs w:val="28"/>
                  <w:lang w:val="pt-BR"/>
                </w:rPr>
                <w:delText xml:space="preserve">-</w:delText>
              </w:r>
            </w:del>
            <w:ins w:id="10061" w:author="Revisão editorial" w:date="2026-10-25T12:00:00Z">
              <w:r>
                <w:rPr>
                  <w:rFonts w:eastAsia="DejaVu Serif"/>
                  <w:color w:val="auto"/>
                  <w:sz w:val="18"/>
                  <w:szCs w:val="28"/>
                  <w:lang w:val="pt-BR"/>
                </w:rPr>
                <w:t xml:space="preserve"> a </w:t>
              </w:r>
            </w:ins>
            <w:r>
              <w:rPr>
                <w:rFonts w:eastAsia="DejaVu Serif"/>
                <w:color w:val="auto"/>
                <w:sz w:val="18"/>
                <w:szCs w:val="28"/>
                <w:lang w:val="pt-BR"/>
              </w:rPr>
              <w:t xml:space="preserve">40) + plano de recuperação com</w:t>
            </w:r>
            <w:del w:id="10062" w:author="Revisão editorial" w:date="2026-10-25T12:00:00Z">
              <w:r>
                <w:rPr>
                  <w:rFonts w:eastAsia="DejaVu Serif"/>
                  <w:color w:val="auto"/>
                  <w:sz w:val="18"/>
                  <w:szCs w:val="28"/>
                  <w:lang w:val="pt-BR"/>
                </w:rPr>
                <w:delText xml:space="preserve">:</w:delText>
              </w:r>
            </w:del>
            <w:ins w:id="10063" w:author="Revisão editorial" w:date="2026-10-25T12:00:00Z">
              <w:r>
                <w:rPr>
                  <w:rFonts w:eastAsia="DejaVu Serif"/>
                  <w:color w:val="auto"/>
                  <w:sz w:val="18"/>
                  <w:szCs w:val="28"/>
                  <w:lang w:val="pt-BR"/>
                </w:rPr>
                <w:t xml:space="preserve"> as colunas</w:t>
              </w:r>
            </w:ins>
            <w:r>
              <w:rPr>
                <w:rFonts w:eastAsia="DejaVu Serif"/>
                <w:color w:val="auto"/>
                <w:sz w:val="18"/>
                <w:szCs w:val="28"/>
                <w:lang w:val="pt-BR"/>
              </w:rPr>
              <w:t xml:space="preserve"> Ação | Responsável | Prazo de Implementação | Impacto Esperado (dias/R$).</w:t>
            </w:r>
          </w:p>
        </w:tc>
      </w:tr>
    </w:tbl>
    <w:p w14:paraId="471F10D9" w14:textId="77777777" w:rsidR="00A6419B" w:rsidRPr="006F14C5" w:rsidRDefault="00A6419B"/>
    <w:p w14:paraId="2020FD2E" w14:textId="61564EEF" w:rsidR="0067446E" w:rsidRPr="006F14C5" w:rsidRDefault="00C36CDA">
      <w:r>
        <w:t>A Tabela 5.4 resume os elementos que compõem esse prompt e o tipo de resultado esperado, sujeito à qualidade dos dados de avanço e à validação do controle do projeto.</w:t>
      </w:r>
    </w:p>
    <w:p w14:paraId="2C9D9711" w14:textId="77777777" w:rsidR="00921ADD" w:rsidRPr="006F14C5" w:rsidRDefault="00921ADD"/>
    <w:p w14:paraId="34B93A59" w14:textId="77777777" w:rsidR="00921ADD" w:rsidRPr="006F14C5" w:rsidRDefault="007023C5">
      <w:pPr>
        <w:pStyle w:val="Legenda"/>
        <w:keepNext/>
        <w:keepLines/>
        <w:jc w:val="left"/>
        <w:rPr>
          <w:color w:val="auto"/>
          <w:sz w:val="17"/>
          <w:szCs w:val="17"/>
        </w:rPr>
      </w:pPr>
      <w:r>
        <w:rPr>
          <w:bCs/>
          <w:color w:val="auto"/>
          <w:sz w:val="17"/>
          <w:szCs w:val="17"/>
        </w:rPr>
        <w:t xml:space="preserve">Tabela 5.4</w:t>
      </w:r>
      <w:del w:id="10064" w:author="Revisão editorial" w:date="2026-10-25T12:00:00Z">
        <w:r>
          <w:rPr>
            <w:bCs/>
            <w:color w:val="auto"/>
            <w:sz w:val="17"/>
            <w:szCs w:val="17"/>
          </w:rPr>
          <w:delText xml:space="preserve"> —</w:delText>
        </w:r>
      </w:del>
      <w:ins w:id="10065" w:author="Revisão editorial" w:date="2026-10-25T12:00:00Z">
        <w:r>
          <w:rPr>
            <w:bCs/>
            <w:color w:val="auto"/>
            <w:sz w:val="17"/>
            <w:szCs w:val="17"/>
          </w:rPr>
          <w:t xml:space="preserve">:</w:t>
        </w:r>
      </w:ins>
      <w:r>
        <w:rPr>
          <w:bCs/>
          <w:color w:val="auto"/>
          <w:sz w:val="17"/>
          <w:szCs w:val="17"/>
        </w:rPr>
        <w:t xml:space="preserve"> </w:t>
      </w:r>
      <w:r>
        <w:rPr>
          <w:color w:val="auto"/>
          <w:sz w:val="17"/>
          <w:szCs w:val="17"/>
        </w:rPr>
        <w:t xml:space="preserve">Elementos e </w:t>
      </w:r>
      <w:del w:id="10066" w:author="Revisão editorial" w:date="2026-10-25T12:00:00Z">
        <w:r>
          <w:rPr>
            <w:color w:val="auto"/>
            <w:sz w:val="17"/>
            <w:szCs w:val="17"/>
          </w:rPr>
          <w:delText xml:space="preserve">Resultados</w:delText>
        </w:r>
      </w:del>
      <w:ins w:id="10067" w:author="Revisão editorial" w:date="2026-10-25T12:00:00Z">
        <w:r>
          <w:rPr>
            <w:color w:val="auto"/>
            <w:sz w:val="17"/>
            <w:szCs w:val="17"/>
          </w:rPr>
          <w:t xml:space="preserve">resultados</w:t>
        </w:r>
      </w:ins>
      <w:r>
        <w:rPr>
          <w:color w:val="auto"/>
          <w:sz w:val="17"/>
          <w:szCs w:val="17"/>
        </w:rPr>
        <w:t xml:space="preserve"> </w:t>
      </w:r>
      <w:del w:id="10068" w:author="Revisão editorial" w:date="2026-10-25T12:00:00Z">
        <w:r>
          <w:rPr>
            <w:color w:val="auto"/>
            <w:sz w:val="17"/>
            <w:szCs w:val="17"/>
          </w:rPr>
          <w:delText xml:space="preserve">Esperados</w:delText>
        </w:r>
      </w:del>
      <w:ins w:id="10069" w:author="Revisão editorial" w:date="2026-10-25T12:00:00Z">
        <w:r>
          <w:rPr>
            <w:color w:val="auto"/>
            <w:sz w:val="17"/>
            <w:szCs w:val="17"/>
          </w:rPr>
          <w:t xml:space="preserve">esperados</w:t>
        </w:r>
      </w:ins>
      <w:r>
        <w:rPr>
          <w:color w:val="auto"/>
          <w:sz w:val="17"/>
          <w:szCs w:val="17"/>
        </w:rPr>
        <w:t xml:space="preserve"> </w:t>
      </w:r>
      <w:del w:id="10070" w:author="Revisão editorial" w:date="2026-10-25T12:00:00Z">
        <w:r>
          <w:rPr>
            <w:color w:val="auto"/>
            <w:sz w:val="17"/>
            <w:szCs w:val="17"/>
          </w:rPr>
          <w:delText xml:space="preserve">- Sujeito a Premissas e Validação:</w:delText>
        </w:r>
      </w:del>
      <w:ins w:id="10071" w:author="Revisão editorial" w:date="2026-10-25T12:00:00Z">
        <w:r>
          <w:rPr>
            <w:color w:val="auto"/>
            <w:sz w:val="17"/>
            <w:szCs w:val="17"/>
          </w:rPr>
          <w:t xml:space="preserve">do</w:t>
        </w:r>
      </w:ins>
      <w:r>
        <w:rPr>
          <w:color w:val="auto"/>
          <w:sz w:val="17"/>
          <w:szCs w:val="17"/>
        </w:rPr>
        <w:t xml:space="preserve"> Prompt 5.4</w:t>
      </w:r>
      <w:ins w:id="10072" w:author="Revisão editorial" w:date="2026-10-25T12:00:00Z">
        <w:r>
          <w:rPr>
            <w:color w:val="auto"/>
            <w:sz w:val="17"/>
            <w:szCs w:val="17"/>
          </w:rPr>
          <w:t xml:space="preserve"> (sujeito a premissas e validação)</w:t>
        </w:r>
      </w:ins>
    </w:p>
    <w:tbl>
      <w:tblPr>
        <w:tblStyle w:val="TabeladeGrade4"/>
        <w:tblW w:w="0" w:type="auto"/>
        <w:tblLook w:val="04A0" w:firstRow="1" w:lastRow="0" w:firstColumn="1" w:lastColumn="0" w:noHBand="0" w:noVBand="1"/>
      </w:tblPr>
      <w:tblGrid>
        <w:gridCol w:w="2187"/>
        <w:gridCol w:w="6023"/>
      </w:tblGrid>
      <w:tr w:rsidR="00921ADD" w:rsidRPr="006F14C5" w14:paraId="395ABEA2" w14:textId="77777777" w:rsidTr="002711D2">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0033A3" w14:textId="77777777" w:rsidR="00921ADD" w:rsidRPr="006F14C5" w:rsidRDefault="007023C5" w:rsidP="008F0DED">
            <w:pPr>
              <w:pStyle w:val="SemEspaamento"/>
              <w:jc w:val="center"/>
              <w:rPr>
                <w:rFonts w:eastAsia="MS Mincho"/>
                <w:color w:val="FFFFFF" w:themeColor="background1"/>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3FC9BCBF" w14:textId="77777777" w:rsidR="00921ADD" w:rsidRPr="006F14C5" w:rsidRDefault="007023C5" w:rsidP="008F0DED">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szCs w:val="24"/>
                <w:lang w:val="pt-BR"/>
              </w:rPr>
            </w:pPr>
            <w:r>
              <w:rPr>
                <w:rFonts w:ascii="DejaVu Sans" w:eastAsia="DejaVu Sans" w:hAnsi="DejaVu Sans" w:cs="DejaVu Sans"/>
                <w:color w:val="FFFFFF"/>
                <w:sz w:val="18"/>
                <w:szCs w:val="24"/>
                <w:lang w:val="pt-BR"/>
              </w:rPr>
              <w:t>APLICAÇÃO GERENCIAL</w:t>
            </w:r>
          </w:p>
        </w:tc>
      </w:tr>
      <w:tr w:rsidR="00921ADD" w:rsidRPr="006F14C5" w14:paraId="65EF5D51" w14:textId="77777777" w:rsidTr="002711D2">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501F1F"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t>Entregável esperado</w:t>
            </w:r>
          </w:p>
        </w:tc>
        <w:tc>
          <w:tcPr>
            <w:tcW w:w="0" w:type="auto"/>
            <w:vAlign w:val="center"/>
          </w:tcPr>
          <w:p w14:paraId="41C6D309"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Tabela EVM com PV, EV, AC, CV, SV, CPI, SPI, EAC, VAC, TCPI e indicadores de tendência.</w:t>
            </w:r>
          </w:p>
          <w:p w14:paraId="039AD3E5"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Projeção de custo e prazo para as semanas seguintes, com premissas declaradas.</w:t>
            </w:r>
          </w:p>
          <w:p w14:paraId="65BFA093"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Plano de recuperação com ações priorizadas, responsáveis sugeridos, prazo de implantação e impacto potencial.</w:t>
            </w:r>
          </w:p>
          <w:p w14:paraId="038023F0"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Recomendação metodológica sobre a previsão de custo a utilizar no próximo reporte ao financiador.</w:t>
            </w:r>
          </w:p>
        </w:tc>
      </w:tr>
      <w:tr w:rsidR="00921ADD" w:rsidRPr="006F14C5" w14:paraId="22DDA516" w14:textId="77777777" w:rsidTr="002711D2">
        <w:trPr>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DBCFEF"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t>Decisão apoiada</w:t>
            </w:r>
          </w:p>
        </w:tc>
        <w:tc>
          <w:tcPr>
            <w:tcW w:w="0" w:type="auto"/>
            <w:vAlign w:val="center"/>
          </w:tcPr>
          <w:p w14:paraId="4DC4BFB1"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Aprovar plano de recuperação, reprogramar atividades críticas, reavaliar fornecedores ou revisar projeções de custo final.</w:t>
            </w:r>
          </w:p>
          <w:p w14:paraId="0FFAC82A"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Definir qual previsão de EAC será adotada para reporte gerencial, governança e comunicação com financiadores.</w:t>
            </w:r>
          </w:p>
        </w:tc>
      </w:tr>
      <w:tr w:rsidR="00921ADD" w:rsidRPr="006F14C5" w14:paraId="636160FD" w14:textId="77777777" w:rsidTr="002711D2">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130ED1"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lastRenderedPageBreak/>
              <w:t>Dados mínimos necessários</w:t>
            </w:r>
          </w:p>
        </w:tc>
        <w:tc>
          <w:tcPr>
            <w:tcW w:w="0" w:type="auto"/>
            <w:vAlign w:val="center"/>
          </w:tcPr>
          <w:p w14:paraId="722C28E3"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BAC, PV, EV, AC, período de medição, linha de base aprovada e regras de medição de progresso físico.</w:t>
            </w:r>
          </w:p>
          <w:p w14:paraId="232978D0"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Cronograma atualizado, caminho crítico, lógica de atividades, produtividade, restrições de suprimentos e calendário de recursos.</w:t>
            </w:r>
          </w:p>
          <w:p w14:paraId="090C9038"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Estimativa para terminar (ETC) ou reestimativa detalhada para suportar um EAC baseado em previsão de custo remanescente.</w:t>
            </w:r>
          </w:p>
          <w:p w14:paraId="420560DA"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Evidências das causas de atraso, registros de fornecedor, dados de fundação, riscos e custo das ações de recuperação.</w:t>
            </w:r>
          </w:p>
        </w:tc>
      </w:tr>
      <w:tr w:rsidR="00921ADD" w:rsidRPr="006F14C5" w14:paraId="1444FD64" w14:textId="77777777" w:rsidTr="002711D2">
        <w:trPr>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D2A2ED"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t>Benefícios potenciais da IA</w:t>
            </w:r>
          </w:p>
        </w:tc>
        <w:tc>
          <w:tcPr>
            <w:tcW w:w="0" w:type="auto"/>
            <w:vAlign w:val="center"/>
          </w:tcPr>
          <w:p w14:paraId="10C12FD9"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Automação de cálculos, verificação de consistência e estruturação de análises de tendência.</w:t>
            </w:r>
          </w:p>
          <w:p w14:paraId="5E5551D3"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Integração de informações de EVM, cronograma, suprimentos e relatórios de campo.</w:t>
            </w:r>
          </w:p>
          <w:p w14:paraId="0A30FC20"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Apoio à priorização de ações e à comunicação executiva dos desvios.</w:t>
            </w:r>
          </w:p>
        </w:tc>
      </w:tr>
      <w:tr w:rsidR="00921ADD" w:rsidRPr="006F14C5" w14:paraId="3A008032" w14:textId="77777777" w:rsidTr="002711D2">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B9ADC9"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t>Limitações e validação humana</w:t>
            </w:r>
          </w:p>
        </w:tc>
        <w:tc>
          <w:tcPr>
            <w:tcW w:w="0" w:type="auto"/>
            <w:vAlign w:val="center"/>
          </w:tcPr>
          <w:p w14:paraId="2F4CC44C"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O EAC baseado em reestimativa não pode ser calculado sem ETC ou nova estimativa detalhada do trabalho remanescente.</w:t>
            </w:r>
          </w:p>
          <w:p w14:paraId="2F136E01"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 projeção de data de conclusão requer lógica de cronograma e análise de caminho crítico; SPI isolado não substitui análise de atrasos.</w:t>
            </w:r>
          </w:p>
          <w:p w14:paraId="176FE067"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Validação por project controls, planejamento, custos, engenharia, suprimentos e gerência do projeto.</w:t>
            </w:r>
          </w:p>
        </w:tc>
      </w:tr>
    </w:tbl>
    <w:p w14:paraId="4042E185" w14:textId="77777777" w:rsidR="00921ADD" w:rsidRPr="006F14C5" w:rsidRDefault="007023C5" w:rsidP="008F0DED">
      <w:pPr>
        <w:pStyle w:val="BookSource"/>
        <w:keepLines/>
        <w:rPr>
          <w:i w:val="0"/>
          <w:iCs/>
          <w:color w:val="auto"/>
          <w:szCs w:val="15"/>
        </w:rPr>
      </w:pPr>
      <w:r>
        <w:rPr>
          <w:i w:val="0"/>
          <w:iCs/>
          <w:color w:val="auto"/>
          <w:szCs w:val="15"/>
        </w:rPr>
        <w:t>Fonte: Elaborado pelo autor.</w:t>
      </w:r>
    </w:p>
    <w:p w14:paraId="60D27F9C" w14:textId="77777777" w:rsidR="002B6B7A" w:rsidRPr="006F14C5" w:rsidRDefault="002B6B7A" w:rsidP="00104654">
      <w:bookmarkStart w:id="202" w:name="__RefHeading___Toc10606_3485589216"/>
      <w:bookmarkStart w:id="203" w:name="_Toc236076022"/>
      <w:bookmarkEnd w:id="202"/>
    </w:p>
    <w:p w14:paraId="06766AC7" w14:textId="77777777" w:rsidR="00921ADD" w:rsidRPr="006F14C5" w:rsidRDefault="007023C5" w:rsidP="00FE6E33">
      <w:pPr>
        <w:pStyle w:val="Ttulo3"/>
      </w:pPr>
      <w:bookmarkStart w:id="204" w:name="_Toc236516897"/>
      <w:r>
        <w:rPr>
          <w:i/>
          <w:iCs/>
        </w:rPr>
        <w:t xml:space="preserve">Prompt Engineering</w:t>
      </w:r>
      <w:del w:id="10073" w:author="Revisão editorial" w:date="2026-10-25T12:00:00Z">
        <w:r>
          <w:delText xml:space="preserve">:</w:delText>
        </w:r>
      </w:del>
      <w:ins w:id="10074" w:author="Revisão editorial" w:date="2026-10-25T12:00:00Z">
        <w:r>
          <w:t xml:space="preserve"> no</w:t>
        </w:r>
      </w:ins>
      <w:r>
        <w:t xml:space="preserve"> Encerramento</w:t>
      </w:r>
      <w:del w:id="10075" w:author="Revisão editorial" w:date="2026-10-25T12:00:00Z">
        <w:r>
          <w:delText xml:space="preserve"> -</w:delText>
        </w:r>
      </w:del>
      <w:ins w:id="10076" w:author="Revisão editorial" w:date="2026-10-25T12:00:00Z">
        <w:r>
          <w:t xml:space="preserve">:</w:t>
        </w:r>
      </w:ins>
      <w:r>
        <w:t xml:space="preserve"> Gestão do Conhecimento e </w:t>
      </w:r>
      <w:r>
        <w:rPr>
          <w:i/>
          <w:iCs/>
        </w:rPr>
        <w:t xml:space="preserve">Handover</w:t>
      </w:r>
      <w:bookmarkEnd w:id="203"/>
      <w:bookmarkEnd w:id="204"/>
    </w:p>
    <w:p w14:paraId="07EB0560" w14:textId="77777777" w:rsidR="00921ADD" w:rsidRPr="006F14C5" w:rsidRDefault="007023C5">
      <w:pPr>
        <w:ind w:firstLine="0"/>
      </w:pPr>
      <w:r>
        <w:rPr>
          <w:rFonts w:eastAsia="DejaVu Serif"/>
          <w:color w:val="263238"/>
        </w:rPr>
        <w:t xml:space="preserve">Concluída a execução, o valor da informação passa a depender de sua conversão em conhecimento reutilizável. </w:t>
      </w:r>
      <w:del w:id="10077" w:author="Revisão editorial" w:date="2026-10-25T12:00:00Z">
        <w:r>
          <w:rPr>
            <w:rFonts w:eastAsia="DejaVu Serif"/>
            <w:color w:val="263238"/>
          </w:rPr>
          <w:delText xml:space="preserve">Ainda</w:delText>
        </w:r>
      </w:del>
      <w:ins w:id="10078" w:author="Revisão editorial" w:date="2026-10-25T12:00:00Z">
        <w:r>
          <w:rPr>
            <w:rFonts w:eastAsia="DejaVu Serif"/>
            <w:color w:val="263238"/>
          </w:rPr>
          <w:t xml:space="preserve">Apesar</w:t>
        </w:r>
      </w:ins>
      <w:r>
        <w:rPr>
          <w:rFonts w:eastAsia="DejaVu Serif"/>
          <w:color w:val="263238"/>
        </w:rPr>
        <w:t xml:space="preserve"> </w:t>
      </w:r>
      <w:del w:id="10079" w:author="Revisão editorial" w:date="2026-10-25T12:00:00Z">
        <w:r>
          <w:rPr>
            <w:rFonts w:eastAsia="DejaVu Serif"/>
            <w:color w:val="263238"/>
          </w:rPr>
          <w:delText xml:space="preserve">assim</w:delText>
        </w:r>
      </w:del>
      <w:ins w:id="10080" w:author="Revisão editorial" w:date="2026-10-25T12:00:00Z">
        <w:r>
          <w:rPr>
            <w:rFonts w:eastAsia="DejaVu Serif"/>
            <w:color w:val="263238"/>
          </w:rPr>
          <w:t xml:space="preserve">disso</w:t>
        </w:r>
      </w:ins>
      <w:r>
        <w:rPr>
          <w:rFonts w:eastAsia="DejaVu Serif"/>
          <w:color w:val="263238"/>
        </w:rPr>
        <w:t xml:space="preserve">, o encerramento é, paradoxalmente, uma das fases mais negligenciadas dos projetos.</w:t>
      </w:r>
    </w:p>
    <w:p w14:paraId="5E39E660" w14:textId="77777777" w:rsidR="00921ADD" w:rsidRPr="006F14C5" w:rsidRDefault="007023C5">
      <w:r>
        <w:rPr>
          <w:rFonts w:eastAsia="DejaVu Serif"/>
          <w:color w:val="263238"/>
        </w:rPr>
        <w:t xml:space="preserve">A pressão para liberar a equipe e iniciar a operação frequentemente resulta em documentação incompleta e lições aprendidas não capturadas. </w:t>
      </w:r>
    </w:p>
    <w:p w14:paraId="6E47DB0C" w14:textId="77777777" w:rsidR="00921ADD" w:rsidRPr="006F14C5" w:rsidRDefault="007023C5">
      <w:r>
        <w:rPr>
          <w:rFonts w:eastAsia="DejaVu Serif"/>
          <w:color w:val="263238"/>
        </w:rPr>
        <w:t xml:space="preserve">A IA tem o potencial de transformar </w:t>
      </w:r>
      <w:del w:id="10081" w:author="Revisão editorial" w:date="2026-10-25T12:00:00Z">
        <w:r>
          <w:rPr>
            <w:rFonts w:eastAsia="DejaVu Serif"/>
            <w:color w:val="263238"/>
          </w:rPr>
          <w:delText xml:space="preserve">esta</w:delText>
        </w:r>
      </w:del>
      <w:ins w:id="10082" w:author="Revisão editorial" w:date="2026-10-25T12:00:00Z">
        <w:r>
          <w:rPr>
            <w:rFonts w:eastAsia="DejaVu Serif"/>
            <w:color w:val="263238"/>
          </w:rPr>
          <w:t xml:space="preserve">essa</w:t>
        </w:r>
      </w:ins>
      <w:r>
        <w:rPr>
          <w:rFonts w:eastAsia="DejaVu Serif"/>
          <w:color w:val="263238"/>
        </w:rPr>
        <w:t xml:space="preserve"> fase, convertendo dados dispersos em conhecimento organizacional estruturado.</w:t>
      </w:r>
    </w:p>
    <w:p w14:paraId="55AB43F5" w14:textId="102BC659" w:rsidR="00921ADD" w:rsidRPr="006F14C5" w:rsidRDefault="00CE3ABF" w:rsidP="00CE3ABF">
      <w:pPr>
        <w:ind w:firstLine="0"/>
      </w:pPr>
      <w:r>
        <w:rPr>
          <w:noProof/>
        </w:rPr>
        <w:lastRenderedPageBreak/>
        <w:drawing>
          <wp:anchor distT="0" distB="0" distL="114300" distR="114300" simplePos="0" relativeHeight="251658248" behindDoc="0" locked="0" layoutInCell="1" allowOverlap="0" wp14:anchorId="0BA0BE0D" wp14:editId="107CC8EC">
            <wp:simplePos x="0" y="0"/>
            <wp:positionH relativeFrom="margin">
              <wp:posOffset>697865</wp:posOffset>
            </wp:positionH>
            <wp:positionV relativeFrom="page">
              <wp:posOffset>1323975</wp:posOffset>
            </wp:positionV>
            <wp:extent cx="3891280" cy="2728595"/>
            <wp:effectExtent l="0" t="0" r="0" b="0"/>
            <wp:wrapTopAndBottom/>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70" cstate="print">
                      <a:extLst>
                        <a:ext uri="{28A0092B-C50C-407E-A947-70E740481C1C}">
                          <a14:useLocalDpi xmlns:a14="http://schemas.microsoft.com/office/drawing/2010/main" val="0"/>
                        </a:ext>
                      </a:extLst>
                    </a:blip>
                    <a:srcRect l="1279" r="1279"/>
                    <a:stretch>
                      <a:fillRect/>
                    </a:stretch>
                  </pic:blipFill>
                  <pic:spPr bwMode="auto">
                    <a:xfrm>
                      <a:off x="0" y="0"/>
                      <a:ext cx="3891280" cy="2728595"/>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O Ciclo de Gestão do Conhecimento com IA, representado na Figura 5.4, estrutura em cinco etapas sequenciais e contínuas o processo pelo qual dados brutos de um projeto se transformam em conhecimento institucional reutilizável.</w:t>
      </w:r>
    </w:p>
    <w:p w14:paraId="265AFDB9" w14:textId="661A7043" w:rsidR="00921ADD" w:rsidRPr="006F14C5" w:rsidRDefault="007023C5" w:rsidP="00FB5BB7">
      <w:pPr>
        <w:pStyle w:val="Legenda"/>
        <w:keepNext/>
        <w:keepLines/>
        <w:jc w:val="left"/>
        <w:rPr>
          <w:bCs/>
          <w:color w:val="auto"/>
          <w:sz w:val="17"/>
          <w:szCs w:val="17"/>
        </w:rPr>
      </w:pPr>
      <w:r>
        <w:rPr>
          <w:bCs/>
          <w:color w:val="auto"/>
          <w:sz w:val="17"/>
          <w:szCs w:val="17"/>
        </w:rPr>
        <w:t xml:space="preserve">Figura 5.4</w:t>
      </w:r>
      <w:del w:id="10083" w:author="Revisão editorial" w:date="2026-10-25T12:00:00Z">
        <w:r>
          <w:rPr>
            <w:bCs/>
            <w:color w:val="auto"/>
            <w:sz w:val="17"/>
            <w:szCs w:val="17"/>
          </w:rPr>
          <w:delText xml:space="preserve"> —</w:delText>
        </w:r>
      </w:del>
      <w:ins w:id="10084" w:author="Revisão editorial" w:date="2026-10-25T12:00:00Z">
        <w:r>
          <w:rPr>
            <w:bCs/>
            <w:color w:val="auto"/>
            <w:sz w:val="17"/>
            <w:szCs w:val="17"/>
          </w:rPr>
          <w:t xml:space="preserve">:</w:t>
        </w:r>
      </w:ins>
      <w:r>
        <w:rPr>
          <w:bCs/>
          <w:color w:val="auto"/>
          <w:sz w:val="17"/>
          <w:szCs w:val="17"/>
        </w:rPr>
        <w:t xml:space="preserve"> Ciclo de </w:t>
      </w:r>
      <w:del w:id="10085" w:author="Revisão editorial" w:date="2026-10-25T12:00:00Z">
        <w:r>
          <w:rPr>
            <w:bCs/>
            <w:color w:val="auto"/>
            <w:sz w:val="17"/>
            <w:szCs w:val="17"/>
          </w:rPr>
          <w:delText xml:space="preserve">Gestão</w:delText>
        </w:r>
      </w:del>
      <w:ins w:id="10086" w:author="Revisão editorial" w:date="2026-10-25T12:00:00Z">
        <w:r>
          <w:rPr>
            <w:bCs/>
            <w:color w:val="auto"/>
            <w:sz w:val="17"/>
            <w:szCs w:val="17"/>
          </w:rPr>
          <w:t xml:space="preserve">gestão</w:t>
        </w:r>
      </w:ins>
      <w:r>
        <w:rPr>
          <w:bCs/>
          <w:color w:val="auto"/>
          <w:sz w:val="17"/>
          <w:szCs w:val="17"/>
        </w:rPr>
        <w:t xml:space="preserve"> do </w:t>
      </w:r>
      <w:del w:id="10087" w:author="Revisão editorial" w:date="2026-10-25T12:00:00Z">
        <w:r>
          <w:rPr>
            <w:bCs/>
            <w:color w:val="auto"/>
            <w:sz w:val="17"/>
            <w:szCs w:val="17"/>
          </w:rPr>
          <w:delText xml:space="preserve">Conhecimento</w:delText>
        </w:r>
      </w:del>
      <w:ins w:id="10088" w:author="Revisão editorial" w:date="2026-10-25T12:00:00Z">
        <w:r>
          <w:rPr>
            <w:bCs/>
            <w:color w:val="auto"/>
            <w:sz w:val="17"/>
            <w:szCs w:val="17"/>
          </w:rPr>
          <w:t xml:space="preserve">conhecimento</w:t>
        </w:r>
      </w:ins>
      <w:r>
        <w:rPr>
          <w:bCs/>
          <w:color w:val="auto"/>
          <w:sz w:val="17"/>
          <w:szCs w:val="17"/>
        </w:rPr>
        <w:t xml:space="preserve"> com IA no </w:t>
      </w:r>
      <w:del w:id="10089" w:author="Revisão editorial" w:date="2026-10-25T12:00:00Z">
        <w:r>
          <w:rPr>
            <w:bCs/>
            <w:color w:val="auto"/>
            <w:sz w:val="17"/>
            <w:szCs w:val="17"/>
          </w:rPr>
          <w:delText xml:space="preserve">Encerramento. </w:delText>
        </w:r>
      </w:del>
      <w:ins w:id="10090" w:author="Revisão editorial" w:date="2026-10-25T12:00:00Z">
        <w:r>
          <w:rPr>
            <w:bCs/>
            <w:color w:val="auto"/>
            <w:sz w:val="17"/>
            <w:szCs w:val="17"/>
          </w:rPr>
          <w:t xml:space="preserve">encerramento</w:t>
        </w:r>
      </w:ins>
    </w:p>
    <w:p w14:paraId="0BC47562" w14:textId="0EE9AD29" w:rsidR="00921ADD" w:rsidRPr="006F14C5" w:rsidRDefault="007023C5" w:rsidP="00FB5BB7">
      <w:pPr>
        <w:pStyle w:val="BookSource"/>
        <w:keepLines/>
        <w:jc w:val="left"/>
        <w:rPr>
          <w:i w:val="0"/>
          <w:iCs/>
          <w:color w:val="auto"/>
          <w:szCs w:val="15"/>
        </w:rPr>
      </w:pPr>
      <w:r>
        <w:rPr>
          <w:i w:val="0"/>
          <w:iCs/>
          <w:color w:val="auto"/>
          <w:szCs w:val="15"/>
        </w:rPr>
        <w:t>Fonte: Elaborado pelo autor.</w:t>
      </w:r>
    </w:p>
    <w:p w14:paraId="66EEA715" w14:textId="77777777" w:rsidR="00A6419B" w:rsidRPr="006F14C5" w:rsidRDefault="00A6419B">
      <w:pPr>
        <w:rPr>
          <w:rFonts w:eastAsia="DejaVu Serif"/>
          <w:color w:val="263238"/>
        </w:rPr>
      </w:pPr>
    </w:p>
    <w:p w14:paraId="0AD7D58B" w14:textId="1E34B41E" w:rsidR="00921ADD" w:rsidRPr="006F14C5" w:rsidRDefault="007023C5">
      <w:r>
        <w:rPr>
          <w:rFonts w:eastAsia="DejaVu Serif"/>
          <w:color w:val="263238"/>
        </w:rPr>
        <w:t xml:space="preserve">A </w:t>
      </w:r>
      <w:r>
        <w:rPr>
          <w:rFonts w:eastAsia="DejaVu Serif"/>
          <w:b/>
          <w:bCs/>
          <w:color w:val="263238"/>
        </w:rPr>
        <w:t xml:space="preserve">etapa 1 </w:t>
      </w:r>
      <w:del w:id="10091" w:author="Revisão editorial" w:date="2026-10-25T12:00:00Z">
        <w:r>
          <w:rPr>
            <w:rFonts w:eastAsia="DejaVu Serif"/>
            <w:b/>
            <w:bCs/>
            <w:color w:val="263238"/>
          </w:rPr>
          <w:delText xml:space="preserve">-</w:delText>
        </w:r>
      </w:del>
      <w:del w:id="10092" w:author="Revisão editorial" w:date="2026-10-25T12:00:00Z">
        <w:r>
          <w:rPr>
            <w:rFonts w:eastAsia="DejaVu Serif"/>
            <w:color w:val="263238"/>
          </w:rPr>
          <w:delText xml:space="preserve"> </w:delText>
        </w:r>
      </w:del>
      <w:ins w:id="10093" w:author="Revisão editorial" w:date="2026-10-25T12:00:00Z">
        <w:r>
          <w:rPr>
            <w:rFonts w:eastAsia="DejaVu Serif"/>
            <w:b/>
            <w:bCs/>
            <w:color w:val="263238"/>
          </w:rPr>
          <w:t xml:space="preserve">(</w:t>
        </w:r>
      </w:ins>
      <w:r>
        <w:rPr>
          <w:rFonts w:eastAsia="DejaVu Serif"/>
          <w:b/>
          <w:bCs/>
          <w:color w:val="263238"/>
        </w:rPr>
        <w:t xml:space="preserve">Coleta de Dados do Projeto</w:t>
      </w:r>
      <w:ins w:id="10094" w:author="Revisão editorial" w:date="2026-10-25T12:00:00Z">
        <w:r>
          <w:rPr>
            <w:rFonts w:eastAsia="DejaVu Serif"/>
            <w:b/>
            <w:bCs/>
            <w:color w:val="263238"/>
          </w:rPr>
          <w:t xml:space="preserve">)</w:t>
        </w:r>
      </w:ins>
      <w:r>
        <w:rPr>
          <w:rFonts w:eastAsia="DejaVu Serif"/>
          <w:color w:val="263238"/>
        </w:rPr>
        <w:t xml:space="preserve"> agrega fontes heterogêneas que, em organizações tradicionais, permanecem fragmentadas em sistemas distintos e raramente são consolidadas de forma sistemática: cronogramas do MS Project ou Primavera, planilhas de controle de custos, Relatórios Diários de Obra (RDOs), atas de reunião e e-mails de comunicação entre equipes. </w:t>
      </w:r>
    </w:p>
    <w:p w14:paraId="1527FE08" w14:textId="7CD5F6C3" w:rsidR="00921ADD" w:rsidRPr="006F14C5" w:rsidRDefault="007023C5">
      <w:r>
        <w:rPr>
          <w:rFonts w:eastAsia="DejaVu Serif"/>
          <w:color w:val="263238"/>
        </w:rPr>
        <w:t xml:space="preserve">A </w:t>
      </w:r>
      <w:r>
        <w:rPr>
          <w:rFonts w:eastAsia="DejaVu Serif"/>
          <w:b/>
          <w:bCs/>
          <w:color w:val="263238"/>
        </w:rPr>
        <w:t xml:space="preserve">etapa 2 </w:t>
      </w:r>
      <w:del w:id="10095" w:author="Revisão editorial" w:date="2026-10-25T12:00:00Z">
        <w:r>
          <w:rPr>
            <w:rFonts w:eastAsia="DejaVu Serif"/>
            <w:b/>
            <w:bCs/>
            <w:color w:val="263238"/>
          </w:rPr>
          <w:delText xml:space="preserve">- </w:delText>
        </w:r>
      </w:del>
      <w:ins w:id="10096" w:author="Revisão editorial" w:date="2026-10-25T12:00:00Z">
        <w:r>
          <w:rPr>
            <w:rFonts w:eastAsia="DejaVu Serif"/>
            <w:b/>
            <w:bCs/>
            <w:color w:val="263238"/>
          </w:rPr>
          <w:t xml:space="preserve">(</w:t>
        </w:r>
      </w:ins>
      <w:r>
        <w:rPr>
          <w:rFonts w:eastAsia="DejaVu Serif"/>
          <w:b/>
          <w:bCs/>
          <w:color w:val="263238"/>
        </w:rPr>
        <w:t xml:space="preserve">Processamento por IA</w:t>
      </w:r>
      <w:ins w:id="10097" w:author="Revisão editorial" w:date="2026-10-25T12:00:00Z">
        <w:r>
          <w:rPr>
            <w:rFonts w:eastAsia="DejaVu Serif"/>
            <w:b/>
            <w:bCs/>
            <w:color w:val="263238"/>
          </w:rPr>
          <w:t xml:space="preserve">)</w:t>
        </w:r>
      </w:ins>
      <w:r>
        <w:rPr>
          <w:rFonts w:eastAsia="DejaVu Serif"/>
          <w:color w:val="263238"/>
        </w:rPr>
        <w:t xml:space="preserve"> é o núcleo analítico do ciclo: modelos de NLP varrem esse conjunto de documentos para extrair padrões recorrentes, identificar desvios de desempenho e mapear causas-raiz</w:t>
      </w:r>
      <w:del w:id="10098" w:author="Revisão editorial" w:date="2026-10-25T12:00:00Z">
        <w:r>
          <w:rPr>
            <w:rFonts w:eastAsia="DejaVu Serif"/>
            <w:color w:val="263238"/>
          </w:rPr>
          <w:delText xml:space="preserve"> -</w:delText>
        </w:r>
      </w:del>
      <w:ins w:id="10099" w:author="Revisão editorial" w:date="2026-10-25T12:00:00Z">
        <w:r>
          <w:rPr>
            <w:rFonts w:eastAsia="DejaVu Serif"/>
            <w:color w:val="263238"/>
          </w:rPr>
          <w:t xml:space="preserve">,</w:t>
        </w:r>
      </w:ins>
      <w:r>
        <w:rPr>
          <w:rFonts w:eastAsia="DejaVu Serif"/>
          <w:color w:val="263238"/>
        </w:rPr>
        <w:t xml:space="preserve"> tarefas que, realizadas manualmente por um analista, demandariam semanas de trabalho e estariam sujeitas a vieses de seleção e fadiga cognitiva. </w:t>
      </w:r>
    </w:p>
    <w:p w14:paraId="3A4925CA" w14:textId="77777777" w:rsidR="00921ADD" w:rsidRPr="006F14C5" w:rsidRDefault="007023C5">
      <w:r>
        <w:rPr>
          <w:rFonts w:eastAsia="DejaVu Serif"/>
          <w:color w:val="263238"/>
        </w:rPr>
        <w:t xml:space="preserve">Na </w:t>
      </w:r>
      <w:r>
        <w:rPr>
          <w:rFonts w:eastAsia="DejaVu Serif"/>
          <w:b/>
          <w:bCs/>
          <w:color w:val="263238"/>
        </w:rPr>
        <w:t xml:space="preserve">etapa 3 </w:t>
      </w:r>
      <w:del w:id="10100" w:author="Revisão editorial" w:date="2026-10-25T12:00:00Z">
        <w:r>
          <w:rPr>
            <w:rFonts w:eastAsia="DejaVu Serif"/>
            <w:b/>
            <w:bCs/>
            <w:color w:val="263238"/>
          </w:rPr>
          <w:delText xml:space="preserve">- </w:delText>
        </w:r>
      </w:del>
      <w:ins w:id="10101" w:author="Revisão editorial" w:date="2026-10-25T12:00:00Z">
        <w:r>
          <w:rPr>
            <w:rFonts w:eastAsia="DejaVu Serif"/>
            <w:b/>
            <w:bCs/>
            <w:color w:val="263238"/>
          </w:rPr>
          <w:t xml:space="preserve">(</w:t>
        </w:r>
      </w:ins>
      <w:r>
        <w:rPr>
          <w:rFonts w:eastAsia="DejaVu Serif"/>
          <w:b/>
          <w:bCs/>
          <w:color w:val="263238"/>
        </w:rPr>
        <w:t xml:space="preserve">Geração de Lições Aprendidas</w:t>
      </w:r>
      <w:ins w:id="10102" w:author="Revisão editorial" w:date="2026-10-25T12:00:00Z">
        <w:r>
          <w:rPr>
            <w:rFonts w:eastAsia="DejaVu Serif"/>
            <w:b/>
            <w:bCs/>
            <w:color w:val="263238"/>
          </w:rPr>
          <w:t xml:space="preserve">)</w:t>
        </w:r>
      </w:ins>
      <w:r>
        <w:rPr>
          <w:rFonts w:eastAsia="DejaVu Serif"/>
          <w:color w:val="263238"/>
        </w:rPr>
        <w:t xml:space="preserve">, a IA produz um relatório estruturado com recomendações organizadas por domínio de conhecimento, convertendo a análise dos dados em orientações práticas e acionáveis para projetos futuros. </w:t>
      </w:r>
    </w:p>
    <w:p w14:paraId="233B88A8" w14:textId="77777777" w:rsidR="00921ADD" w:rsidRPr="006F14C5" w:rsidRDefault="007023C5">
      <w:r>
        <w:rPr>
          <w:rFonts w:eastAsia="DejaVu Serif"/>
          <w:color w:val="263238"/>
        </w:rPr>
        <w:t xml:space="preserve">A </w:t>
      </w:r>
      <w:r>
        <w:rPr>
          <w:rFonts w:eastAsia="DejaVu Serif"/>
          <w:b/>
          <w:bCs/>
          <w:color w:val="263238"/>
        </w:rPr>
        <w:t xml:space="preserve">etapa 4 </w:t>
      </w:r>
      <w:del w:id="10103" w:author="Revisão editorial" w:date="2026-10-25T12:00:00Z">
        <w:r>
          <w:rPr>
            <w:rFonts w:eastAsia="DejaVu Serif"/>
            <w:b/>
            <w:bCs/>
            <w:color w:val="263238"/>
          </w:rPr>
          <w:delText xml:space="preserve">- </w:delText>
        </w:r>
      </w:del>
      <w:ins w:id="10104" w:author="Revisão editorial" w:date="2026-10-25T12:00:00Z">
        <w:r>
          <w:rPr>
            <w:rFonts w:eastAsia="DejaVu Serif"/>
            <w:b/>
            <w:bCs/>
            <w:color w:val="263238"/>
          </w:rPr>
          <w:t xml:space="preserve">(</w:t>
        </w:r>
      </w:ins>
      <w:r>
        <w:rPr>
          <w:rFonts w:eastAsia="DejaVu Serif"/>
          <w:b/>
          <w:bCs/>
          <w:color w:val="263238"/>
        </w:rPr>
        <w:t xml:space="preserve">Validação Humana</w:t>
      </w:r>
      <w:ins w:id="10105" w:author="Revisão editorial" w:date="2026-10-25T12:00:00Z">
        <w:r>
          <w:rPr>
            <w:rFonts w:eastAsia="DejaVu Serif"/>
            <w:b/>
            <w:bCs/>
            <w:color w:val="263238"/>
          </w:rPr>
          <w:t xml:space="preserve">)</w:t>
        </w:r>
      </w:ins>
      <w:r>
        <w:rPr>
          <w:rFonts w:eastAsia="DejaVu Serif"/>
          <w:color w:val="263238"/>
        </w:rPr>
        <w:t xml:space="preserve"> é um elemento deliberadamente preservado no ciclo: o gestor de projetos revisa, complementa e aprova o conhecimento gerado pela IA antes de sua incorporação à base institucional, garantindo que o julgamento experiente e o contexto organizacional </w:t>
      </w:r>
      <w:del w:id="10106" w:author="Revisão editorial" w:date="2026-10-25T12:00:00Z">
        <w:r>
          <w:rPr>
            <w:rFonts w:eastAsia="DejaVu Serif"/>
            <w:color w:val="263238"/>
          </w:rPr>
          <w:delText xml:space="preserve">- </w:delText>
        </w:r>
      </w:del>
      <w:ins w:id="10107" w:author="Revisão editorial" w:date="2026-10-25T12:00:00Z">
        <w:r>
          <w:rPr>
            <w:rFonts w:eastAsia="DejaVu Serif"/>
            <w:color w:val="263238"/>
          </w:rPr>
          <w:t xml:space="preserve">(</w:t>
        </w:r>
      </w:ins>
      <w:r>
        <w:rPr>
          <w:rFonts w:eastAsia="DejaVu Serif"/>
          <w:color w:val="263238"/>
        </w:rPr>
        <w:t xml:space="preserve">dimensões que os modelos de linguagem ainda não capturam com plena fidelidade</w:t>
      </w:r>
      <w:del w:id="10108" w:author="Revisão editorial" w:date="2026-10-25T12:00:00Z">
        <w:r>
          <w:rPr>
            <w:rFonts w:eastAsia="DejaVu Serif"/>
            <w:color w:val="263238"/>
          </w:rPr>
          <w:delText xml:space="preserve"> -</w:delText>
        </w:r>
      </w:del>
      <w:ins w:id="10109" w:author="Revisão editorial" w:date="2026-10-25T12:00:00Z">
        <w:r>
          <w:rPr>
            <w:rFonts w:eastAsia="DejaVu Serif"/>
            <w:color w:val="263238"/>
          </w:rPr>
          <w:t xml:space="preserve">)</w:t>
        </w:r>
      </w:ins>
      <w:r>
        <w:rPr>
          <w:rFonts w:eastAsia="DejaVu Serif"/>
          <w:color w:val="263238"/>
        </w:rPr>
        <w:t xml:space="preserve"> estejam presentes no conhecimento que será disseminado.</w:t>
      </w:r>
    </w:p>
    <w:p w14:paraId="3DF65971" w14:textId="77777777" w:rsidR="00921ADD" w:rsidRPr="006F14C5" w:rsidRDefault="007023C5">
      <w:r>
        <w:rPr>
          <w:rFonts w:eastAsia="DejaVu Serif"/>
          <w:color w:val="263238"/>
        </w:rPr>
        <w:t xml:space="preserve">A </w:t>
      </w:r>
      <w:r>
        <w:rPr>
          <w:rFonts w:eastAsia="DejaVu Serif"/>
          <w:b/>
          <w:bCs/>
          <w:color w:val="263238"/>
        </w:rPr>
        <w:t xml:space="preserve">etapa 5 </w:t>
      </w:r>
      <w:del w:id="10110" w:author="Revisão editorial" w:date="2026-10-25T12:00:00Z">
        <w:r>
          <w:rPr>
            <w:rFonts w:eastAsia="DejaVu Serif"/>
            <w:b/>
            <w:bCs/>
            <w:color w:val="263238"/>
          </w:rPr>
          <w:delText xml:space="preserve">- </w:delText>
        </w:r>
      </w:del>
      <w:ins w:id="10111" w:author="Revisão editorial" w:date="2026-10-25T12:00:00Z">
        <w:r>
          <w:rPr>
            <w:rFonts w:eastAsia="DejaVu Serif"/>
            <w:b/>
            <w:bCs/>
            <w:color w:val="263238"/>
          </w:rPr>
          <w:t xml:space="preserve">(</w:t>
        </w:r>
      </w:ins>
      <w:r>
        <w:rPr>
          <w:rFonts w:eastAsia="DejaVu Serif"/>
          <w:b/>
          <w:bCs/>
          <w:color w:val="263238"/>
        </w:rPr>
        <w:t xml:space="preserve">Armazenamento na Base de Conhecimento</w:t>
      </w:r>
      <w:ins w:id="10112" w:author="Revisão editorial" w:date="2026-10-25T12:00:00Z">
        <w:r>
          <w:rPr>
            <w:rFonts w:eastAsia="DejaVu Serif"/>
            <w:b/>
            <w:bCs/>
            <w:color w:val="263238"/>
          </w:rPr>
          <w:t xml:space="preserve">)</w:t>
        </w:r>
      </w:ins>
      <w:r>
        <w:rPr>
          <w:rFonts w:eastAsia="DejaVu Serif"/>
          <w:color w:val="263238"/>
        </w:rPr>
        <w:t xml:space="preserve"> fecha o ciclo e é onde reside o diferencial estratégico de longo prazo da abordagem: ao utilizar a arquitetura RAG (</w:t>
      </w:r>
      <w:r>
        <w:rPr>
          <w:rFonts w:eastAsia="DejaVu Serif"/>
          <w:i/>
          <w:iCs/>
          <w:color w:val="263238"/>
        </w:rPr>
        <w:t xml:space="preserve">Retrieval-Augmented Generation</w:t>
      </w:r>
      <w:r>
        <w:rPr>
          <w:rFonts w:eastAsia="DejaVu Serif"/>
          <w:color w:val="263238"/>
        </w:rPr>
        <w:t xml:space="preserve">), o conhecimento acumulado de projetos anteriores torna-se consultável por modelos de IA em tempo real, permitindo que um gestor responsável por um novo projeto de mineração, por exemplo, pergunte diretamente ao sistema "quais foram as principais causas de atraso em projetos de mina a céu aberto com CAPEX entre R$ 1 </w:t>
      </w:r>
      <w:del w:id="10113" w:author="Revisão editorial" w:date="2026-10-25T12:00:00Z">
        <w:r>
          <w:rPr>
            <w:rFonts w:eastAsia="DejaVu Serif"/>
            <w:color w:val="263238"/>
          </w:rPr>
          <w:delText xml:space="preserve">Mi</w:delText>
        </w:r>
      </w:del>
      <w:ins w:id="10114" w:author="Revisão editorial" w:date="2026-10-25T12:00:00Z">
        <w:r>
          <w:rPr>
            <w:rFonts w:eastAsia="DejaVu Serif"/>
            <w:color w:val="263238"/>
          </w:rPr>
          <w:t xml:space="preserve">milhão</w:t>
        </w:r>
      </w:ins>
      <w:r>
        <w:rPr>
          <w:rFonts w:eastAsia="DejaVu Serif"/>
          <w:color w:val="263238"/>
        </w:rPr>
        <w:t xml:space="preserve"> e R$ </w:t>
      </w:r>
      <w:del w:id="10115" w:author="Revisão editorial" w:date="2026-10-25T12:00:00Z">
        <w:r>
          <w:rPr>
            <w:rFonts w:eastAsia="DejaVu Serif"/>
            <w:color w:val="263238"/>
          </w:rPr>
          <w:delText xml:space="preserve">1Bi</w:delText>
        </w:r>
      </w:del>
      <w:ins w:id="10116" w:author="Revisão editorial" w:date="2026-10-25T12:00:00Z">
        <w:r>
          <w:rPr>
            <w:rFonts w:eastAsia="DejaVu Serif"/>
            <w:color w:val="263238"/>
          </w:rPr>
          <w:t xml:space="preserve">1 bilhão</w:t>
        </w:r>
      </w:ins>
      <w:r>
        <w:rPr>
          <w:rFonts w:eastAsia="DejaVu Serif"/>
          <w:color w:val="263238"/>
        </w:rPr>
        <w:t xml:space="preserve"> nos últimos 10 anos?" e receba uma resposta fundamentada nas lições aprendidas reais da organização</w:t>
      </w:r>
      <w:ins w:id="10117" w:author="Revisão editorial" w:date="2026-10-25T12:00:00Z">
        <w:r>
          <w:rPr>
            <w:rFonts w:eastAsia="DejaVu Serif"/>
            <w:color w:val="263238"/>
          </w:rPr>
          <w:t xml:space="preserve">,</w:t>
        </w:r>
      </w:ins>
      <w:r>
        <w:rPr>
          <w:rFonts w:eastAsia="DejaVu Serif"/>
          <w:color w:val="263238"/>
        </w:rPr>
        <w:t xml:space="preserve"> e não em dados genéricos da internet. </w:t>
      </w:r>
    </w:p>
    <w:p w14:paraId="2ED217AC" w14:textId="77777777" w:rsidR="00921ADD" w:rsidRPr="006F14C5" w:rsidRDefault="007023C5">
      <w:r>
        <w:rPr>
          <w:rFonts w:eastAsia="DejaVu Serif"/>
          <w:color w:val="263238"/>
        </w:rPr>
        <w:t xml:space="preserve">Esse mecanismo transforma a gestão do conhecimento de uma atividade burocrática de encerramento de projeto em uma vantagem competitiva cumulativa: quanto mais projetos completam o ciclo, mais rica e precisa se </w:t>
      </w:r>
      <w:del w:id="10118" w:author="Revisão editorial" w:date="2026-10-25T12:00:00Z">
        <w:r>
          <w:rPr>
            <w:rFonts w:eastAsia="DejaVu Serif"/>
            <w:color w:val="263238"/>
          </w:rPr>
          <w:delText xml:space="preserve">tornar</w:delText>
        </w:r>
      </w:del>
      <w:ins w:id="10119" w:author="Revisão editorial" w:date="2026-10-25T12:00:00Z">
        <w:r>
          <w:rPr>
            <w:rFonts w:eastAsia="DejaVu Serif"/>
            <w:color w:val="263238"/>
          </w:rPr>
          <w:t xml:space="preserve">torna</w:t>
        </w:r>
      </w:ins>
      <w:r>
        <w:rPr>
          <w:rFonts w:eastAsia="DejaVu Serif"/>
          <w:color w:val="263238"/>
        </w:rPr>
        <w:t xml:space="preserve"> a base de conhecimento, e mais qualificadas se tornam as estimativas, os planos de risco e as decisões de portfólio dos projetos subsequentes.</w:t>
      </w:r>
    </w:p>
    <w:p w14:paraId="4CE2F03C" w14:textId="77777777" w:rsidR="00921ADD" w:rsidRPr="006F14C5" w:rsidRDefault="007023C5">
      <w:r>
        <w:rPr>
          <w:rFonts w:eastAsia="DejaVu Serif"/>
          <w:color w:val="263238"/>
        </w:rPr>
        <w:t>Em organizações que executam múltiplos projetos simultaneamente, como operadoras de O&amp;G, mineradoras e construtoras de infraestrutura, esse efeito de acumulação de conhecimento representa um dos retornos mais duradouros do investimento em IA.</w:t>
      </w:r>
    </w:p>
    <w:p w14:paraId="392703F7" w14:textId="77777777" w:rsidR="00921ADD" w:rsidRPr="006F14C5" w:rsidRDefault="007023C5" w:rsidP="00B23895">
      <w:pPr>
        <w:pStyle w:val="Ttulo4"/>
      </w:pPr>
      <w:bookmarkStart w:id="205" w:name="_Toc232715534"/>
      <w:bookmarkStart w:id="206" w:name="_Toc232715197"/>
      <w:r>
        <w:t xml:space="preserve">Prompt 5.5</w:t>
      </w:r>
      <w:del w:id="10120" w:author="Revisão editorial" w:date="2026-10-25T12:00:00Z">
        <w:r>
          <w:delText xml:space="preserve"> -</w:delText>
        </w:r>
      </w:del>
      <w:ins w:id="10121" w:author="Revisão editorial" w:date="2026-10-25T12:00:00Z">
        <w:r>
          <w:t xml:space="preserve">:</w:t>
        </w:r>
      </w:ins>
      <w:r>
        <w:t xml:space="preserve"> ENCERRAMENTO (Síntese de Lições Aprendidas)</w:t>
      </w:r>
      <w:bookmarkEnd w:id="205"/>
      <w:bookmarkEnd w:id="206"/>
    </w:p>
    <w:p w14:paraId="28CFF03A" w14:textId="77777777" w:rsidR="00921ADD" w:rsidRPr="006F14C5" w:rsidRDefault="007023C5">
      <w:pPr>
        <w:ind w:firstLine="0"/>
        <w:rPr>
          <w:rFonts w:eastAsia="DejaVu Serif"/>
        </w:rPr>
      </w:pPr>
      <w:r>
        <w:rPr>
          <w:rFonts w:eastAsia="DejaVu Serif"/>
          <w:b/>
          <w:bCs/>
        </w:rPr>
        <w:t xml:space="preserve">Contexto de aplicação:</w:t>
      </w:r>
      <w:r>
        <w:rPr>
          <w:rFonts w:eastAsia="DejaVu Serif"/>
        </w:rPr>
        <w:t xml:space="preserve"> O gestor responsável pelo encerramento do projeto do navio-sonda de 7ª geração submete </w:t>
      </w:r>
      <w:del w:id="10122" w:author="Revisão editorial" w:date="2026-10-25T12:00:00Z">
        <w:r>
          <w:rPr>
            <w:rFonts w:eastAsia="DejaVu Serif"/>
          </w:rPr>
          <w:delText xml:space="preserve">a</w:delText>
        </w:r>
      </w:del>
      <w:ins w:id="10123" w:author="Revisão editorial" w:date="2026-10-25T12:00:00Z">
        <w:r>
          <w:rPr>
            <w:rFonts w:eastAsia="DejaVu Serif"/>
          </w:rPr>
          <w:t xml:space="preserve">à</w:t>
        </w:r>
      </w:ins>
      <w:r>
        <w:rPr>
          <w:rFonts w:eastAsia="DejaVu Serif"/>
        </w:rPr>
        <w:t xml:space="preserve"> IA</w:t>
      </w:r>
      <w:ins w:id="10124" w:author="Revisão editorial" w:date="2026-10-25T12:00:00Z">
        <w:r>
          <w:rPr>
            <w:rFonts w:eastAsia="DejaVu Serif"/>
          </w:rPr>
          <w:t xml:space="preserve">,</w:t>
        </w:r>
      </w:ins>
      <w:r>
        <w:rPr>
          <w:rFonts w:eastAsia="DejaVu Serif"/>
        </w:rPr>
        <w:t xml:space="preserve"> </w:t>
      </w:r>
      <w:del w:id="10125" w:author="Revisão editorial" w:date="2026-10-25T12:00:00Z">
        <w:r>
          <w:rPr>
            <w:rFonts w:eastAsia="DejaVu Serif"/>
          </w:rPr>
          <w:delText xml:space="preserve">via</w:delText>
        </w:r>
      </w:del>
      <w:ins w:id="10126" w:author="Revisão editorial" w:date="2026-10-25T12:00:00Z">
        <w:r>
          <w:rPr>
            <w:rFonts w:eastAsia="DejaVu Serif"/>
          </w:rPr>
          <w:t xml:space="preserve">por meio de</w:t>
        </w:r>
      </w:ins>
      <w:r>
        <w:rPr>
          <w:rFonts w:eastAsia="DejaVu Serif"/>
        </w:rPr>
        <w:t xml:space="preserve"> prompt</w:t>
      </w:r>
      <w:ins w:id="10127" w:author="Revisão editorial" w:date="2026-10-25T12:00:00Z">
        <w:r>
          <w:rPr>
            <w:rFonts w:eastAsia="DejaVu Serif"/>
          </w:rPr>
          <w:t xml:space="preserve">,</w:t>
        </w:r>
      </w:ins>
      <w:r>
        <w:rPr>
          <w:rFonts w:eastAsia="DejaVu Serif"/>
        </w:rPr>
        <w:t xml:space="preserve"> um conjunto de documentos do projeto: relatórios mensais de progresso, atas de reuniões de mudança de escopo, registros de incidentes de SMS e o relatório final de auditoria de custos.</w:t>
      </w:r>
    </w:p>
    <w:p w14:paraId="4C3F9E36" w14:textId="77777777" w:rsidR="00FB5BB7" w:rsidRPr="006F14C5" w:rsidRDefault="00FB5BB7">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465AE6B1" w14:textId="77777777" w:rsidTr="003C08D6">
        <w:trPr>
          <w:cantSplit/>
        </w:trPr>
        <w:tc>
          <w:tcPr>
            <w:tcW w:w="8334" w:type="dxa"/>
            <w:shd w:val="clear" w:color="auto" w:fill="F3F4F6"/>
            <w:tcMar>
              <w:top w:w="80" w:type="dxa"/>
              <w:left w:w="120" w:type="dxa"/>
              <w:bottom w:w="80" w:type="dxa"/>
              <w:right w:w="120" w:type="dxa"/>
            </w:tcMar>
          </w:tcPr>
          <w:p w14:paraId="3FA55FD9"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t>[</w:t>
            </w:r>
            <w:r>
              <w:rPr>
                <w:rFonts w:eastAsia="DejaVu Serif"/>
                <w:b/>
                <w:bCs/>
                <w:color w:val="auto"/>
                <w:sz w:val="18"/>
                <w:szCs w:val="28"/>
                <w:lang w:val="pt-BR"/>
              </w:rPr>
              <w:t>PAPEL]</w:t>
            </w:r>
            <w:r>
              <w:rPr>
                <w:rFonts w:eastAsia="DejaVu Serif"/>
                <w:color w:val="auto"/>
                <w:sz w:val="18"/>
                <w:szCs w:val="28"/>
                <w:lang w:val="pt-BR"/>
              </w:rPr>
              <w:t xml:space="preserve"> </w:t>
            </w:r>
          </w:p>
        </w:tc>
      </w:tr>
      <w:tr w:rsidR="00921ADD" w:rsidRPr="006F14C5" w14:paraId="23FF018C" w14:textId="77777777" w:rsidTr="003C08D6">
        <w:trPr>
          <w:cantSplit/>
        </w:trPr>
        <w:tc>
          <w:tcPr>
            <w:tcW w:w="8334" w:type="dxa"/>
            <w:shd w:val="clear" w:color="auto" w:fill="F3F4F6"/>
            <w:tcMar>
              <w:top w:w="80" w:type="dxa"/>
              <w:left w:w="120" w:type="dxa"/>
              <w:bottom w:w="80" w:type="dxa"/>
              <w:right w:w="120" w:type="dxa"/>
            </w:tcMar>
          </w:tcPr>
          <w:p w14:paraId="2850EC7E"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Atue como um Gestor de Conhecimento de Projetos (Knowledge Manager) especializado em encerramento de projetos CAPEX do setor naval/offshore, com foco em captura e estruturação de lições aprendidas para uso em projetos futuros.</w:t>
            </w:r>
          </w:p>
          <w:p w14:paraId="61E7F89E" w14:textId="77777777" w:rsidR="00921ADD"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br/>
            </w:r>
            <w:r>
              <w:rPr>
                <w:rFonts w:eastAsia="DejaVu Serif"/>
                <w:b/>
                <w:bCs/>
                <w:color w:val="auto"/>
                <w:sz w:val="18"/>
                <w:szCs w:val="28"/>
                <w:lang w:val="pt-BR"/>
              </w:rPr>
              <w:t>[CONTEXTO]</w:t>
            </w:r>
            <w:r>
              <w:rPr>
                <w:rFonts w:eastAsia="DejaVu Serif"/>
                <w:color w:val="auto"/>
                <w:sz w:val="18"/>
                <w:szCs w:val="28"/>
                <w:lang w:val="pt-BR"/>
              </w:rPr>
              <w:t xml:space="preserve"> </w:t>
            </w:r>
          </w:p>
          <w:p w14:paraId="438D6F98" w14:textId="17969901" w:rsidR="00ED5DB5" w:rsidRPr="006F14C5" w:rsidRDefault="009511D4"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Encerramento de projeto de construção de navio-sonda de 7ª geração (CAPEX: US$ 1,1Bi, prazo original: 48 meses, prazo real: 58 meses, custo final: US$ 1,28Bi</w:t>
            </w:r>
            <w:del w:id="10128" w:author="Revisão editorial" w:date="2026-10-25T12:00:00Z">
              <w:r>
                <w:rPr>
                  <w:rFonts w:eastAsia="DejaVu Serif"/>
                  <w:color w:val="auto"/>
                  <w:sz w:val="18"/>
                  <w:szCs w:val="28"/>
                  <w:lang w:val="pt-BR"/>
                </w:rPr>
                <w:delText xml:space="preserve"> —</w:delText>
              </w:r>
            </w:del>
            <w:ins w:id="10129"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16% acima do orçamento). Principais eventos do projeto: atraso de 6 meses no fornecimento de equipamentos de perfuração (NOV), 3 mudanças de escopo aprovadas pelo cliente (+US$ 95M), greve de 22 dias no estaleiro</w:t>
            </w:r>
            <w:del w:id="10130" w:author="Revisão editorial" w:date="2026-10-25T12:00:00Z">
              <w:r>
                <w:rPr>
                  <w:rFonts w:eastAsia="DejaVu Serif"/>
                  <w:color w:val="auto"/>
                  <w:sz w:val="18"/>
                  <w:szCs w:val="28"/>
                  <w:lang w:val="pt-BR"/>
                </w:rPr>
                <w:delText xml:space="preserve">,</w:delText>
              </w:r>
            </w:del>
            <w:r>
              <w:rPr>
                <w:rFonts w:eastAsia="DejaVu Serif"/>
                <w:color w:val="auto"/>
                <w:sz w:val="18"/>
                <w:szCs w:val="28"/>
                <w:lang w:val="pt-BR"/>
              </w:rPr>
              <w:t xml:space="preserve"> e 2 acidentes de trabalho (sem fatalidades).</w:t>
            </w:r>
          </w:p>
        </w:tc>
      </w:tr>
      <w:tr w:rsidR="00921ADD" w:rsidRPr="006F14C5" w14:paraId="66D91C64" w14:textId="77777777" w:rsidTr="003C08D6">
        <w:trPr>
          <w:cantSplit/>
        </w:trPr>
        <w:tc>
          <w:tcPr>
            <w:tcW w:w="8334" w:type="dxa"/>
            <w:shd w:val="clear" w:color="auto" w:fill="F3F4F6"/>
            <w:tcMar>
              <w:top w:w="80" w:type="dxa"/>
              <w:left w:w="120" w:type="dxa"/>
              <w:bottom w:w="80" w:type="dxa"/>
              <w:right w:w="120" w:type="dxa"/>
            </w:tcMar>
          </w:tcPr>
          <w:p w14:paraId="3EE4B3F9"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lastRenderedPageBreak/>
              <w:br/>
            </w:r>
            <w:r>
              <w:rPr>
                <w:rFonts w:eastAsia="DejaVu Serif"/>
                <w:b/>
                <w:bCs/>
                <w:color w:val="auto"/>
                <w:sz w:val="18"/>
                <w:szCs w:val="28"/>
                <w:lang w:val="pt-BR"/>
              </w:rPr>
              <w:t>[TAREFA]</w:t>
            </w:r>
            <w:r>
              <w:rPr>
                <w:rFonts w:eastAsia="DejaVu Serif"/>
                <w:color w:val="auto"/>
                <w:sz w:val="18"/>
                <w:szCs w:val="28"/>
                <w:lang w:val="pt-BR"/>
              </w:rPr>
              <w:t xml:space="preserve"> </w:t>
            </w:r>
          </w:p>
        </w:tc>
      </w:tr>
      <w:tr w:rsidR="00921ADD" w:rsidRPr="006F14C5" w14:paraId="20672984" w14:textId="77777777" w:rsidTr="003C08D6">
        <w:trPr>
          <w:cantSplit/>
        </w:trPr>
        <w:tc>
          <w:tcPr>
            <w:tcW w:w="8334" w:type="dxa"/>
            <w:shd w:val="clear" w:color="auto" w:fill="F3F4F6"/>
            <w:tcMar>
              <w:top w:w="80" w:type="dxa"/>
              <w:left w:w="120" w:type="dxa"/>
              <w:bottom w:w="80" w:type="dxa"/>
              <w:right w:w="120" w:type="dxa"/>
            </w:tcMar>
          </w:tcPr>
          <w:p w14:paraId="3223065D"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Elabore o relatório de lições aprendidas e o documento de encerramento do projeto.</w:t>
            </w:r>
          </w:p>
          <w:p w14:paraId="04B7F60E"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w:t>
            </w:r>
            <w:r>
              <w:rPr>
                <w:rFonts w:eastAsia="DejaVu Serif"/>
                <w:color w:val="auto"/>
                <w:sz w:val="18"/>
                <w:szCs w:val="28"/>
                <w:lang w:val="pt-BR"/>
              </w:rPr>
              <w:t xml:space="preserve"> </w:t>
            </w:r>
          </w:p>
        </w:tc>
      </w:tr>
      <w:tr w:rsidR="00921ADD" w:rsidRPr="006F14C5" w14:paraId="7AD77D77" w14:textId="77777777" w:rsidTr="003C08D6">
        <w:trPr>
          <w:cantSplit/>
        </w:trPr>
        <w:tc>
          <w:tcPr>
            <w:tcW w:w="8334" w:type="dxa"/>
            <w:shd w:val="clear" w:color="auto" w:fill="F3F4F6"/>
            <w:tcMar>
              <w:top w:w="80" w:type="dxa"/>
              <w:left w:w="120" w:type="dxa"/>
              <w:bottom w:w="80" w:type="dxa"/>
              <w:right w:w="120" w:type="dxa"/>
            </w:tcMar>
          </w:tcPr>
          <w:p w14:paraId="30B069CC"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ins w:id="10131" w:author="Revisão editorial" w:date="2026-10-25T12:00:00Z">
              <w:r>
                <w:rPr>
                  <w:rFonts w:eastAsia="DejaVu Serif"/>
                  <w:color w:val="auto"/>
                  <w:sz w:val="18"/>
                  <w:szCs w:val="28"/>
                  <w:lang w:val="pt-BR"/>
                </w:rPr>
                <w:t xml:space="preserve">Quando houver cálculos, mostre as fórmulas e os passos intermediários, para que possam ser recalculados em planilha. </w:t>
              </w:r>
            </w:ins>
            <w:r>
              <w:rPr>
                <w:rFonts w:eastAsia="DejaVu Serif"/>
                <w:color w:val="auto"/>
                <w:sz w:val="18"/>
                <w:szCs w:val="28"/>
                <w:lang w:val="pt-BR"/>
              </w:rPr>
              <w:t xml:space="preserve">Em seguida:</w:t>
            </w:r>
          </w:p>
        </w:tc>
      </w:tr>
      <w:tr w:rsidR="00921ADD" w:rsidRPr="006F14C5" w14:paraId="2CBAF426" w14:textId="77777777" w:rsidTr="003C08D6">
        <w:trPr>
          <w:cantSplit/>
        </w:trPr>
        <w:tc>
          <w:tcPr>
            <w:tcW w:w="8334" w:type="dxa"/>
            <w:shd w:val="clear" w:color="auto" w:fill="F3F4F6"/>
            <w:tcMar>
              <w:top w:w="80" w:type="dxa"/>
              <w:left w:w="120" w:type="dxa"/>
              <w:bottom w:w="80" w:type="dxa"/>
              <w:right w:w="120" w:type="dxa"/>
            </w:tcMar>
          </w:tcPr>
          <w:p w14:paraId="37F52D93"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1. Classifique as lições aprendidas por domínio PMBOK® 8 (Governança, Escopo, Cronograma, Finanças, Riscos, Recursos, Partes Interessadas)</w:t>
            </w:r>
          </w:p>
          <w:p w14:paraId="53E2373E"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2. Para cada lição, identifique: causa raiz, impacto no projeto, ação corretiva aplicada e recomendação para projetos futuros</w:t>
            </w:r>
          </w:p>
          <w:p w14:paraId="286E335F"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3. Calcule o custo total das mudanças de escopo e desvios não planejados</w:t>
            </w:r>
          </w:p>
          <w:p w14:paraId="26B581EE"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4. Elabore o índice de desempenho do projeto (prazo, custo, qualidade, SMS)</w:t>
            </w:r>
          </w:p>
          <w:p w14:paraId="1C4646B4"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5. Proponha 5 melhorias de processo para o próximo projeto similar</w:t>
            </w:r>
          </w:p>
          <w:p w14:paraId="4F13268E"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br/>
              <w:t xml:space="preserve">[FORMATO] </w:t>
            </w:r>
          </w:p>
        </w:tc>
      </w:tr>
      <w:tr w:rsidR="00921ADD" w:rsidRPr="006F14C5" w14:paraId="5E051191" w14:textId="77777777" w:rsidTr="003C08D6">
        <w:trPr>
          <w:cantSplit/>
        </w:trPr>
        <w:tc>
          <w:tcPr>
            <w:tcW w:w="8334" w:type="dxa"/>
            <w:shd w:val="clear" w:color="auto" w:fill="F3F4F6"/>
            <w:tcMar>
              <w:top w:w="80" w:type="dxa"/>
              <w:left w:w="120" w:type="dxa"/>
              <w:bottom w:w="80" w:type="dxa"/>
              <w:right w:w="120" w:type="dxa"/>
            </w:tcMar>
          </w:tcPr>
          <w:p w14:paraId="1B351220"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Relatório estruturado </w:t>
            </w:r>
            <w:del w:id="10132" w:author="Revisão editorial" w:date="2026-10-25T12:00:00Z">
              <w:r>
                <w:rPr>
                  <w:rFonts w:eastAsia="DejaVu Serif"/>
                  <w:color w:val="auto"/>
                  <w:sz w:val="18"/>
                  <w:szCs w:val="28"/>
                  <w:lang w:val="pt-BR"/>
                </w:rPr>
                <w:delText xml:space="preserve">com</w:delText>
              </w:r>
            </w:del>
            <w:ins w:id="10133" w:author="Revisão editorial" w:date="2026-10-25T12:00:00Z">
              <w:r>
                <w:rPr>
                  <w:rFonts w:eastAsia="DejaVu Serif"/>
                  <w:color w:val="auto"/>
                  <w:sz w:val="18"/>
                  <w:szCs w:val="28"/>
                  <w:lang w:val="pt-BR"/>
                </w:rPr>
                <w:t xml:space="preserve">em quatro partes</w:t>
              </w:r>
            </w:ins>
            <w:r>
              <w:rPr>
                <w:rFonts w:eastAsia="DejaVu Serif"/>
                <w:color w:val="auto"/>
                <w:sz w:val="18"/>
                <w:szCs w:val="28"/>
                <w:lang w:val="pt-BR"/>
              </w:rPr>
              <w:t xml:space="preserve">: (1) </w:t>
            </w:r>
            <w:r>
              <w:rPr>
                <w:rFonts w:eastAsia="DejaVu Serif"/>
                <w:i/>
                <w:iCs/>
                <w:color w:val="auto"/>
                <w:sz w:val="18"/>
                <w:szCs w:val="28"/>
                <w:lang w:val="pt-BR"/>
              </w:rPr>
              <w:t xml:space="preserve">Dashboard</w:t>
            </w:r>
            <w:r>
              <w:rPr>
                <w:rFonts w:eastAsia="DejaVu Serif"/>
                <w:color w:val="auto"/>
                <w:sz w:val="18"/>
                <w:szCs w:val="28"/>
                <w:lang w:val="pt-BR"/>
              </w:rPr>
              <w:t xml:space="preserve"> de desempenho final, (2) Tabela de lições aprendidas (</w:t>
            </w:r>
            <w:del w:id="10134" w:author="Revisão editorial" w:date="2026-10-25T12:00:00Z">
              <w:r>
                <w:rPr>
                  <w:rFonts w:eastAsia="DejaVu Serif"/>
                  <w:color w:val="auto"/>
                  <w:sz w:val="18"/>
                  <w:szCs w:val="28"/>
                  <w:lang w:val="pt-BR"/>
                </w:rPr>
                <w:delText xml:space="preserve">20+</w:delText>
              </w:r>
            </w:del>
            <w:ins w:id="10135" w:author="Revisão editorial" w:date="2026-10-25T12:00:00Z">
              <w:r>
                <w:rPr>
                  <w:rFonts w:eastAsia="DejaVu Serif"/>
                  <w:color w:val="auto"/>
                  <w:sz w:val="18"/>
                  <w:szCs w:val="28"/>
                  <w:lang w:val="pt-BR"/>
                </w:rPr>
                <w:t xml:space="preserve">quantidade</w:t>
              </w:r>
            </w:ins>
            <w:r>
              <w:rPr>
                <w:rFonts w:eastAsia="DejaVu Serif"/>
                <w:color w:val="auto"/>
                <w:sz w:val="18"/>
                <w:szCs w:val="28"/>
                <w:lang w:val="pt-BR"/>
              </w:rPr>
              <w:t xml:space="preserve"> </w:t>
            </w:r>
            <w:del w:id="10136" w:author="Revisão editorial" w:date="2026-10-25T12:00:00Z">
              <w:r>
                <w:rPr>
                  <w:rFonts w:eastAsia="DejaVu Serif"/>
                  <w:color w:val="auto"/>
                  <w:sz w:val="18"/>
                  <w:szCs w:val="28"/>
                  <w:lang w:val="pt-BR"/>
                </w:rPr>
                <w:delText xml:space="preserve">itens</w:delText>
              </w:r>
            </w:del>
            <w:ins w:id="10137" w:author="Revisão editorial" w:date="2026-10-25T12:00:00Z">
              <w:r>
                <w:rPr>
                  <w:rFonts w:eastAsia="DejaVu Serif"/>
                  <w:color w:val="auto"/>
                  <w:sz w:val="18"/>
                  <w:szCs w:val="28"/>
                  <w:lang w:val="pt-BR"/>
                </w:rPr>
                <w:t xml:space="preserve">definida pela relevância e pela evidência disponíveis</w:t>
              </w:r>
            </w:ins>
            <w:r>
              <w:rPr>
                <w:rFonts w:eastAsia="DejaVu Serif"/>
                <w:color w:val="auto"/>
                <w:sz w:val="18"/>
                <w:szCs w:val="28"/>
                <w:lang w:val="pt-BR"/>
              </w:rPr>
              <w:t xml:space="preserve">), (3) Recomendações para o próximo projeto, (4) </w:t>
            </w:r>
            <w:r>
              <w:rPr>
                <w:rFonts w:eastAsia="DejaVu Serif"/>
                <w:i/>
                <w:iCs/>
                <w:color w:val="auto"/>
                <w:sz w:val="18"/>
                <w:szCs w:val="28"/>
                <w:lang w:val="pt-BR"/>
              </w:rPr>
              <w:t xml:space="preserve">Checklist</w:t>
            </w:r>
            <w:r>
              <w:rPr>
                <w:rFonts w:eastAsia="DejaVu Serif"/>
                <w:color w:val="auto"/>
                <w:sz w:val="18"/>
                <w:szCs w:val="28"/>
                <w:lang w:val="pt-BR"/>
              </w:rPr>
              <w:t xml:space="preserve"> de </w:t>
            </w:r>
            <w:r>
              <w:rPr>
                <w:rFonts w:eastAsia="DejaVu Serif"/>
                <w:i/>
                <w:iCs/>
                <w:color w:val="auto"/>
                <w:sz w:val="18"/>
                <w:szCs w:val="28"/>
                <w:lang w:val="pt-BR"/>
              </w:rPr>
              <w:t xml:space="preserve">handover</w:t>
            </w:r>
            <w:r>
              <w:rPr>
                <w:rFonts w:eastAsia="DejaVu Serif"/>
                <w:color w:val="auto"/>
                <w:sz w:val="18"/>
                <w:szCs w:val="28"/>
                <w:lang w:val="pt-BR"/>
              </w:rPr>
              <w:t xml:space="preserve"> para a equipe de operações.</w:t>
            </w:r>
          </w:p>
        </w:tc>
      </w:tr>
    </w:tbl>
    <w:p w14:paraId="037FCD82" w14:textId="77777777" w:rsidR="00921ADD" w:rsidRPr="006F14C5" w:rsidRDefault="00921ADD">
      <w:pPr>
        <w:ind w:firstLine="0"/>
      </w:pPr>
    </w:p>
    <w:p w14:paraId="58FBA1EE" w14:textId="77777777" w:rsidR="0067446E" w:rsidRPr="006F14C5" w:rsidRDefault="00C36CDA">
      <w:r>
        <w:t>A Tabela 5.5 resume os elementos que compõem esse prompt e o tipo de resultado esperado, sujeito à completude dos registros do projeto e à validação da equipe de encerramento.</w:t>
      </w:r>
    </w:p>
    <w:p w14:paraId="60F4D40E" w14:textId="77777777" w:rsidR="00CE3ABF" w:rsidRPr="006F14C5" w:rsidRDefault="00CE3ABF"/>
    <w:p w14:paraId="48802005" w14:textId="77777777" w:rsidR="00921ADD" w:rsidRPr="006F14C5" w:rsidRDefault="007023C5">
      <w:pPr>
        <w:pStyle w:val="Legenda"/>
        <w:keepNext/>
        <w:keepLines/>
        <w:jc w:val="left"/>
        <w:rPr>
          <w:color w:val="auto"/>
          <w:sz w:val="17"/>
          <w:szCs w:val="17"/>
        </w:rPr>
      </w:pPr>
      <w:r>
        <w:rPr>
          <w:bCs/>
          <w:color w:val="auto"/>
          <w:sz w:val="17"/>
          <w:szCs w:val="17"/>
        </w:rPr>
        <w:t xml:space="preserve">Tabela 5.5</w:t>
      </w:r>
      <w:del w:id="10138" w:author="Revisão editorial" w:date="2026-10-25T12:00:00Z">
        <w:r>
          <w:rPr>
            <w:bCs/>
            <w:color w:val="auto"/>
            <w:sz w:val="17"/>
            <w:szCs w:val="17"/>
          </w:rPr>
          <w:delText xml:space="preserve"> —</w:delText>
        </w:r>
      </w:del>
      <w:ins w:id="10139" w:author="Revisão editorial" w:date="2026-10-25T12:00:00Z">
        <w:r>
          <w:rPr>
            <w:bCs/>
            <w:color w:val="auto"/>
            <w:sz w:val="17"/>
            <w:szCs w:val="17"/>
          </w:rPr>
          <w:t xml:space="preserve">:</w:t>
        </w:r>
      </w:ins>
      <w:r>
        <w:rPr>
          <w:bCs/>
          <w:color w:val="auto"/>
          <w:sz w:val="17"/>
          <w:szCs w:val="17"/>
        </w:rPr>
        <w:t xml:space="preserve"> </w:t>
      </w:r>
      <w:r>
        <w:rPr>
          <w:color w:val="auto"/>
          <w:sz w:val="17"/>
          <w:szCs w:val="17"/>
        </w:rPr>
        <w:t xml:space="preserve">Elementos e </w:t>
      </w:r>
      <w:del w:id="10140" w:author="Revisão editorial" w:date="2026-10-25T12:00:00Z">
        <w:r>
          <w:rPr>
            <w:color w:val="auto"/>
            <w:sz w:val="17"/>
            <w:szCs w:val="17"/>
          </w:rPr>
          <w:delText xml:space="preserve">Resultados</w:delText>
        </w:r>
      </w:del>
      <w:ins w:id="10141" w:author="Revisão editorial" w:date="2026-10-25T12:00:00Z">
        <w:r>
          <w:rPr>
            <w:color w:val="auto"/>
            <w:sz w:val="17"/>
            <w:szCs w:val="17"/>
          </w:rPr>
          <w:t xml:space="preserve">resultados</w:t>
        </w:r>
      </w:ins>
      <w:r>
        <w:rPr>
          <w:color w:val="auto"/>
          <w:sz w:val="17"/>
          <w:szCs w:val="17"/>
        </w:rPr>
        <w:t xml:space="preserve"> </w:t>
      </w:r>
      <w:del w:id="10142" w:author="Revisão editorial" w:date="2026-10-25T12:00:00Z">
        <w:r>
          <w:rPr>
            <w:color w:val="auto"/>
            <w:sz w:val="17"/>
            <w:szCs w:val="17"/>
          </w:rPr>
          <w:delText xml:space="preserve">Esperados</w:delText>
        </w:r>
      </w:del>
      <w:ins w:id="10143" w:author="Revisão editorial" w:date="2026-10-25T12:00:00Z">
        <w:r>
          <w:rPr>
            <w:color w:val="auto"/>
            <w:sz w:val="17"/>
            <w:szCs w:val="17"/>
          </w:rPr>
          <w:t xml:space="preserve">esperados</w:t>
        </w:r>
      </w:ins>
      <w:r>
        <w:rPr>
          <w:color w:val="auto"/>
          <w:sz w:val="17"/>
          <w:szCs w:val="17"/>
        </w:rPr>
        <w:t xml:space="preserve"> </w:t>
      </w:r>
      <w:del w:id="10144" w:author="Revisão editorial" w:date="2026-10-25T12:00:00Z">
        <w:r>
          <w:rPr>
            <w:color w:val="auto"/>
            <w:sz w:val="17"/>
            <w:szCs w:val="17"/>
          </w:rPr>
          <w:delText xml:space="preserve">- Sujeito a Premissas e Validação:</w:delText>
        </w:r>
      </w:del>
      <w:ins w:id="10145" w:author="Revisão editorial" w:date="2026-10-25T12:00:00Z">
        <w:r>
          <w:rPr>
            <w:color w:val="auto"/>
            <w:sz w:val="17"/>
            <w:szCs w:val="17"/>
          </w:rPr>
          <w:t xml:space="preserve">do</w:t>
        </w:r>
      </w:ins>
      <w:r>
        <w:rPr>
          <w:color w:val="auto"/>
          <w:sz w:val="17"/>
          <w:szCs w:val="17"/>
        </w:rPr>
        <w:t xml:space="preserve"> Prompt 5.5</w:t>
      </w:r>
      <w:ins w:id="10146" w:author="Revisão editorial" w:date="2026-10-25T12:00:00Z">
        <w:r>
          <w:rPr>
            <w:color w:val="auto"/>
            <w:sz w:val="17"/>
            <w:szCs w:val="17"/>
          </w:rPr>
          <w:t xml:space="preserve"> (sujeito a premissas e validação)</w:t>
        </w:r>
      </w:ins>
    </w:p>
    <w:tbl>
      <w:tblPr>
        <w:tblStyle w:val="TabeladeGrade4"/>
        <w:tblW w:w="0" w:type="auto"/>
        <w:tblLook w:val="04A0" w:firstRow="1" w:lastRow="0" w:firstColumn="1" w:lastColumn="0" w:noHBand="0" w:noVBand="1"/>
      </w:tblPr>
      <w:tblGrid>
        <w:gridCol w:w="2202"/>
        <w:gridCol w:w="6008"/>
      </w:tblGrid>
      <w:tr w:rsidR="00921ADD" w:rsidRPr="006F14C5" w14:paraId="3860DD50" w14:textId="77777777" w:rsidTr="0076603C">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59439E" w14:textId="77777777" w:rsidR="00921ADD" w:rsidRPr="006F14C5" w:rsidRDefault="007023C5" w:rsidP="0076603C">
            <w:pPr>
              <w:pStyle w:val="SemEspaamento"/>
              <w:jc w:val="center"/>
              <w:rPr>
                <w:rFonts w:eastAsia="MS Mincho"/>
                <w:color w:val="FFFFFF" w:themeColor="background1"/>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59840280" w14:textId="77777777" w:rsidR="00921ADD" w:rsidRPr="006F14C5" w:rsidRDefault="007023C5" w:rsidP="0076603C">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szCs w:val="24"/>
                <w:lang w:val="pt-BR"/>
              </w:rPr>
            </w:pPr>
            <w:r>
              <w:rPr>
                <w:rFonts w:ascii="DejaVu Sans" w:eastAsia="DejaVu Sans" w:hAnsi="DejaVu Sans" w:cs="DejaVu Sans"/>
                <w:color w:val="FFFFFF"/>
                <w:sz w:val="18"/>
                <w:szCs w:val="24"/>
                <w:lang w:val="pt-BR"/>
              </w:rPr>
              <w:t>APLICAÇÃO GERENCIAL</w:t>
            </w:r>
          </w:p>
        </w:tc>
      </w:tr>
      <w:tr w:rsidR="00921ADD" w:rsidRPr="006F14C5" w14:paraId="2EDA3A8D" w14:textId="77777777" w:rsidTr="00CC6DB7">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1726B8"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t>Entregável esperado</w:t>
            </w:r>
          </w:p>
        </w:tc>
        <w:tc>
          <w:tcPr>
            <w:tcW w:w="0" w:type="auto"/>
            <w:vAlign w:val="center"/>
          </w:tcPr>
          <w:p w14:paraId="4E3546D2"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i/>
                <w:iCs/>
                <w:sz w:val="18"/>
                <w:szCs w:val="24"/>
                <w:lang w:val="pt-BR"/>
              </w:rPr>
              <w:t>Dashboard</w:t>
            </w:r>
            <w:r>
              <w:rPr>
                <w:rFonts w:eastAsia="DejaVu Serif"/>
                <w:sz w:val="18"/>
                <w:szCs w:val="24"/>
                <w:lang w:val="pt-BR"/>
              </w:rPr>
              <w:t xml:space="preserve"> de desempenho final de prazo, custo, qualidade e SMS, com metodologia de cálculo indicada.</w:t>
            </w:r>
          </w:p>
          <w:p w14:paraId="6CEAC85E"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Tabela de lições aprendidas por domínio de desempenho, contendo causa raiz, impacto, ação corretiva e recomendação futura.</w:t>
            </w:r>
          </w:p>
          <w:p w14:paraId="0615B570"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de mudanças de escopo e desvios não planejados, com decomposição por categoria.</w:t>
            </w:r>
          </w:p>
          <w:p w14:paraId="09DE43C3"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Cinco melhorias de processo priorizadas e </w:t>
            </w:r>
            <w:r>
              <w:rPr>
                <w:rFonts w:eastAsia="DejaVu Serif"/>
                <w:i/>
                <w:iCs/>
                <w:sz w:val="18"/>
                <w:szCs w:val="24"/>
                <w:lang w:val="pt-BR"/>
              </w:rPr>
              <w:t>checklist</w:t>
            </w:r>
            <w:r>
              <w:rPr>
                <w:rFonts w:eastAsia="DejaVu Serif"/>
                <w:sz w:val="18"/>
                <w:szCs w:val="24"/>
                <w:lang w:val="pt-BR"/>
              </w:rPr>
              <w:t xml:space="preserve"> de </w:t>
            </w:r>
            <w:r>
              <w:rPr>
                <w:rFonts w:eastAsia="DejaVu Serif"/>
                <w:i/>
                <w:iCs/>
                <w:sz w:val="18"/>
                <w:szCs w:val="24"/>
                <w:lang w:val="pt-BR"/>
              </w:rPr>
              <w:t>handover</w:t>
            </w:r>
            <w:r>
              <w:rPr>
                <w:rFonts w:eastAsia="DejaVu Serif"/>
                <w:sz w:val="18"/>
                <w:szCs w:val="24"/>
                <w:lang w:val="pt-BR"/>
              </w:rPr>
              <w:t xml:space="preserve"> verificável para a equipe de operações.</w:t>
            </w:r>
          </w:p>
        </w:tc>
      </w:tr>
      <w:tr w:rsidR="00921ADD" w:rsidRPr="006F14C5" w14:paraId="54B86CA7" w14:textId="77777777" w:rsidTr="00CC6DB7">
        <w:trPr>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04FB3C"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lastRenderedPageBreak/>
              <w:t>Decisão apoiada</w:t>
            </w:r>
          </w:p>
        </w:tc>
        <w:tc>
          <w:tcPr>
            <w:tcW w:w="0" w:type="auto"/>
            <w:vAlign w:val="center"/>
          </w:tcPr>
          <w:p w14:paraId="2B26CF44"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Aprovar encerramento e </w:t>
            </w:r>
            <w:r>
              <w:rPr>
                <w:rFonts w:eastAsia="DejaVu Serif"/>
                <w:i/>
                <w:iCs/>
                <w:sz w:val="18"/>
                <w:szCs w:val="24"/>
                <w:lang w:val="pt-BR"/>
              </w:rPr>
              <w:t>handover</w:t>
            </w:r>
            <w:r>
              <w:rPr>
                <w:rFonts w:eastAsia="DejaVu Serif"/>
                <w:sz w:val="18"/>
                <w:szCs w:val="24"/>
                <w:lang w:val="pt-BR"/>
              </w:rPr>
              <w:t>, manter pendências abertas ou condicionar a transição para operações.</w:t>
            </w:r>
          </w:p>
          <w:p w14:paraId="0AEA2C76"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Priorizar melhorias de processo e incorporar lições aprendidas à base de conhecimento para projetos similares.</w:t>
            </w:r>
          </w:p>
        </w:tc>
      </w:tr>
      <w:tr w:rsidR="00921ADD" w:rsidRPr="006F14C5" w14:paraId="36AF1C57" w14:textId="77777777" w:rsidTr="00CC6DB7">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2D2EF1"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t>Dados mínimos necessários</w:t>
            </w:r>
          </w:p>
        </w:tc>
        <w:tc>
          <w:tcPr>
            <w:tcW w:w="0" w:type="auto"/>
            <w:vAlign w:val="center"/>
          </w:tcPr>
          <w:p w14:paraId="5A6E9915"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Linhas de base e dados finais de custo, prazo, escopo, qualidade, comissionamento e SMS.</w:t>
            </w:r>
          </w:p>
          <w:p w14:paraId="5FF3AA0C"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Registros de mudanças, custos associados, atas, relatórios mensais, RDOs, incidentes, auditorias e não conformidades.</w:t>
            </w:r>
          </w:p>
          <w:p w14:paraId="21CF6C06"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Documentação de operação e manutenção, certificados, treinamento, sobressalentes, lista de pendências e aceite de sistemas.</w:t>
            </w:r>
          </w:p>
          <w:p w14:paraId="2D6FD79B"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Critérios corporativos para encerramento, classificação de lições aprendidas e requisitos de preservação de evidências.</w:t>
            </w:r>
          </w:p>
        </w:tc>
      </w:tr>
      <w:tr w:rsidR="00921ADD" w:rsidRPr="006F14C5" w14:paraId="3647BD73" w14:textId="77777777" w:rsidTr="00CC6DB7">
        <w:trPr>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DF16EF"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t>Benefícios potenciais da IA</w:t>
            </w:r>
          </w:p>
        </w:tc>
        <w:tc>
          <w:tcPr>
            <w:tcW w:w="0" w:type="auto"/>
            <w:vAlign w:val="center"/>
          </w:tcPr>
          <w:p w14:paraId="677FCD27"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Triagem e consolidação de grandes volumes de documentos e registros de projeto.</w:t>
            </w:r>
          </w:p>
          <w:p w14:paraId="2CEE3499"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Identificação de padrões recorrentes, temas de risco e oportunidades de melhoria.</w:t>
            </w:r>
          </w:p>
          <w:p w14:paraId="4964ACD8"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Aceleração da preparação de relatórios de encerramento e recuperação de conhecimento organizacional.</w:t>
            </w:r>
          </w:p>
        </w:tc>
      </w:tr>
      <w:tr w:rsidR="00921ADD" w:rsidRPr="006F14C5" w14:paraId="51DC329E" w14:textId="77777777" w:rsidTr="00CC6DB7">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3BBC97"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t>Limitações e validação humana</w:t>
            </w:r>
          </w:p>
        </w:tc>
        <w:tc>
          <w:tcPr>
            <w:tcW w:w="0" w:type="auto"/>
            <w:vAlign w:val="center"/>
          </w:tcPr>
          <w:p w14:paraId="03BEE891"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 IA não deve declarar causa raiz ou atribuir responsabilidade sem evidência documental e investigação apropriada.</w:t>
            </w:r>
          </w:p>
          <w:p w14:paraId="4DECB1F4"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O número de lições aprendidas não deve ser imposto; qualidade, evidência e aplicabilidade são mais importantes que quantidade.</w:t>
            </w:r>
          </w:p>
          <w:p w14:paraId="0C73CF16"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Validação por gerência de projeto, operações, qualidade, SMS, contratos, engenharia e gestor da base de conhecimento.</w:t>
            </w:r>
          </w:p>
        </w:tc>
      </w:tr>
    </w:tbl>
    <w:p w14:paraId="078EB703" w14:textId="77777777" w:rsidR="00921ADD" w:rsidRPr="006F14C5" w:rsidRDefault="007023C5" w:rsidP="0076603C">
      <w:pPr>
        <w:pStyle w:val="BookSource"/>
        <w:keepLines/>
        <w:jc w:val="left"/>
        <w:rPr>
          <w:i w:val="0"/>
          <w:iCs/>
          <w:color w:val="auto"/>
          <w:szCs w:val="15"/>
        </w:rPr>
      </w:pPr>
      <w:r>
        <w:rPr>
          <w:i w:val="0"/>
          <w:iCs/>
          <w:color w:val="auto"/>
          <w:szCs w:val="15"/>
        </w:rPr>
        <w:t>Fonte: Elaborado pelo autor.</w:t>
      </w:r>
    </w:p>
    <w:p w14:paraId="60449467" w14:textId="77777777" w:rsidR="00921ADD" w:rsidRPr="003C08D6" w:rsidRDefault="007023C5" w:rsidP="003C08D6">
      <w:r>
        <w:t>Os exemplos deste capítulo demonstraram como a fase do ciclo de vida altera a finalidade, o grau de abertura e os dados necessários ao prompt. O próximo capítulo acrescenta uma segunda dimensão a essa lógica: o contexto setorial, que define o vocabulário técnico, os riscos e os condicionantes de cada aplicação.</w:t>
      </w:r>
    </w:p>
    <w:p w14:paraId="090F98E1" w14:textId="77777777" w:rsidR="0067446E" w:rsidRPr="006F14C5" w:rsidRDefault="00C36CDA">
      <w:pPr>
        <w:pStyle w:val="SemEspaamento"/>
        <w:rPr>
          <w:lang w:val="pt-BR"/>
        </w:rPr>
      </w:pPr>
      <w:r>
        <w:rPr>
          <w:lang w:val="pt-BR"/>
        </w:rPr>
        <w:br w:type="page"/>
      </w:r>
    </w:p>
    <w:p w14:paraId="65A97967" w14:textId="387323CA" w:rsidR="00AB2406" w:rsidRPr="006F14C5" w:rsidRDefault="00AB2406" w:rsidP="00CE3ABF">
      <w:pPr>
        <w:pStyle w:val="SemEspaamento"/>
        <w:rPr>
          <w:lang w:val="pt-BR"/>
        </w:rPr>
        <w:sectPr w:rsidR="00AB2406" w:rsidRPr="006F14C5" w:rsidSect="00A6419B">
          <w:pgSz w:w="10772" w:h="12756"/>
          <w:pgMar w:top="1247" w:right="1134" w:bottom="1021" w:left="1418" w:header="454" w:footer="567" w:gutter="0"/>
          <w:cols w:space="720"/>
          <w:formProt w:val="0"/>
          <w:docGrid w:linePitch="360" w:charSpace="4096"/>
        </w:sectPr>
      </w:pPr>
    </w:p>
    <w:p w14:paraId="61D6F646" w14:textId="399A972B" w:rsidR="00921ADD" w:rsidRPr="006F14C5" w:rsidRDefault="007023C5" w:rsidP="00E55F8B">
      <w:pPr>
        <w:pStyle w:val="Ttulo2"/>
      </w:pPr>
      <w:bookmarkStart w:id="207" w:name="__RefHeading___Toc10608_3485589216"/>
      <w:bookmarkStart w:id="208" w:name="_Toc232715535"/>
      <w:bookmarkStart w:id="209" w:name="_Toc232715198"/>
      <w:bookmarkStart w:id="210" w:name="_Ref236076676"/>
      <w:bookmarkStart w:id="211" w:name="_Toc236076023"/>
      <w:bookmarkStart w:id="212" w:name="_Toc236516898"/>
      <w:bookmarkStart w:id="213" w:name="_Toc233748485"/>
      <w:bookmarkStart w:id="214" w:name="_Toc233040032"/>
      <w:bookmarkEnd w:id="207"/>
      <w:r>
        <w:lastRenderedPageBreak/>
        <w:t>Capítulo 6</w:t>
      </w:r>
      <w:bookmarkEnd w:id="208"/>
      <w:bookmarkEnd w:id="209"/>
      <w:r>
        <w:t xml:space="preserve">: </w:t>
      </w:r>
      <w:bookmarkStart w:id="215" w:name="_Toc232715536"/>
      <w:bookmarkStart w:id="216" w:name="_Toc232715199"/>
      <w:r>
        <w:t>Prompts por Fase e Setor no Ciclo de Vida de Projetos de Capital</w:t>
      </w:r>
      <w:bookmarkEnd w:id="210"/>
      <w:bookmarkEnd w:id="211"/>
      <w:bookmarkEnd w:id="212"/>
      <w:bookmarkEnd w:id="213"/>
      <w:bookmarkEnd w:id="214"/>
      <w:bookmarkEnd w:id="215"/>
      <w:bookmarkEnd w:id="216"/>
    </w:p>
    <w:p w14:paraId="0EB2B319" w14:textId="1980F47D" w:rsidR="00921ADD" w:rsidRPr="006F14C5" w:rsidRDefault="00921ADD"/>
    <w:p w14:paraId="788D8D7C" w14:textId="1EA0FDA1" w:rsidR="00921ADD" w:rsidRPr="006F14C5" w:rsidRDefault="007023C5">
      <w:pPr>
        <w:ind w:firstLine="0"/>
      </w:pPr>
      <w:r>
        <w:rPr>
          <w:rFonts w:eastAsia="DejaVu Serif"/>
          <w:color w:val="263238"/>
        </w:rPr>
        <w:t xml:space="preserve">Este capítulo reúne prompts práticos organizados pela combinação entre fase do ciclo de vida e setor de aplicação, todos estruturados com base no </w:t>
      </w:r>
      <w:r>
        <w:rPr>
          <w:rFonts w:eastAsia="DejaVu Serif"/>
          <w:i/>
          <w:color w:val="263238"/>
        </w:rPr>
        <w:t>framework</w:t>
      </w:r>
      <w:r>
        <w:rPr>
          <w:rFonts w:eastAsia="DejaVu Serif"/>
          <w:color w:val="263238"/>
        </w:rPr>
        <w:t xml:space="preserve"> RCTIF.</w:t>
      </w:r>
    </w:p>
    <w:p w14:paraId="6979D238" w14:textId="4185AD39" w:rsidR="00921ADD" w:rsidRPr="006F14C5" w:rsidRDefault="007023C5">
      <w:r>
        <w:rPr>
          <w:rFonts w:eastAsia="DejaVu Serif"/>
          <w:color w:val="263238"/>
        </w:rPr>
        <w:t xml:space="preserve">O gráfico a seguir ilustra duas dimensões fundamentais da Engenharia de Prompt </w:t>
      </w:r>
      <w:del w:id="10147" w:author="Revisão editorial" w:date="2026-10-25T12:00:00Z">
        <w:r>
          <w:rPr>
            <w:rFonts w:eastAsia="DejaVu Serif"/>
            <w:color w:val="263238"/>
          </w:rPr>
          <w:delText xml:space="preserve">- </w:delText>
        </w:r>
      </w:del>
      <w:ins w:id="10148" w:author="Revisão editorial" w:date="2026-10-25T12:00:00Z">
        <w:r>
          <w:rPr>
            <w:rFonts w:eastAsia="DejaVu Serif"/>
            <w:color w:val="263238"/>
          </w:rPr>
          <w:t xml:space="preserve">(</w:t>
        </w:r>
      </w:ins>
      <w:r>
        <w:rPr>
          <w:rFonts w:eastAsia="DejaVu Serif"/>
          <w:color w:val="263238"/>
        </w:rPr>
        <w:t xml:space="preserve">a Especificidade do Contexto e a Abertura Exploratória</w:t>
      </w:r>
      <w:del w:id="10149" w:author="Revisão editorial" w:date="2026-10-25T12:00:00Z">
        <w:r>
          <w:rPr>
            <w:rFonts w:eastAsia="DejaVu Serif"/>
            <w:color w:val="263238"/>
          </w:rPr>
          <w:delText xml:space="preserve"> -</w:delText>
        </w:r>
      </w:del>
      <w:ins w:id="10150" w:author="Revisão editorial" w:date="2026-10-25T12:00:00Z">
        <w:r>
          <w:rPr>
            <w:rFonts w:eastAsia="DejaVu Serif"/>
            <w:color w:val="263238"/>
          </w:rPr>
          <w:t xml:space="preserve">)</w:t>
        </w:r>
      </w:ins>
      <w:r>
        <w:rPr>
          <w:rFonts w:eastAsia="DejaVu Serif"/>
          <w:color w:val="263238"/>
        </w:rPr>
        <w:t xml:space="preserve">, que </w:t>
      </w:r>
      <w:del w:id="10151" w:author="Revisão editorial" w:date="2026-10-25T12:00:00Z">
        <w:r>
          <w:rPr>
            <w:rFonts w:eastAsia="DejaVu Serif"/>
            <w:color w:val="263238"/>
          </w:rPr>
          <w:delText xml:space="preserve">evoluem</w:delText>
        </w:r>
      </w:del>
      <w:ins w:id="10152" w:author="Revisão editorial" w:date="2026-10-25T12:00:00Z">
        <w:r>
          <w:rPr>
            <w:rFonts w:eastAsia="DejaVu Serif"/>
            <w:color w:val="263238"/>
          </w:rPr>
          <w:t xml:space="preserve">tendem</w:t>
        </w:r>
      </w:ins>
      <w:r>
        <w:rPr>
          <w:rFonts w:eastAsia="DejaVu Serif"/>
          <w:color w:val="263238"/>
        </w:rPr>
        <w:t xml:space="preserve"> </w:t>
      </w:r>
      <w:del w:id="10153" w:author="Revisão editorial" w:date="2026-10-25T12:00:00Z">
        <w:r>
          <w:rPr>
            <w:rFonts w:eastAsia="DejaVu Serif"/>
            <w:color w:val="263238"/>
          </w:rPr>
          <w:delText xml:space="preserve">de</w:delText>
        </w:r>
      </w:del>
      <w:ins w:id="10154" w:author="Revisão editorial" w:date="2026-10-25T12:00:00Z">
        <w:r>
          <w:rPr>
            <w:rFonts w:eastAsia="DejaVu Serif"/>
            <w:color w:val="263238"/>
          </w:rPr>
          <w:t xml:space="preserve">a</w:t>
        </w:r>
      </w:ins>
      <w:r>
        <w:rPr>
          <w:rFonts w:eastAsia="DejaVu Serif"/>
          <w:color w:val="263238"/>
        </w:rPr>
        <w:t xml:space="preserve"> </w:t>
      </w:r>
      <w:del w:id="10155" w:author="Revisão editorial" w:date="2026-10-25T12:00:00Z">
        <w:r>
          <w:rPr>
            <w:rFonts w:eastAsia="DejaVu Serif"/>
            <w:color w:val="263238"/>
          </w:rPr>
          <w:delText xml:space="preserve">forma</w:delText>
        </w:r>
      </w:del>
      <w:ins w:id="10156" w:author="Revisão editorial" w:date="2026-10-25T12:00:00Z">
        <w:r>
          <w:rPr>
            <w:rFonts w:eastAsia="DejaVu Serif"/>
            <w:color w:val="263238"/>
          </w:rPr>
          <w:t xml:space="preserve">evoluir</w:t>
        </w:r>
      </w:ins>
      <w:r>
        <w:rPr>
          <w:rFonts w:eastAsia="DejaVu Serif"/>
          <w:color w:val="263238"/>
        </w:rPr>
        <w:t xml:space="preserve"> </w:t>
      </w:r>
      <w:del w:id="10157" w:author="Revisão editorial" w:date="2026-10-25T12:00:00Z">
        <w:r>
          <w:rPr>
            <w:rFonts w:eastAsia="DejaVu Serif"/>
            <w:color w:val="263238"/>
          </w:rPr>
          <w:delText xml:space="preserve">inversamente</w:delText>
        </w:r>
      </w:del>
      <w:ins w:id="10158" w:author="Revisão editorial" w:date="2026-10-25T12:00:00Z">
        <w:r>
          <w:rPr>
            <w:rFonts w:eastAsia="DejaVu Serif"/>
            <w:color w:val="263238"/>
          </w:rPr>
          <w:t xml:space="preserve">em</w:t>
        </w:r>
      </w:ins>
      <w:r>
        <w:rPr>
          <w:rFonts w:eastAsia="DejaVu Serif"/>
          <w:color w:val="263238"/>
        </w:rPr>
        <w:t xml:space="preserve"> </w:t>
      </w:r>
      <w:del w:id="10159" w:author="Revisão editorial" w:date="2026-10-25T12:00:00Z">
        <w:r>
          <w:rPr>
            <w:rFonts w:eastAsia="DejaVu Serif"/>
            <w:color w:val="263238"/>
          </w:rPr>
          <w:delText xml:space="preserve">proporcional</w:delText>
        </w:r>
      </w:del>
      <w:ins w:id="10160" w:author="Revisão editorial" w:date="2026-10-25T12:00:00Z">
        <w:r>
          <w:rPr>
            <w:rFonts w:eastAsia="DejaVu Serif"/>
            <w:color w:val="263238"/>
          </w:rPr>
          <w:t xml:space="preserve">sentidos opostos</w:t>
        </w:r>
      </w:ins>
      <w:r>
        <w:rPr>
          <w:rFonts w:eastAsia="DejaVu Serif"/>
          <w:color w:val="263238"/>
        </w:rPr>
        <w:t xml:space="preserve"> ao longo das cinco fases do ciclo de vida de projetos.</w:t>
      </w:r>
    </w:p>
    <w:p w14:paraId="01829812" w14:textId="01C112B1" w:rsidR="00921ADD" w:rsidRPr="006F14C5" w:rsidRDefault="009E77E9" w:rsidP="00CE3ABF">
      <w:pPr>
        <w:ind w:firstLine="0"/>
      </w:pPr>
      <w:r>
        <w:rPr>
          <w:rFonts w:eastAsia="DejaVu Serif"/>
          <w:color w:val="263238"/>
        </w:rPr>
        <w:t>Compreender essa dinâmica é essencial para que o gestor de projetos calibre seus prompts de acordo com o momento do projeto.</w:t>
      </w:r>
    </w:p>
    <w:p w14:paraId="0A10A955" w14:textId="69B48202" w:rsidR="0067446E" w:rsidRPr="006F14C5" w:rsidRDefault="00C36CDA" w:rsidP="00CE3ABF">
      <w:r>
        <w:t xml:space="preserve">A Figura 6.1 representa graficamente essa relação.</w:t>
      </w:r>
    </w:p>
    <w:p w14:paraId="3C3CDD99" w14:textId="2B84273E" w:rsidR="00921ADD" w:rsidRPr="006F14C5" w:rsidRDefault="003C08D6" w:rsidP="009E77E9">
      <w:pPr>
        <w:pStyle w:val="Legenda"/>
        <w:keepNext/>
        <w:keepLines/>
        <w:jc w:val="left"/>
        <w:rPr>
          <w:bCs/>
          <w:color w:val="auto"/>
          <w:sz w:val="17"/>
          <w:szCs w:val="17"/>
        </w:rPr>
      </w:pPr>
      <w:r>
        <w:rPr>
          <w:noProof/>
        </w:rPr>
        <w:drawing>
          <wp:anchor distT="0" distB="0" distL="114300" distR="114300" simplePos="0" relativeHeight="251658249" behindDoc="0" locked="0" layoutInCell="1" allowOverlap="1" wp14:anchorId="2C212B38" wp14:editId="364414D1">
            <wp:simplePos x="0" y="0"/>
            <wp:positionH relativeFrom="margin">
              <wp:posOffset>607695</wp:posOffset>
            </wp:positionH>
            <wp:positionV relativeFrom="page">
              <wp:posOffset>3639820</wp:posOffset>
            </wp:positionV>
            <wp:extent cx="4071600" cy="2854800"/>
            <wp:effectExtent l="0" t="0" r="5715" b="3175"/>
            <wp:wrapTopAndBottom/>
            <wp:docPr id="15" name="Picture 16"/>
            <wp:cNvGraphicFramePr/>
            <a:graphic xmlns:a="http://schemas.openxmlformats.org/drawingml/2006/main">
              <a:graphicData uri="http://schemas.openxmlformats.org/drawingml/2006/picture">
                <pic:pic xmlns:pic="http://schemas.openxmlformats.org/drawingml/2006/picture">
                  <pic:nvPicPr>
                    <pic:cNvPr id="15" name="Picture 16"/>
                    <pic:cNvPicPr/>
                  </pic:nvPicPr>
                  <pic:blipFill>
                    <a:blip r:embed="rId71" cstate="print">
                      <a:extLst>
                        <a:ext uri="{BEBA8EAE-BF5A-486C-A8C5-ECC9F3942E4B}">
                          <a14:imgProps xmlns:a14="http://schemas.microsoft.com/office/drawing/2010/main">
                            <a14:imgLayer r:embed="rId72">
                              <a14:imgEffect>
                                <a14:sharpenSoften amount="50000"/>
                              </a14:imgEffect>
                            </a14:imgLayer>
                          </a14:imgProps>
                        </a:ext>
                        <a:ext uri="{28A0092B-C50C-407E-A947-70E740481C1C}">
                          <a14:useLocalDpi xmlns:a14="http://schemas.microsoft.com/office/drawing/2010/main" val="0"/>
                        </a:ext>
                      </a:extLst>
                    </a:blip>
                    <a:srcRect t="477" b="477"/>
                    <a:stretch>
                      <a:fillRect/>
                    </a:stretch>
                  </pic:blipFill>
                  <pic:spPr>
                    <a:xfrm>
                      <a:off x="0" y="0"/>
                      <a:ext cx="4071600" cy="2854800"/>
                    </a:xfrm>
                    <a:prstGeom prst="rect">
                      <a:avLst/>
                    </a:prstGeom>
                    <a:noFill/>
                    <a:ln w="0">
                      <a:noFill/>
                    </a:ln>
                  </pic:spPr>
                </pic:pic>
              </a:graphicData>
            </a:graphic>
            <wp14:sizeRelH relativeFrom="margin">
              <wp14:pctWidth>0</wp14:pctWidth>
            </wp14:sizeRelH>
            <wp14:sizeRelV relativeFrom="margin">
              <wp14:pctHeight>0</wp14:pctHeight>
            </wp14:sizeRelV>
          </wp:anchor>
        </w:drawing>
      </w:r>
      <w:r>
        <w:rPr>
          <w:bCs/>
          <w:color w:val="auto"/>
          <w:sz w:val="17"/>
          <w:szCs w:val="17"/>
        </w:rPr>
        <w:t xml:space="preserve">Figura 6.1: Evolução da especificidade dos prompts ao longo do ciclo de vida CAPEX</w:t>
      </w:r>
    </w:p>
    <w:p w14:paraId="060E1303" w14:textId="77777777" w:rsidR="00921ADD" w:rsidRPr="006F14C5" w:rsidRDefault="007023C5" w:rsidP="009E77E9">
      <w:pPr>
        <w:pStyle w:val="Legenda"/>
        <w:keepNext/>
        <w:keepLines/>
        <w:jc w:val="left"/>
        <w:rPr>
          <w:b w:val="0"/>
          <w:color w:val="auto"/>
          <w:sz w:val="15"/>
          <w:szCs w:val="15"/>
        </w:rPr>
      </w:pPr>
      <w:r>
        <w:rPr>
          <w:b w:val="0"/>
          <w:color w:val="auto"/>
          <w:sz w:val="15"/>
          <w:szCs w:val="15"/>
        </w:rPr>
        <w:t>Fonte: Elaborado pelo autor.</w:t>
      </w:r>
    </w:p>
    <w:p w14:paraId="64FBFC68" w14:textId="77777777" w:rsidR="00921ADD" w:rsidRPr="006F14C5" w:rsidRDefault="00921ADD"/>
    <w:p w14:paraId="320F02F7" w14:textId="77777777" w:rsidR="00921ADD" w:rsidRPr="006F14C5" w:rsidRDefault="007023C5">
      <w:r>
        <w:rPr>
          <w:rFonts w:eastAsia="DejaVu Serif"/>
          <w:color w:val="263238"/>
        </w:rPr>
        <w:lastRenderedPageBreak/>
        <w:t xml:space="preserve">O gráfico da Figura 6.1 apresenta uma leitura didática da evolução do </w:t>
      </w:r>
      <w:r>
        <w:rPr>
          <w:rFonts w:eastAsia="DejaVu Serif"/>
          <w:i/>
          <w:color w:val="263238"/>
        </w:rPr>
        <w:t>Prompt Engineering</w:t>
      </w:r>
      <w:r>
        <w:rPr>
          <w:rFonts w:eastAsia="DejaVu Serif"/>
          <w:color w:val="263238"/>
        </w:rPr>
        <w:t xml:space="preserve"> ao longo do ciclo de vida: a Especificidade do Contexto e a Abertura Exploratória movem-se em sentidos opostos à medida que o projeto amadurece.</w:t>
      </w:r>
    </w:p>
    <w:p w14:paraId="40F20900" w14:textId="225D669E" w:rsidR="00921ADD" w:rsidRPr="006F14C5" w:rsidRDefault="003C08D6">
      <w:r>
        <w:rPr>
          <w:rFonts w:eastAsia="DejaVu Serif"/>
          <w:b/>
          <w:bCs/>
          <w:color w:val="263238"/>
        </w:rPr>
        <w:t xml:space="preserve">Importante:</w:t>
      </w:r>
      <w:r>
        <w:rPr>
          <w:rFonts w:eastAsia="DejaVu Serif"/>
          <w:color w:val="263238"/>
        </w:rPr>
        <w:t xml:space="preserve"> </w:t>
      </w:r>
      <w:del w:id="10161" w:author="Revisão editorial" w:date="2026-10-25T12:00:00Z">
        <w:r>
          <w:rPr>
            <w:rFonts w:eastAsia="DejaVu Serif"/>
            <w:color w:val="263238"/>
          </w:rPr>
          <w:delText xml:space="preserve">Os</w:delText>
        </w:r>
      </w:del>
      <w:ins w:id="10162" w:author="Revisão editorial" w:date="2026-10-25T12:00:00Z">
        <w:r>
          <w:rPr>
            <w:rFonts w:eastAsia="DejaVu Serif"/>
            <w:color w:val="263238"/>
          </w:rPr>
          <w:t xml:space="preserve">os</w:t>
        </w:r>
      </w:ins>
      <w:r>
        <w:rPr>
          <w:rFonts w:eastAsia="DejaVu Serif"/>
          <w:color w:val="263238"/>
        </w:rPr>
        <w:t xml:space="preserve"> níveis apresentados na Figura 6.1 são ilustrativos e não constituem escala validada, </w:t>
      </w:r>
      <w:r>
        <w:rPr>
          <w:rFonts w:eastAsia="DejaVu Serif"/>
          <w:i/>
          <w:iCs/>
          <w:color w:val="263238"/>
        </w:rPr>
        <w:t xml:space="preserve">benchmark</w:t>
      </w:r>
      <w:r>
        <w:rPr>
          <w:rFonts w:eastAsia="DejaVu Serif"/>
          <w:color w:val="263238"/>
        </w:rPr>
        <w:t xml:space="preserve"> setorial ou medição empírica.</w:t>
      </w:r>
    </w:p>
    <w:p w14:paraId="04F187C3" w14:textId="77777777" w:rsidR="00921ADD" w:rsidRPr="006F14C5" w:rsidRDefault="007023C5">
      <w:r>
        <w:rPr>
          <w:rFonts w:eastAsia="DejaVu Serif"/>
          <w:color w:val="263238"/>
        </w:rPr>
        <w:t xml:space="preserve">No </w:t>
      </w:r>
      <w:r>
        <w:rPr>
          <w:rFonts w:eastAsia="DejaVu Serif"/>
          <w:b/>
          <w:bCs/>
          <w:color w:val="263238"/>
        </w:rPr>
        <w:t>FEL 1</w:t>
      </w:r>
      <w:r>
        <w:rPr>
          <w:rFonts w:eastAsia="DejaVu Serif"/>
          <w:color w:val="263238"/>
        </w:rPr>
        <w:t xml:space="preserve">, como já destacado em capítulos anteriores, o gestor opera com alto grau de incerteza e poucos dados consolidados: a especificidade do contexto é baixa (nível 2 de 10), pois o projeto ainda está na fase de identificação de oportunidades, sem escopo, orçamento ou cronograma definidos. </w:t>
      </w:r>
    </w:p>
    <w:p w14:paraId="20501194" w14:textId="77777777" w:rsidR="00921ADD" w:rsidRPr="006F14C5" w:rsidRDefault="007023C5">
      <w:r>
        <w:rPr>
          <w:rFonts w:eastAsia="DejaVu Serif"/>
          <w:color w:val="263238"/>
        </w:rPr>
        <w:t xml:space="preserve">Nesse ambiente, a abertura exploratória do prompt deve ser máxima (nível 9 de 10); o gestor precisa que a IA gere hipóteses, explore alternativas e amplie o espaço de soluções, e não que confirme premissas ainda inexistentes. </w:t>
      </w:r>
    </w:p>
    <w:p w14:paraId="3ABF26AB" w14:textId="77777777" w:rsidR="00921ADD" w:rsidRPr="006F14C5" w:rsidRDefault="007023C5">
      <w:r>
        <w:rPr>
          <w:rFonts w:eastAsia="DejaVu Serif"/>
          <w:color w:val="263238"/>
        </w:rPr>
        <w:t xml:space="preserve">À medida que o projeto avança pelo </w:t>
      </w:r>
      <w:r>
        <w:rPr>
          <w:rFonts w:eastAsia="DejaVu Serif"/>
          <w:b/>
          <w:bCs/>
          <w:color w:val="263238"/>
        </w:rPr>
        <w:t xml:space="preserve">FEL 2</w:t>
      </w:r>
      <w:r>
        <w:rPr>
          <w:rFonts w:eastAsia="DejaVu Serif"/>
          <w:color w:val="263238"/>
        </w:rPr>
        <w:t xml:space="preserve"> (especificidade 4, abertura 7) e </w:t>
      </w:r>
      <w:ins w:id="10163" w:author="Revisão editorial" w:date="2026-10-25T12:00:00Z">
        <w:r>
          <w:rPr>
            <w:rFonts w:eastAsia="DejaVu Serif"/>
            <w:color w:val="263238"/>
          </w:rPr>
          <w:t xml:space="preserve">pelo </w:t>
        </w:r>
      </w:ins>
      <w:r>
        <w:rPr>
          <w:rFonts w:eastAsia="DejaVu Serif"/>
          <w:b/>
          <w:bCs/>
          <w:color w:val="263238"/>
        </w:rPr>
        <w:t xml:space="preserve">FEL 3/FID</w:t>
      </w:r>
      <w:r>
        <w:rPr>
          <w:rFonts w:eastAsia="DejaVu Serif"/>
          <w:color w:val="263238"/>
        </w:rPr>
        <w:t xml:space="preserve"> (especificidade 7, abertura 5), as duas curvas se cruzam</w:t>
      </w:r>
      <w:del w:id="10164" w:author="Revisão editorial" w:date="2026-10-25T12:00:00Z">
        <w:r>
          <w:rPr>
            <w:rFonts w:eastAsia="DejaVu Serif"/>
            <w:color w:val="263238"/>
          </w:rPr>
          <w:delText xml:space="preserve">:</w:delText>
        </w:r>
      </w:del>
      <w:ins w:id="10165" w:author="Revisão editorial" w:date="2026-10-25T12:00:00Z">
        <w:r>
          <w:rPr>
            <w:rFonts w:eastAsia="DejaVu Serif"/>
            <w:color w:val="263238"/>
          </w:rPr>
          <w:t xml:space="preserve">.</w:t>
        </w:r>
      </w:ins>
      <w:r>
        <w:rPr>
          <w:rFonts w:eastAsia="DejaVu Serif"/>
          <w:color w:val="263238"/>
        </w:rPr>
        <w:t xml:space="preserve"> </w:t>
      </w:r>
      <w:del w:id="10166" w:author="Revisão editorial" w:date="2026-10-25T12:00:00Z">
        <w:r>
          <w:rPr>
            <w:rFonts w:eastAsia="DejaVu Serif"/>
            <w:color w:val="263238"/>
          </w:rPr>
          <w:delText xml:space="preserve">o</w:delText>
        </w:r>
      </w:del>
      <w:ins w:id="10167" w:author="Revisão editorial" w:date="2026-10-25T12:00:00Z">
        <w:r>
          <w:rPr>
            <w:rFonts w:eastAsia="DejaVu Serif"/>
            <w:color w:val="263238"/>
          </w:rPr>
          <w:t xml:space="preserve">O</w:t>
        </w:r>
      </w:ins>
      <w:r>
        <w:rPr>
          <w:rFonts w:eastAsia="DejaVu Serif"/>
          <w:color w:val="263238"/>
        </w:rPr>
        <w:t xml:space="preserve"> contexto disponível se enriquece com dados de engenharia, estimativas de custo e matrizes de risco, e os prompts passam a </w:t>
      </w:r>
      <w:del w:id="10168" w:author="Revisão editorial" w:date="2026-10-25T12:00:00Z">
        <w:r>
          <w:rPr>
            <w:rFonts w:eastAsia="DejaVu Serif"/>
            <w:color w:val="263238"/>
          </w:rPr>
          <w:delText xml:space="preserve">incorporar esse contexto</w:delText>
        </w:r>
      </w:del>
      <w:ins w:id="10169" w:author="Revisão editorial" w:date="2026-10-25T12:00:00Z">
        <w:r>
          <w:rPr>
            <w:rFonts w:eastAsia="DejaVu Serif"/>
            <w:color w:val="263238"/>
          </w:rPr>
          <w:t xml:space="preserve">incorporá-lo</w:t>
        </w:r>
      </w:ins>
      <w:r>
        <w:rPr>
          <w:rFonts w:eastAsia="DejaVu Serif"/>
          <w:color w:val="263238"/>
        </w:rPr>
        <w:t xml:space="preserve"> de forma crescente</w:t>
      </w:r>
      <w:del w:id="10170" w:author="Revisão editorial" w:date="2026-10-25T12:00:00Z">
        <w:r>
          <w:rPr>
            <w:rFonts w:eastAsia="DejaVu Serif"/>
            <w:color w:val="263238"/>
          </w:rPr>
          <w:delText xml:space="preserve">,</w:delText>
        </w:r>
      </w:del>
      <w:ins w:id="10171" w:author="Revisão editorial" w:date="2026-10-25T12:00:00Z">
        <w:r>
          <w:rPr>
            <w:rFonts w:eastAsia="DejaVu Serif"/>
            <w:color w:val="263238"/>
          </w:rPr>
          <w:t xml:space="preserve">;</w:t>
        </w:r>
      </w:ins>
      <w:r>
        <w:rPr>
          <w:rFonts w:eastAsia="DejaVu Serif"/>
          <w:color w:val="263238"/>
        </w:rPr>
        <w:t xml:space="preserve"> ao mesmo tempo</w:t>
      </w:r>
      <w:del w:id="10172" w:author="Revisão editorial" w:date="2026-10-25T12:00:00Z">
        <w:r>
          <w:rPr>
            <w:rFonts w:eastAsia="DejaVu Serif"/>
            <w:color w:val="263238"/>
          </w:rPr>
          <w:delText xml:space="preserve"> em que</w:delText>
        </w:r>
      </w:del>
      <w:ins w:id="10173" w:author="Revisão editorial" w:date="2026-10-25T12:00:00Z">
        <w:r>
          <w:rPr>
            <w:rFonts w:eastAsia="DejaVu Serif"/>
            <w:color w:val="263238"/>
          </w:rPr>
          <w:t xml:space="preserve">,</w:t>
        </w:r>
      </w:ins>
      <w:r>
        <w:rPr>
          <w:rFonts w:eastAsia="DejaVu Serif"/>
          <w:color w:val="263238"/>
        </w:rPr>
        <w:t xml:space="preserve"> a abertura exploratória se reduz</w:t>
      </w:r>
      <w:del w:id="10174" w:author="Revisão editorial" w:date="2026-10-25T12:00:00Z">
        <w:r>
          <w:rPr>
            <w:rFonts w:eastAsia="DejaVu Serif"/>
            <w:color w:val="263238"/>
          </w:rPr>
          <w:delText xml:space="preserve"> -</w:delText>
        </w:r>
      </w:del>
      <w:ins w:id="10175" w:author="Revisão editorial" w:date="2026-10-25T12:00:00Z">
        <w:r>
          <w:rPr>
            <w:rFonts w:eastAsia="DejaVu Serif"/>
            <w:color w:val="263238"/>
          </w:rPr>
          <w:t xml:space="preserve">,</w:t>
        </w:r>
      </w:ins>
      <w:r>
        <w:rPr>
          <w:rFonts w:eastAsia="DejaVu Serif"/>
          <w:color w:val="263238"/>
        </w:rPr>
        <w:t xml:space="preserve"> pois as decisões nessa fase requerem análises convergentes e fundamentadas, </w:t>
      </w:r>
      <w:ins w:id="10176" w:author="Revisão editorial" w:date="2026-10-25T12:00:00Z">
        <w:r>
          <w:rPr>
            <w:rFonts w:eastAsia="DejaVu Serif"/>
            <w:color w:val="263238"/>
          </w:rPr>
          <w:t xml:space="preserve">e </w:t>
        </w:r>
      </w:ins>
      <w:r>
        <w:rPr>
          <w:rFonts w:eastAsia="DejaVu Serif"/>
          <w:color w:val="263238"/>
        </w:rPr>
        <w:t xml:space="preserve">não divergentes.</w:t>
      </w:r>
    </w:p>
    <w:p w14:paraId="523B4809" w14:textId="77777777" w:rsidR="00921ADD" w:rsidRPr="006F14C5" w:rsidRDefault="007023C5">
      <w:r>
        <w:rPr>
          <w:rFonts w:eastAsia="DejaVu Serif"/>
          <w:color w:val="263238"/>
        </w:rPr>
        <w:t xml:space="preserve">O pico de especificidade ocorre na Execução (nível 9 de 10), quando o gestor dispõe do maior volume de dados do projeto</w:t>
      </w:r>
      <w:del w:id="10177" w:author="Revisão editorial" w:date="2026-10-25T12:00:00Z">
        <w:r>
          <w:rPr>
            <w:rFonts w:eastAsia="DejaVu Serif"/>
            <w:color w:val="263238"/>
          </w:rPr>
          <w:delText xml:space="preserve"> —</w:delText>
        </w:r>
      </w:del>
      <w:ins w:id="10178" w:author="Revisão editorial" w:date="2026-10-25T12:00:00Z">
        <w:r>
          <w:rPr>
            <w:rFonts w:eastAsia="DejaVu Serif"/>
            <w:color w:val="263238"/>
          </w:rPr>
          <w:t xml:space="preserve">:</w:t>
        </w:r>
      </w:ins>
      <w:r>
        <w:rPr>
          <w:rFonts w:eastAsia="DejaVu Serif"/>
          <w:color w:val="263238"/>
        </w:rPr>
        <w:t xml:space="preserve"> cronogramas detalhados, indicadores de EVM, relatórios de campo, registros de não conformidades e histórico de desvios. Por isso, os prompts devem ser altamente contextualizados para produzir análises precisas e acionáveis.</w:t>
      </w:r>
    </w:p>
    <w:p w14:paraId="474759E9" w14:textId="77777777" w:rsidR="00921ADD" w:rsidRPr="006F14C5" w:rsidRDefault="007023C5">
      <w:r>
        <w:rPr>
          <w:rFonts w:eastAsia="DejaVu Serif"/>
          <w:color w:val="263238"/>
        </w:rPr>
        <w:t xml:space="preserve">A abertura exploratória atinge seu ponto mínimo nessa fase (nível 3 de 10): não há espaço para explorações abertas quando o projeto está em execução e cada desvio tem impacto financeiro imediato. </w:t>
      </w:r>
    </w:p>
    <w:p w14:paraId="175114EA" w14:textId="77777777" w:rsidR="00921ADD" w:rsidRPr="006F14C5" w:rsidRDefault="007023C5">
      <w:r>
        <w:rPr>
          <w:rFonts w:eastAsia="DejaVu Serif"/>
          <w:color w:val="263238"/>
        </w:rPr>
        <w:t xml:space="preserve">No Encerramento, </w:t>
      </w:r>
      <w:del w:id="10179" w:author="Revisão editorial" w:date="2026-10-25T12:00:00Z">
        <w:r>
          <w:rPr>
            <w:rFonts w:eastAsia="DejaVu Serif"/>
            <w:color w:val="263238"/>
          </w:rPr>
          <w:delText xml:space="preserve">ambas</w:delText>
        </w:r>
      </w:del>
      <w:ins w:id="10180" w:author="Revisão editorial" w:date="2026-10-25T12:00:00Z">
        <w:r>
          <w:rPr>
            <w:rFonts w:eastAsia="DejaVu Serif"/>
            <w:color w:val="263238"/>
          </w:rPr>
          <w:t xml:space="preserve">as</w:t>
        </w:r>
      </w:ins>
      <w:r>
        <w:rPr>
          <w:rFonts w:eastAsia="DejaVu Serif"/>
          <w:color w:val="263238"/>
        </w:rPr>
        <w:t xml:space="preserve"> </w:t>
      </w:r>
      <w:del w:id="10181" w:author="Revisão editorial" w:date="2026-10-25T12:00:00Z">
        <w:r>
          <w:rPr>
            <w:rFonts w:eastAsia="DejaVu Serif"/>
            <w:color w:val="263238"/>
          </w:rPr>
          <w:delText xml:space="preserve">as</w:delText>
        </w:r>
      </w:del>
      <w:ins w:id="10182" w:author="Revisão editorial" w:date="2026-10-25T12:00:00Z">
        <w:r>
          <w:rPr>
            <w:rFonts w:eastAsia="DejaVu Serif"/>
            <w:color w:val="263238"/>
          </w:rPr>
          <w:t xml:space="preserve">duas</w:t>
        </w:r>
      </w:ins>
      <w:r>
        <w:rPr>
          <w:rFonts w:eastAsia="DejaVu Serif"/>
          <w:color w:val="263238"/>
        </w:rPr>
        <w:t xml:space="preserve"> curvas </w:t>
      </w:r>
      <w:del w:id="10183" w:author="Revisão editorial" w:date="2026-10-25T12:00:00Z">
        <w:r>
          <w:rPr>
            <w:rFonts w:eastAsia="DejaVu Serif"/>
            <w:color w:val="263238"/>
          </w:rPr>
          <w:delText xml:space="preserve">convergem</w:delText>
        </w:r>
      </w:del>
      <w:ins w:id="10184" w:author="Revisão editorial" w:date="2026-10-25T12:00:00Z">
        <w:r>
          <w:rPr>
            <w:rFonts w:eastAsia="DejaVu Serif"/>
            <w:color w:val="263238"/>
          </w:rPr>
          <w:t xml:space="preserve">se</w:t>
        </w:r>
      </w:ins>
      <w:r>
        <w:rPr>
          <w:rFonts w:eastAsia="DejaVu Serif"/>
          <w:color w:val="263238"/>
        </w:rPr>
        <w:t xml:space="preserve"> </w:t>
      </w:r>
      <w:del w:id="10185" w:author="Revisão editorial" w:date="2026-10-25T12:00:00Z">
        <w:r>
          <w:rPr>
            <w:rFonts w:eastAsia="DejaVu Serif"/>
            <w:color w:val="263238"/>
          </w:rPr>
          <w:delText xml:space="preserve">para</w:delText>
        </w:r>
      </w:del>
      <w:ins w:id="10186" w:author="Revisão editorial" w:date="2026-10-25T12:00:00Z">
        <w:r>
          <w:rPr>
            <w:rFonts w:eastAsia="DejaVu Serif"/>
            <w:color w:val="263238"/>
          </w:rPr>
          <w:t xml:space="preserve">aproximam de</w:t>
        </w:r>
      </w:ins>
      <w:r>
        <w:rPr>
          <w:rFonts w:eastAsia="DejaVu Serif"/>
          <w:color w:val="263238"/>
        </w:rPr>
        <w:t xml:space="preserve"> um equilíbrio moderado (especificidade 7, abertura 6), refletindo a natureza híbrida dessa fase: os prompts precisam de contexto suficiente para analisar os desvios reais do projeto, mas também de abertura exploratória para identificar lições aprendidas não óbvias e gerar recomendações criativas para projetos futuros. </w:t>
      </w:r>
    </w:p>
    <w:p w14:paraId="1C9C239C" w14:textId="77777777" w:rsidR="00921ADD" w:rsidRPr="006F14C5" w:rsidRDefault="007023C5">
      <w:r>
        <w:rPr>
          <w:rFonts w:eastAsia="DejaVu Serif"/>
          <w:color w:val="263238"/>
        </w:rPr>
        <w:t xml:space="preserve">Essa dinâmica </w:t>
      </w:r>
      <w:del w:id="10187" w:author="Revisão editorial" w:date="2026-10-25T12:00:00Z">
        <w:r>
          <w:rPr>
            <w:rFonts w:eastAsia="DejaVu Serif"/>
            <w:color w:val="263238"/>
          </w:rPr>
          <w:delText xml:space="preserve">demonstra</w:delText>
        </w:r>
      </w:del>
      <w:ins w:id="10188" w:author="Revisão editorial" w:date="2026-10-25T12:00:00Z">
        <w:r>
          <w:rPr>
            <w:rFonts w:eastAsia="DejaVu Serif"/>
            <w:color w:val="263238"/>
          </w:rPr>
          <w:t xml:space="preserve">mostra</w:t>
        </w:r>
      </w:ins>
      <w:r>
        <w:rPr>
          <w:rFonts w:eastAsia="DejaVu Serif"/>
          <w:color w:val="263238"/>
        </w:rPr>
        <w:t xml:space="preserve"> que o domínio do </w:t>
      </w:r>
      <w:r>
        <w:rPr>
          <w:rFonts w:eastAsia="DejaVu Serif"/>
          <w:b/>
          <w:bCs/>
          <w:i/>
          <w:iCs/>
          <w:color w:val="263238"/>
        </w:rPr>
        <w:t xml:space="preserve">Prompt Engineering</w:t>
      </w:r>
      <w:r>
        <w:rPr>
          <w:rFonts w:eastAsia="DejaVu Serif"/>
          <w:color w:val="263238"/>
        </w:rPr>
        <w:t xml:space="preserve"> em projetos não se resume a aprender uma sintaxe fixa</w:t>
      </w:r>
      <w:del w:id="10189" w:author="Revisão editorial" w:date="2026-10-25T12:00:00Z">
        <w:r>
          <w:rPr>
            <w:rFonts w:eastAsia="DejaVu Serif"/>
            <w:color w:val="263238"/>
          </w:rPr>
          <w:delText xml:space="preserve">,</w:delText>
        </w:r>
      </w:del>
      <w:ins w:id="10190" w:author="Revisão editorial" w:date="2026-10-25T12:00:00Z">
        <w:r>
          <w:rPr>
            <w:rFonts w:eastAsia="DejaVu Serif"/>
            <w:color w:val="263238"/>
          </w:rPr>
          <w:t xml:space="preserve">:</w:t>
        </w:r>
      </w:ins>
      <w:r>
        <w:rPr>
          <w:rFonts w:eastAsia="DejaVu Serif"/>
          <w:color w:val="263238"/>
        </w:rPr>
        <w:t xml:space="preserve"> </w:t>
      </w:r>
      <w:del w:id="10191" w:author="Revisão editorial" w:date="2026-10-25T12:00:00Z">
        <w:r>
          <w:rPr>
            <w:rFonts w:eastAsia="DejaVu Serif"/>
            <w:color w:val="263238"/>
          </w:rPr>
          <w:delText xml:space="preserve">mas a compreender como</w:delText>
        </w:r>
      </w:del>
      <w:ins w:id="10192" w:author="Revisão editorial" w:date="2026-10-25T12:00:00Z">
        <w:r>
          <w:rPr>
            <w:rFonts w:eastAsia="DejaVu Serif"/>
            <w:color w:val="263238"/>
          </w:rPr>
          <w:t xml:space="preserve">exige</w:t>
        </w:r>
      </w:ins>
      <w:r>
        <w:rPr>
          <w:rFonts w:eastAsia="DejaVu Serif"/>
          <w:color w:val="263238"/>
        </w:rPr>
        <w:t xml:space="preserve"> calibrar o equilíbrio entre contexto e abertura em função do momento do projeto</w:t>
      </w:r>
      <w:del w:id="10193" w:author="Revisão editorial" w:date="2026-10-25T12:00:00Z">
        <w:r>
          <w:rPr>
            <w:rFonts w:eastAsia="DejaVu Serif"/>
            <w:color w:val="263238"/>
          </w:rPr>
          <w:delText xml:space="preserve"> - uma</w:delText>
        </w:r>
      </w:del>
      <w:ins w:id="10194" w:author="Revisão editorial" w:date="2026-10-25T12:00:00Z">
        <w:r>
          <w:rPr>
            <w:rFonts w:eastAsia="DejaVu Serif"/>
            <w:color w:val="263238"/>
          </w:rPr>
          <w:t xml:space="preserve">,</w:t>
        </w:r>
      </w:ins>
      <w:r>
        <w:rPr>
          <w:rFonts w:eastAsia="DejaVu Serif"/>
          <w:color w:val="263238"/>
        </w:rPr>
        <w:t xml:space="preserve"> habilidade que distingue o gestor que usa IA de forma estratégica daquele que a utiliza de forma genérica.</w:t>
      </w:r>
    </w:p>
    <w:p w14:paraId="2D0EDFE7" w14:textId="77777777" w:rsidR="00921ADD" w:rsidRPr="006F14C5" w:rsidRDefault="007023C5">
      <w:r>
        <w:rPr>
          <w:rFonts w:eastAsia="DejaVu Serif"/>
          <w:color w:val="263238"/>
        </w:rPr>
        <w:t xml:space="preserve">A eficácia do </w:t>
      </w:r>
      <w:r>
        <w:rPr>
          <w:rFonts w:eastAsia="DejaVu Serif"/>
          <w:i/>
          <w:color w:val="263238"/>
        </w:rPr>
        <w:t>Prompt Engineering</w:t>
      </w:r>
      <w:r>
        <w:rPr>
          <w:rFonts w:eastAsia="DejaVu Serif"/>
          <w:color w:val="263238"/>
        </w:rPr>
        <w:t xml:space="preserve"> depende, portanto, da capacidade do gestor de incorporar não apenas o momento do projeto, mas também o vocabulário </w:t>
        <w:lastRenderedPageBreak/>
        <w:t>técnico, os marcos regulatórios, as unidades de medida e os critérios decisórios do setor. A Figura 6.2 sintetiza essa segunda dimensão.</w:t>
      </w:r>
    </w:p>
    <w:p w14:paraId="2EB07EA8" w14:textId="04A74EB1" w:rsidR="00921ADD" w:rsidRPr="006F14C5" w:rsidRDefault="00CE3ABF" w:rsidP="00CE3ABF">
      <w:pPr>
        <w:ind w:firstLine="0"/>
      </w:pPr>
      <w:r>
        <w:rPr>
          <w:noProof/>
        </w:rPr>
        <w:drawing>
          <wp:anchor distT="0" distB="0" distL="114300" distR="114300" simplePos="0" relativeHeight="251658250" behindDoc="0" locked="0" layoutInCell="1" allowOverlap="1" wp14:anchorId="49B18EA2" wp14:editId="6DCC6A81">
            <wp:simplePos x="0" y="0"/>
            <wp:positionH relativeFrom="margin">
              <wp:posOffset>252378</wp:posOffset>
            </wp:positionH>
            <wp:positionV relativeFrom="page">
              <wp:posOffset>2258695</wp:posOffset>
            </wp:positionV>
            <wp:extent cx="4788000" cy="33156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2447" b="7325"/>
                    <a:stretch>
                      <a:fillRect/>
                    </a:stretch>
                  </pic:blipFill>
                  <pic:spPr bwMode="auto">
                    <a:xfrm>
                      <a:off x="0" y="0"/>
                      <a:ext cx="4788000" cy="331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DejaVu Serif"/>
          <w:color w:val="263238"/>
        </w:rPr>
        <w:t xml:space="preserve">Na Figura 6.2, cada coluna representa um universo semântico próprio: no O&amp;G E&amp;P, os prompts precisam referenciar conceitos como reservatórios, curva de declínio, regulação ANP, riscos geológicos e contratos EPC </w:t>
      </w:r>
      <w:r>
        <w:rPr>
          <w:rFonts w:eastAsia="DejaVu Serif"/>
          <w:i/>
          <w:iCs/>
          <w:color w:val="263238"/>
        </w:rPr>
        <w:t xml:space="preserve">offshore/onshore</w:t>
      </w:r>
      <w:r>
        <w:rPr>
          <w:rFonts w:eastAsia="DejaVu Serif"/>
          <w:color w:val="263238"/>
        </w:rPr>
        <w:t xml:space="preserve">, termos que, quando ausentes, produzem respostas genéricas inadequadas para a tomada de decisão em projetos de pré-sal. </w:t>
      </w:r>
    </w:p>
    <w:p w14:paraId="1011AB83" w14:textId="77777777" w:rsidR="00921ADD" w:rsidRPr="006F14C5" w:rsidRDefault="007023C5" w:rsidP="00563751">
      <w:pPr>
        <w:pStyle w:val="Legenda"/>
        <w:keepNext/>
        <w:keepLines/>
        <w:jc w:val="left"/>
        <w:rPr>
          <w:bCs/>
          <w:color w:val="auto"/>
          <w:sz w:val="17"/>
          <w:szCs w:val="17"/>
        </w:rPr>
      </w:pPr>
      <w:r>
        <w:rPr>
          <w:bCs/>
          <w:color w:val="auto"/>
          <w:sz w:val="17"/>
          <w:szCs w:val="17"/>
        </w:rPr>
        <w:t xml:space="preserve">Figura 6.2</w:t>
      </w:r>
      <w:del w:id="10195" w:author="Revisão editorial" w:date="2026-10-25T12:00:00Z">
        <w:r>
          <w:rPr>
            <w:bCs/>
            <w:color w:val="auto"/>
            <w:sz w:val="17"/>
            <w:szCs w:val="17"/>
          </w:rPr>
          <w:delText xml:space="preserve"> —</w:delText>
        </w:r>
      </w:del>
      <w:ins w:id="10196" w:author="Revisão editorial" w:date="2026-10-25T12:00:00Z">
        <w:r>
          <w:rPr>
            <w:bCs/>
            <w:color w:val="auto"/>
            <w:sz w:val="17"/>
            <w:szCs w:val="17"/>
          </w:rPr>
          <w:t xml:space="preserve">:</w:t>
        </w:r>
      </w:ins>
      <w:r>
        <w:rPr>
          <w:bCs/>
          <w:color w:val="auto"/>
          <w:sz w:val="17"/>
          <w:szCs w:val="17"/>
        </w:rPr>
        <w:t xml:space="preserve"> Características </w:t>
      </w:r>
      <w:del w:id="10197" w:author="Revisão editorial" w:date="2026-10-25T12:00:00Z">
        <w:r>
          <w:rPr>
            <w:bCs/>
            <w:color w:val="auto"/>
            <w:sz w:val="17"/>
            <w:szCs w:val="17"/>
          </w:rPr>
          <w:delText xml:space="preserve">Distintas</w:delText>
        </w:r>
      </w:del>
      <w:ins w:id="10198" w:author="Revisão editorial" w:date="2026-10-25T12:00:00Z">
        <w:r>
          <w:rPr>
            <w:bCs/>
            <w:color w:val="auto"/>
            <w:sz w:val="17"/>
            <w:szCs w:val="17"/>
          </w:rPr>
          <w:t xml:space="preserve">distintas</w:t>
        </w:r>
      </w:ins>
      <w:r>
        <w:rPr>
          <w:bCs/>
          <w:color w:val="auto"/>
          <w:sz w:val="17"/>
          <w:szCs w:val="17"/>
        </w:rPr>
        <w:t xml:space="preserve"> dos </w:t>
      </w:r>
      <w:del w:id="10199" w:author="Revisão editorial" w:date="2026-10-25T12:00:00Z">
        <w:r>
          <w:rPr>
            <w:bCs/>
            <w:color w:val="auto"/>
            <w:sz w:val="17"/>
            <w:szCs w:val="17"/>
          </w:rPr>
          <w:delText xml:space="preserve">Prompts</w:delText>
        </w:r>
      </w:del>
      <w:ins w:id="10200" w:author="Revisão editorial" w:date="2026-10-25T12:00:00Z">
        <w:r>
          <w:rPr>
            <w:bCs/>
            <w:color w:val="auto"/>
            <w:sz w:val="17"/>
            <w:szCs w:val="17"/>
          </w:rPr>
          <w:t xml:space="preserve">prompts</w:t>
        </w:r>
      </w:ins>
      <w:r>
        <w:rPr>
          <w:bCs/>
          <w:color w:val="auto"/>
          <w:sz w:val="17"/>
          <w:szCs w:val="17"/>
        </w:rPr>
        <w:t xml:space="preserve"> por </w:t>
      </w:r>
      <w:del w:id="10201" w:author="Revisão editorial" w:date="2026-10-25T12:00:00Z">
        <w:r>
          <w:rPr>
            <w:bCs/>
            <w:color w:val="auto"/>
            <w:sz w:val="17"/>
            <w:szCs w:val="17"/>
          </w:rPr>
          <w:delText xml:space="preserve">Setor. </w:delText>
        </w:r>
      </w:del>
      <w:ins w:id="10202" w:author="Revisão editorial" w:date="2026-10-25T12:00:00Z">
        <w:r>
          <w:rPr>
            <w:bCs/>
            <w:color w:val="auto"/>
            <w:sz w:val="17"/>
            <w:szCs w:val="17"/>
          </w:rPr>
          <w:t xml:space="preserve">setor</w:t>
        </w:r>
      </w:ins>
    </w:p>
    <w:p w14:paraId="10ED7BF0" w14:textId="77777777" w:rsidR="00921ADD" w:rsidRPr="006F14C5" w:rsidRDefault="007023C5" w:rsidP="00563751">
      <w:pPr>
        <w:pStyle w:val="Legenda"/>
        <w:keepNext/>
        <w:keepLines/>
        <w:jc w:val="left"/>
        <w:rPr>
          <w:b w:val="0"/>
          <w:color w:val="auto"/>
          <w:sz w:val="15"/>
          <w:szCs w:val="15"/>
        </w:rPr>
      </w:pPr>
      <w:r>
        <w:rPr>
          <w:b w:val="0"/>
          <w:color w:val="auto"/>
          <w:sz w:val="15"/>
          <w:szCs w:val="15"/>
        </w:rPr>
        <w:t>Fonte: Elaborado pelo autor.</w:t>
      </w:r>
    </w:p>
    <w:p w14:paraId="01B85446" w14:textId="77777777" w:rsidR="00921ADD" w:rsidRPr="006F14C5" w:rsidRDefault="00921ADD"/>
    <w:p w14:paraId="1785A9BE" w14:textId="77777777" w:rsidR="00921ADD" w:rsidRPr="006F14C5" w:rsidRDefault="007023C5">
      <w:r>
        <w:rPr>
          <w:rFonts w:eastAsia="DejaVu Serif"/>
          <w:color w:val="263238"/>
        </w:rPr>
        <w:t xml:space="preserve">Na </w:t>
      </w:r>
      <w:r>
        <w:rPr>
          <w:rFonts w:eastAsia="DejaVu Serif"/>
          <w:b/>
          <w:bCs/>
          <w:color w:val="263238"/>
        </w:rPr>
        <w:t xml:space="preserve">Mineração</w:t>
      </w:r>
      <w:r>
        <w:rPr>
          <w:rFonts w:eastAsia="DejaVu Serif"/>
          <w:color w:val="263238"/>
        </w:rPr>
        <w:t xml:space="preserve">, o contexto técnico exige a inclusão de parâmetros como teor de minério, </w:t>
      </w:r>
      <w:r>
        <w:rPr>
          <w:rFonts w:eastAsia="DejaVu Serif"/>
          <w:i/>
          <w:iCs/>
          <w:color w:val="263238"/>
        </w:rPr>
        <w:t xml:space="preserve">strip ratio</w:t>
      </w:r>
      <w:r>
        <w:rPr>
          <w:rFonts w:eastAsia="DejaVu Serif"/>
          <w:color w:val="263238"/>
        </w:rPr>
        <w:t xml:space="preserve"> (relação estéril/minério), licença ambiental e logística remota</w:t>
      </w:r>
      <w:del w:id="10203" w:author="Revisão editorial" w:date="2026-10-25T12:00:00Z">
        <w:r>
          <w:rPr>
            <w:rFonts w:eastAsia="DejaVu Serif"/>
            <w:color w:val="263238"/>
          </w:rPr>
          <w:delText xml:space="preserve"> -</w:delText>
        </w:r>
      </w:del>
      <w:ins w:id="10204" w:author="Revisão editorial" w:date="2026-10-25T12:00:00Z">
        <w:r>
          <w:rPr>
            <w:rFonts w:eastAsia="DejaVu Serif"/>
            <w:color w:val="263238"/>
          </w:rPr>
          <w:t xml:space="preserve">,</w:t>
        </w:r>
      </w:ins>
      <w:r>
        <w:rPr>
          <w:rFonts w:eastAsia="DejaVu Serif"/>
          <w:color w:val="263238"/>
        </w:rPr>
        <w:t xml:space="preserve"> variáveis que determinam a viabilidade econômica de uma mina e que um prompt sem esse vocabulário </w:t>
      </w:r>
      <w:del w:id="10205" w:author="Revisão editorial" w:date="2026-10-25T12:00:00Z">
        <w:r>
          <w:rPr>
            <w:rFonts w:eastAsia="DejaVu Serif"/>
            <w:color w:val="263238"/>
          </w:rPr>
          <w:delText xml:space="preserve">simplesmente </w:delText>
        </w:r>
      </w:del>
      <w:r>
        <w:rPr>
          <w:rFonts w:eastAsia="DejaVu Serif"/>
          <w:color w:val="263238"/>
        </w:rPr>
        <w:t xml:space="preserve">não consegue </w:t>
      </w:r>
      <w:del w:id="10206" w:author="Revisão editorial" w:date="2026-10-25T12:00:00Z">
        <w:r>
          <w:rPr>
            <w:rFonts w:eastAsia="DejaVu Serif"/>
            <w:color w:val="263238"/>
          </w:rPr>
          <w:delText xml:space="preserve">endereçar</w:delText>
        </w:r>
      </w:del>
      <w:ins w:id="10207" w:author="Revisão editorial" w:date="2026-10-25T12:00:00Z">
        <w:r>
          <w:rPr>
            <w:rFonts w:eastAsia="DejaVu Serif"/>
            <w:color w:val="263238"/>
          </w:rPr>
          <w:t xml:space="preserve">tratar</w:t>
        </w:r>
      </w:ins>
      <w:r>
        <w:rPr>
          <w:rFonts w:eastAsia="DejaVu Serif"/>
          <w:color w:val="263238"/>
        </w:rPr>
        <w:t xml:space="preserve"> com precisão. </w:t>
      </w:r>
    </w:p>
    <w:p w14:paraId="7DCDAD39" w14:textId="77777777" w:rsidR="00921ADD" w:rsidRPr="006F14C5" w:rsidRDefault="007023C5">
      <w:r>
        <w:rPr>
          <w:rFonts w:eastAsia="DejaVu Serif"/>
          <w:color w:val="263238"/>
        </w:rPr>
        <w:t xml:space="preserve">Na </w:t>
      </w:r>
      <w:r>
        <w:rPr>
          <w:rFonts w:eastAsia="DejaVu Serif"/>
          <w:b/>
          <w:bCs/>
          <w:color w:val="263238"/>
        </w:rPr>
        <w:t xml:space="preserve">Infraestrutura</w:t>
      </w:r>
      <w:r>
        <w:rPr>
          <w:rFonts w:eastAsia="DejaVu Serif"/>
          <w:color w:val="263238"/>
        </w:rPr>
        <w:t xml:space="preserve">, os prompts devem contemplar o arcabouço de concessões e PPPs, os impactos sociais de desapropriações, as regulações do DNIT e ANTT, e as projeções de tráfego e demanda</w:t>
      </w:r>
      <w:del w:id="10208" w:author="Revisão editorial" w:date="2026-10-25T12:00:00Z">
        <w:r>
          <w:rPr>
            <w:rFonts w:eastAsia="DejaVu Serif"/>
            <w:color w:val="263238"/>
          </w:rPr>
          <w:delText xml:space="preserve"> -</w:delText>
        </w:r>
      </w:del>
      <w:ins w:id="10209" w:author="Revisão editorial" w:date="2026-10-25T12:00:00Z">
        <w:r>
          <w:rPr>
            <w:rFonts w:eastAsia="DejaVu Serif"/>
            <w:color w:val="263238"/>
          </w:rPr>
          <w:t xml:space="preserve">,</w:t>
        </w:r>
      </w:ins>
      <w:r>
        <w:rPr>
          <w:rFonts w:eastAsia="DejaVu Serif"/>
          <w:color w:val="263238"/>
        </w:rPr>
        <w:t xml:space="preserve"> dimensões </w:t>
      </w:r>
      <w:del w:id="10210" w:author="Revisão editorial" w:date="2026-10-25T12:00:00Z">
        <w:r>
          <w:rPr>
            <w:rFonts w:eastAsia="DejaVu Serif"/>
            <w:color w:val="263238"/>
          </w:rPr>
          <w:delText xml:space="preserve">que</w:delText>
        </w:r>
      </w:del>
      <w:ins w:id="10211" w:author="Revisão editorial" w:date="2026-10-25T12:00:00Z">
        <w:r>
          <w:rPr>
            <w:rFonts w:eastAsia="DejaVu Serif"/>
            <w:color w:val="263238"/>
          </w:rPr>
          <w:t xml:space="preserve">menos</w:t>
        </w:r>
      </w:ins>
      <w:r>
        <w:rPr>
          <w:rFonts w:eastAsia="DejaVu Serif"/>
          <w:color w:val="263238"/>
        </w:rPr>
        <w:t xml:space="preserve"> </w:t>
      </w:r>
      <w:del w:id="10212" w:author="Revisão editorial" w:date="2026-10-25T12:00:00Z">
        <w:r>
          <w:rPr>
            <w:rFonts w:eastAsia="DejaVu Serif"/>
            <w:color w:val="263238"/>
          </w:rPr>
          <w:delText xml:space="preserve">são irrelevantes</w:delText>
        </w:r>
      </w:del>
      <w:ins w:id="10213" w:author="Revisão editorial" w:date="2026-10-25T12:00:00Z">
        <w:r>
          <w:rPr>
            <w:rFonts w:eastAsia="DejaVu Serif"/>
            <w:color w:val="263238"/>
          </w:rPr>
          <w:t xml:space="preserve">centrais</w:t>
        </w:r>
      </w:ins>
      <w:r>
        <w:rPr>
          <w:rFonts w:eastAsia="DejaVu Serif"/>
          <w:color w:val="263238"/>
        </w:rPr>
        <w:t xml:space="preserve"> em O&amp;G, mas </w:t>
      </w:r>
      <w:del w:id="10214" w:author="Revisão editorial" w:date="2026-10-25T12:00:00Z">
        <w:r>
          <w:rPr>
            <w:rFonts w:eastAsia="DejaVu Serif"/>
            <w:color w:val="263238"/>
          </w:rPr>
          <w:delText xml:space="preserve">absolutamente centrais</w:delText>
        </w:r>
      </w:del>
      <w:ins w:id="10215" w:author="Revisão editorial" w:date="2026-10-25T12:00:00Z">
        <w:r>
          <w:rPr>
            <w:rFonts w:eastAsia="DejaVu Serif"/>
            <w:color w:val="263238"/>
          </w:rPr>
          <w:t xml:space="preserve">decisivas</w:t>
        </w:r>
      </w:ins>
      <w:r>
        <w:rPr>
          <w:rFonts w:eastAsia="DejaVu Serif"/>
          <w:color w:val="263238"/>
        </w:rPr>
        <w:t xml:space="preserve"> em projetos rodoviários, portuários e ferroviários. </w:t>
      </w:r>
    </w:p>
    <w:p w14:paraId="567B5453" w14:textId="180E23A8" w:rsidR="00921ADD" w:rsidRPr="006F14C5" w:rsidRDefault="007023C5">
      <w:r>
        <w:rPr>
          <w:rFonts w:eastAsia="DejaVu Serif"/>
          <w:color w:val="263238"/>
        </w:rPr>
        <w:t xml:space="preserve">Na </w:t>
      </w:r>
      <w:r>
        <w:rPr>
          <w:rFonts w:eastAsia="DejaVu Serif"/>
          <w:b/>
          <w:bCs/>
          <w:color w:val="263238"/>
        </w:rPr>
        <w:t xml:space="preserve">Energia Renovável</w:t>
      </w:r>
      <w:r>
        <w:rPr>
          <w:rFonts w:eastAsia="DejaVu Serif"/>
          <w:color w:val="263238"/>
        </w:rPr>
        <w:t xml:space="preserve">, o contexto técnico é dominado por irradiância solar, velocidade de vento, regulação ANEEL/ONS, contratos de PPA (</w:t>
      </w:r>
      <w:r>
        <w:rPr>
          <w:rFonts w:eastAsia="DejaVu Serif"/>
          <w:i/>
          <w:iCs/>
          <w:color w:val="263238"/>
        </w:rPr>
        <w:t xml:space="preserve">Power Purchase Agreement</w:t>
      </w:r>
      <w:r>
        <w:rPr>
          <w:rFonts w:eastAsia="DejaVu Serif"/>
          <w:color w:val="263238"/>
        </w:rPr>
        <w:t xml:space="preserve">) e o risco de </w:t>
      </w:r>
      <w:r>
        <w:rPr>
          <w:rFonts w:eastAsia="DejaVu Serif"/>
          <w:i/>
          <w:iCs/>
          <w:color w:val="263238"/>
        </w:rPr>
        <w:t xml:space="preserve">curtailment</w:t>
      </w:r>
      <w:r>
        <w:rPr>
          <w:rFonts w:eastAsia="DejaVu Serif"/>
          <w:color w:val="263238"/>
        </w:rPr>
        <w:t xml:space="preserve"> </w:t>
      </w:r>
      <w:del w:id="10216" w:author="Revisão editorial" w:date="2026-10-25T12:00:00Z">
        <w:r>
          <w:rPr>
            <w:rFonts w:eastAsia="DejaVu Serif"/>
            <w:color w:val="263238"/>
          </w:rPr>
          <w:delText xml:space="preserve">- </w:delText>
        </w:r>
      </w:del>
      <w:ins w:id="10217" w:author="Revisão editorial" w:date="2026-10-25T12:00:00Z">
        <w:r>
          <w:rPr>
            <w:rFonts w:eastAsia="DejaVu Serif"/>
            <w:color w:val="263238"/>
          </w:rPr>
          <w:t xml:space="preserve">(</w:t>
        </w:r>
      </w:ins>
      <w:r>
        <w:rPr>
          <w:rFonts w:eastAsia="DejaVu Serif"/>
          <w:color w:val="263238"/>
        </w:rPr>
        <w:t xml:space="preserve">corte de geração por limitação da rede</w:t>
      </w:r>
      <w:ins w:id="10218" w:author="Revisão editorial" w:date="2026-10-25T12:00:00Z">
        <w:r>
          <w:rPr>
            <w:rFonts w:eastAsia="DejaVu Serif"/>
            <w:color w:val="263238"/>
          </w:rPr>
          <w:t xml:space="preserve">)</w:t>
        </w:r>
      </w:ins>
      <w:r>
        <w:rPr>
          <w:rFonts w:eastAsia="DejaVu Serif"/>
          <w:color w:val="263238"/>
        </w:rPr>
        <w:t xml:space="preserve">, enquanto no setor </w:t>
      </w:r>
      <w:r>
        <w:rPr>
          <w:rFonts w:eastAsia="DejaVu Serif"/>
          <w:b/>
          <w:bCs/>
          <w:color w:val="263238"/>
        </w:rPr>
        <w:t xml:space="preserve">Naval/Offshore</w:t>
      </w:r>
      <w:r>
        <w:rPr>
          <w:rFonts w:eastAsia="DejaVu Serif"/>
          <w:color w:val="263238"/>
        </w:rPr>
        <w:t xml:space="preserve">, os prompts eficazes referenciam sociedades classificadoras (DNV, Bureau Veritas), normas IMO e NORMAM, produtividade de estaleiro, gestão de POB (</w:t>
      </w:r>
      <w:del w:id="10219" w:author="Revisão editorial" w:date="2026-10-25T12:00:00Z">
        <w:r>
          <w:rPr>
            <w:rFonts w:eastAsia="DejaVu Serif"/>
            <w:i/>
            <w:iCs/>
            <w:color w:val="263238"/>
          </w:rPr>
          <w:delText xml:space="preserve">Personnel</w:delText>
        </w:r>
      </w:del>
      <w:ins w:id="10220" w:author="Revisão editorial" w:date="2026-10-25T12:00:00Z">
        <w:r>
          <w:rPr>
            <w:rFonts w:eastAsia="DejaVu Serif"/>
            <w:i/>
            <w:iCs/>
            <w:color w:val="263238"/>
          </w:rPr>
          <w:t xml:space="preserve">Persons</w:t>
        </w:r>
      </w:ins>
      <w:r>
        <w:rPr>
          <w:rFonts w:eastAsia="DejaVu Serif"/>
          <w:i/>
          <w:iCs/>
          <w:color w:val="263238"/>
        </w:rPr>
        <w:t xml:space="preserve"> on Board</w:t>
      </w:r>
      <w:r>
        <w:rPr>
          <w:rFonts w:eastAsia="DejaVu Serif"/>
          <w:color w:val="263238"/>
        </w:rPr>
        <w:t xml:space="preserve">) e processos de comissionamento de embarcações.</w:t>
      </w:r>
    </w:p>
    <w:p w14:paraId="545ECE4A" w14:textId="4D9DDC49" w:rsidR="00921ADD" w:rsidRDefault="00E41698" w:rsidP="002E65EF">
      <w:pPr>
        <w:rPr>
          <w:rFonts w:eastAsia="DejaVu Serif"/>
          <w:color w:val="263238"/>
        </w:rPr>
      </w:pPr>
      <w:r>
        <w:rPr>
          <w:rFonts w:eastAsia="DejaVu Serif"/>
          <w:color w:val="263238"/>
        </w:rPr>
        <w:t xml:space="preserve">A implicação prática da Figura 6.2 para o gestor de projetos é direta</w:t>
      </w:r>
      <w:del w:id="10221" w:author="Revisão editorial" w:date="2026-10-25T12:00:00Z">
        <w:r>
          <w:rPr>
            <w:rFonts w:eastAsia="DejaVu Serif"/>
            <w:color w:val="263238"/>
          </w:rPr>
          <w:delText xml:space="preserve"> e relevante</w:delText>
        </w:r>
      </w:del>
      <w:r>
        <w:rPr>
          <w:rFonts w:eastAsia="DejaVu Serif"/>
          <w:color w:val="263238"/>
        </w:rPr>
        <w:t xml:space="preserve">: um prompt genérico produz uma análise genérica</w:t>
      </w:r>
      <w:del w:id="10222" w:author="Revisão editorial" w:date="2026-10-25T12:00:00Z">
        <w:r>
          <w:rPr>
            <w:rFonts w:eastAsia="DejaVu Serif"/>
            <w:color w:val="263238"/>
          </w:rPr>
          <w:delText xml:space="preserve">, já</w:delText>
        </w:r>
      </w:del>
      <w:ins w:id="10223" w:author="Revisão editorial" w:date="2026-10-25T12:00:00Z">
        <w:r>
          <w:rPr>
            <w:rFonts w:eastAsia="DejaVu Serif"/>
            <w:color w:val="263238"/>
          </w:rPr>
          <w:t xml:space="preserve">;</w:t>
        </w:r>
      </w:ins>
      <w:r>
        <w:rPr>
          <w:rFonts w:eastAsia="DejaVu Serif"/>
          <w:color w:val="263238"/>
        </w:rPr>
        <w:t xml:space="preserve"> um prompt específico tem o potencial de produzir análises mais consistentes.</w:t>
      </w:r>
    </w:p>
    <w:p w14:paraId="34F5D9A0" w14:textId="3C18CB1D" w:rsidR="002E65EF" w:rsidRPr="006F14C5" w:rsidRDefault="002E65EF" w:rsidP="002E65EF">
      <w:r>
        <w:rPr>
          <w:noProof/>
        </w:rPr>
        <w:drawing>
          <wp:anchor distT="0" distB="0" distL="114300" distR="114300" simplePos="0" relativeHeight="251658251" behindDoc="0" locked="0" layoutInCell="1" allowOverlap="1" wp14:anchorId="4E47F12B" wp14:editId="6F9BF6A3">
            <wp:simplePos x="0" y="0"/>
            <wp:positionH relativeFrom="margin">
              <wp:posOffset>321945</wp:posOffset>
            </wp:positionH>
            <wp:positionV relativeFrom="page">
              <wp:posOffset>3887470</wp:posOffset>
            </wp:positionV>
            <wp:extent cx="4647600" cy="2390400"/>
            <wp:effectExtent l="0" t="0" r="635" b="0"/>
            <wp:wrapTopAndBottom/>
            <wp:docPr id="18" name="Picture 15"/>
            <wp:cNvGraphicFramePr/>
            <a:graphic xmlns:a="http://schemas.openxmlformats.org/drawingml/2006/main">
              <a:graphicData uri="http://schemas.openxmlformats.org/drawingml/2006/picture">
                <pic:pic xmlns:pic="http://schemas.openxmlformats.org/drawingml/2006/picture">
                  <pic:nvPicPr>
                    <pic:cNvPr id="18" name="Picture 15"/>
                    <pic:cNvPicPr/>
                  </pic:nvPicPr>
                  <pic:blipFill>
                    <a:blip r:embed="rId74" cstate="print">
                      <a:extLst>
                        <a:ext uri="{BEBA8EAE-BF5A-486C-A8C5-ECC9F3942E4B}">
                          <a14:imgProps xmlns:a14="http://schemas.microsoft.com/office/drawing/2010/main">
                            <a14:imgLayer r:embed="rId75">
                              <a14:imgEffect>
                                <a14:sharpenSoften amount="50000"/>
                              </a14:imgEffect>
                            </a14:imgLayer>
                          </a14:imgProps>
                        </a:ext>
                        <a:ext uri="{28A0092B-C50C-407E-A947-70E740481C1C}">
                          <a14:useLocalDpi xmlns:a14="http://schemas.microsoft.com/office/drawing/2010/main" val="0"/>
                        </a:ext>
                      </a:extLst>
                    </a:blip>
                    <a:srcRect t="303" b="303"/>
                    <a:stretch>
                      <a:fillRect/>
                    </a:stretch>
                  </pic:blipFill>
                  <pic:spPr>
                    <a:xfrm>
                      <a:off x="0" y="0"/>
                      <a:ext cx="4647600" cy="2390400"/>
                    </a:xfrm>
                    <a:prstGeom prst="rect">
                      <a:avLst/>
                    </a:prstGeom>
                    <a:noFill/>
                    <a:ln w="0">
                      <a:noFill/>
                    </a:ln>
                  </pic:spPr>
                </pic:pic>
              </a:graphicData>
            </a:graphic>
            <wp14:sizeRelH relativeFrom="margin">
              <wp14:pctWidth>0</wp14:pctWidth>
            </wp14:sizeRelH>
            <wp14:sizeRelV relativeFrom="margin">
              <wp14:pctHeight>0</wp14:pctHeight>
            </wp14:sizeRelV>
          </wp:anchor>
        </w:drawing>
      </w:r>
      <w:r>
        <w:t xml:space="preserve">Essa relação entre especificidade e consistência torna-se mais clara quando se cruzam as fases do ciclo de vida com os diferentes setores de aplicação. Como sintetiza a Figura 6.3, cada combinação entre fase e setor corresponde a um contexto decisório particular, com objetivos, dados, riscos e entregáveis próprios. A matriz não pretende esgotar as possibilidades de uso, mas demonstrar que a construção de </w:t>
      </w:r>
      <w:r>
        <w:rPr>
          <w:i/>
          <w:iCs/>
        </w:rPr>
        <w:t>prompts</w:t>
      </w:r>
      <w:r>
        <w:t xml:space="preserve"> eficazes exige adaptar o </w:t>
      </w:r>
      <w:r>
        <w:rPr>
          <w:i/>
          <w:iCs/>
        </w:rPr>
        <w:t>framework</w:t>
      </w:r>
      <w:r>
        <w:t xml:space="preserve"> RCTIF tanto ao grau de maturidade do projeto quanto ao vocabulário técnico e às condicionantes do setor.</w:t>
      </w:r>
    </w:p>
    <w:p w14:paraId="541CDA6D" w14:textId="77777777" w:rsidR="00E41698" w:rsidRPr="006F14C5" w:rsidRDefault="00E41698" w:rsidP="0065321C">
      <w:pPr>
        <w:ind w:firstLine="0"/>
        <w:rPr>
          <w:b/>
          <w:sz w:val="17"/>
          <w:szCs w:val="17"/>
        </w:rPr>
      </w:pPr>
      <w:r>
        <w:rPr>
          <w:b/>
          <w:sz w:val="17"/>
          <w:szCs w:val="17"/>
        </w:rPr>
        <w:t xml:space="preserve">Figura 6.3</w:t>
      </w:r>
      <w:del w:id="10224" w:author="Revisão editorial" w:date="2026-10-25T12:00:00Z">
        <w:r>
          <w:rPr>
            <w:b/>
            <w:sz w:val="17"/>
            <w:szCs w:val="17"/>
          </w:rPr>
          <w:delText xml:space="preserve"> —</w:delText>
        </w:r>
      </w:del>
      <w:ins w:id="10225" w:author="Revisão editorial" w:date="2026-10-25T12:00:00Z">
        <w:r>
          <w:rPr>
            <w:b/>
            <w:sz w:val="17"/>
            <w:szCs w:val="17"/>
          </w:rPr>
          <w:t xml:space="preserve">:</w:t>
        </w:r>
      </w:ins>
      <w:r>
        <w:rPr>
          <w:b/>
          <w:sz w:val="17"/>
          <w:szCs w:val="17"/>
        </w:rPr>
        <w:t xml:space="preserve"> Matriz </w:t>
      </w:r>
      <w:del w:id="10226" w:author="Revisão editorial" w:date="2026-10-25T12:00:00Z">
        <w:r>
          <w:rPr>
            <w:b/>
            <w:sz w:val="17"/>
            <w:szCs w:val="17"/>
          </w:rPr>
          <w:delText xml:space="preserve">Representativa</w:delText>
        </w:r>
      </w:del>
      <w:ins w:id="10227" w:author="Revisão editorial" w:date="2026-10-25T12:00:00Z">
        <w:r>
          <w:rPr>
            <w:b/>
            <w:sz w:val="17"/>
            <w:szCs w:val="17"/>
          </w:rPr>
          <w:t xml:space="preserve">representativa</w:t>
        </w:r>
      </w:ins>
      <w:r>
        <w:rPr>
          <w:b/>
          <w:sz w:val="17"/>
          <w:szCs w:val="17"/>
        </w:rPr>
        <w:t xml:space="preserve"> de </w:t>
      </w:r>
      <w:del w:id="10228" w:author="Revisão editorial" w:date="2026-10-25T12:00:00Z">
        <w:r>
          <w:rPr>
            <w:b/>
            <w:sz w:val="17"/>
            <w:szCs w:val="17"/>
          </w:rPr>
          <w:delText xml:space="preserve">Exemplos</w:delText>
        </w:r>
      </w:del>
      <w:ins w:id="10229" w:author="Revisão editorial" w:date="2026-10-25T12:00:00Z">
        <w:r>
          <w:rPr>
            <w:b/>
            <w:sz w:val="17"/>
            <w:szCs w:val="17"/>
          </w:rPr>
          <w:t xml:space="preserve">exemplos</w:t>
        </w:r>
      </w:ins>
      <w:r>
        <w:rPr>
          <w:b/>
          <w:sz w:val="17"/>
          <w:szCs w:val="17"/>
        </w:rPr>
        <w:t xml:space="preserve"> de </w:t>
      </w:r>
      <w:del w:id="10230" w:author="Revisão editorial" w:date="2026-10-25T12:00:00Z">
        <w:r>
          <w:rPr>
            <w:b/>
            <w:sz w:val="17"/>
            <w:szCs w:val="17"/>
          </w:rPr>
          <w:delText xml:space="preserve">Prompts</w:delText>
        </w:r>
      </w:del>
      <w:ins w:id="10231" w:author="Revisão editorial" w:date="2026-10-25T12:00:00Z">
        <w:r>
          <w:rPr>
            <w:b/>
            <w:sz w:val="17"/>
            <w:szCs w:val="17"/>
          </w:rPr>
          <w:t xml:space="preserve">prompts</w:t>
        </w:r>
      </w:ins>
      <w:r>
        <w:rPr>
          <w:b/>
          <w:sz w:val="17"/>
          <w:szCs w:val="17"/>
        </w:rPr>
        <w:t xml:space="preserve"> por </w:t>
      </w:r>
      <w:del w:id="10232" w:author="Revisão editorial" w:date="2026-10-25T12:00:00Z">
        <w:r>
          <w:rPr>
            <w:b/>
            <w:sz w:val="17"/>
            <w:szCs w:val="17"/>
          </w:rPr>
          <w:delText xml:space="preserve">Fase</w:delText>
        </w:r>
      </w:del>
      <w:ins w:id="10233" w:author="Revisão editorial" w:date="2026-10-25T12:00:00Z">
        <w:r>
          <w:rPr>
            <w:b/>
            <w:sz w:val="17"/>
            <w:szCs w:val="17"/>
          </w:rPr>
          <w:t xml:space="preserve">fase</w:t>
        </w:r>
      </w:ins>
      <w:r>
        <w:rPr>
          <w:b/>
          <w:sz w:val="17"/>
          <w:szCs w:val="17"/>
        </w:rPr>
        <w:t xml:space="preserve"> e </w:t>
      </w:r>
      <w:del w:id="10234" w:author="Revisão editorial" w:date="2026-10-25T12:00:00Z">
        <w:r>
          <w:rPr>
            <w:b/>
            <w:sz w:val="17"/>
            <w:szCs w:val="17"/>
          </w:rPr>
          <w:delText xml:space="preserve">Setor</w:delText>
        </w:r>
      </w:del>
      <w:ins w:id="10235" w:author="Revisão editorial" w:date="2026-10-25T12:00:00Z">
        <w:r>
          <w:rPr>
            <w:b/>
            <w:sz w:val="17"/>
            <w:szCs w:val="17"/>
          </w:rPr>
          <w:t xml:space="preserve">setor</w:t>
        </w:r>
      </w:ins>
      <w:r>
        <w:rPr>
          <w:b/>
          <w:sz w:val="17"/>
          <w:szCs w:val="17"/>
        </w:rPr>
        <w:t xml:space="preserve"> no </w:t>
      </w:r>
      <w:del w:id="10236" w:author="Revisão editorial" w:date="2026-10-25T12:00:00Z">
        <w:r>
          <w:rPr>
            <w:b/>
            <w:sz w:val="17"/>
            <w:szCs w:val="17"/>
          </w:rPr>
          <w:delText xml:space="preserve">Ciclo</w:delText>
        </w:r>
      </w:del>
      <w:ins w:id="10237" w:author="Revisão editorial" w:date="2026-10-25T12:00:00Z">
        <w:r>
          <w:rPr>
            <w:b/>
            <w:sz w:val="17"/>
            <w:szCs w:val="17"/>
          </w:rPr>
          <w:t xml:space="preserve">ciclo</w:t>
        </w:r>
      </w:ins>
      <w:r>
        <w:rPr>
          <w:b/>
          <w:sz w:val="17"/>
          <w:szCs w:val="17"/>
        </w:rPr>
        <w:t xml:space="preserve"> de </w:t>
      </w:r>
      <w:del w:id="10238" w:author="Revisão editorial" w:date="2026-10-25T12:00:00Z">
        <w:r>
          <w:rPr>
            <w:b/>
            <w:sz w:val="17"/>
            <w:szCs w:val="17"/>
          </w:rPr>
          <w:delText xml:space="preserve">Vida</w:delText>
        </w:r>
      </w:del>
      <w:ins w:id="10239" w:author="Revisão editorial" w:date="2026-10-25T12:00:00Z">
        <w:r>
          <w:rPr>
            <w:b/>
            <w:sz w:val="17"/>
            <w:szCs w:val="17"/>
          </w:rPr>
          <w:t xml:space="preserve">vida</w:t>
        </w:r>
      </w:ins>
      <w:r>
        <w:rPr>
          <w:b/>
          <w:sz w:val="17"/>
          <w:szCs w:val="17"/>
        </w:rPr>
        <w:t xml:space="preserve"> CAPEX</w:t>
      </w:r>
      <w:del w:id="10240" w:author="Revisão editorial" w:date="2026-10-25T12:00:00Z">
        <w:r>
          <w:rPr>
            <w:b/>
            <w:sz w:val="17"/>
            <w:szCs w:val="17"/>
          </w:rPr>
          <w:delText xml:space="preserve">. </w:delText>
        </w:r>
      </w:del>
    </w:p>
    <w:p w14:paraId="71F476DD" w14:textId="77777777" w:rsidR="00E41698" w:rsidRPr="006F14C5" w:rsidRDefault="00E41698" w:rsidP="0065321C">
      <w:pPr>
        <w:ind w:firstLine="0"/>
        <w:rPr>
          <w:bCs/>
          <w:sz w:val="15"/>
          <w:szCs w:val="15"/>
        </w:rPr>
      </w:pPr>
      <w:r>
        <w:rPr>
          <w:bCs/>
          <w:sz w:val="15"/>
          <w:szCs w:val="15"/>
        </w:rPr>
        <w:t>Fonte: Elaborado pelo autor.</w:t>
      </w:r>
    </w:p>
    <w:p w14:paraId="4A80F25F" w14:textId="77777777" w:rsidR="00E41698" w:rsidRPr="006F14C5" w:rsidRDefault="00E41698">
      <w:pPr>
        <w:rPr>
          <w:rFonts w:eastAsia="DejaVu Serif"/>
          <w:color w:val="263238"/>
        </w:rPr>
      </w:pPr>
    </w:p>
    <w:p w14:paraId="4FDF0A8A" w14:textId="77777777" w:rsidR="00921ADD" w:rsidRPr="006F14C5" w:rsidRDefault="007023C5">
      <w:r>
        <w:rPr>
          <w:rFonts w:eastAsia="DejaVu Serif"/>
          <w:color w:val="263238"/>
        </w:rPr>
        <w:lastRenderedPageBreak/>
        <w:t xml:space="preserve">A diferença entre uma resposta da IA que serve como insumo para uma decisão de investimento e uma resposta que apenas confirma o óbvio está, em grande medida, na qualidade do contexto técnico fornecido no prompt. </w:t>
      </w:r>
    </w:p>
    <w:p w14:paraId="3AA43CC8" w14:textId="77777777" w:rsidR="00921ADD" w:rsidRPr="006F14C5" w:rsidRDefault="007023C5">
      <w:r>
        <w:rPr>
          <w:rFonts w:eastAsia="DejaVu Serif"/>
          <w:color w:val="263238"/>
        </w:rPr>
        <w:t xml:space="preserve">Um gestor de projetos de mineração que inclui no prompt o </w:t>
      </w:r>
      <w:r>
        <w:rPr>
          <w:rFonts w:eastAsia="DejaVu Serif"/>
          <w:i/>
          <w:iCs/>
          <w:color w:val="263238"/>
        </w:rPr>
        <w:t xml:space="preserve">strip ratio</w:t>
      </w:r>
      <w:r>
        <w:rPr>
          <w:rFonts w:eastAsia="DejaVu Serif"/>
          <w:color w:val="263238"/>
        </w:rPr>
        <w:t xml:space="preserve"> atual da mina, o teor de minério da jazida e as condicionantes da licença ambiental vigente </w:t>
      </w:r>
      <w:del w:id="10241" w:author="Revisão editorial" w:date="2026-10-25T12:00:00Z">
        <w:r>
          <w:rPr>
            <w:rFonts w:eastAsia="DejaVu Serif"/>
            <w:color w:val="263238"/>
          </w:rPr>
          <w:delText xml:space="preserve">receberá</w:delText>
        </w:r>
      </w:del>
      <w:ins w:id="10242" w:author="Revisão editorial" w:date="2026-10-25T12:00:00Z">
        <w:r>
          <w:rPr>
            <w:rFonts w:eastAsia="DejaVu Serif"/>
            <w:color w:val="263238"/>
          </w:rPr>
          <w:t xml:space="preserve">tende a receber</w:t>
        </w:r>
      </w:ins>
      <w:r>
        <w:rPr>
          <w:rFonts w:eastAsia="DejaVu Serif"/>
          <w:color w:val="263238"/>
        </w:rPr>
        <w:t xml:space="preserve"> uma análise de viabilidade</w:t>
      </w:r>
      <w:del w:id="10243" w:author="Revisão editorial" w:date="2026-10-25T12:00:00Z">
        <w:r>
          <w:rPr>
            <w:rFonts w:eastAsia="DejaVu Serif"/>
            <w:color w:val="263238"/>
          </w:rPr>
          <w:delText xml:space="preserve"> significativamente</w:delText>
        </w:r>
      </w:del>
      <w:r>
        <w:rPr>
          <w:rFonts w:eastAsia="DejaVu Serif"/>
          <w:color w:val="263238"/>
        </w:rPr>
        <w:t xml:space="preserve"> mais precisa do que aquele que descreve o projeto apenas como "uma mina de ferro no Pará". </w:t>
      </w:r>
    </w:p>
    <w:p w14:paraId="49BC86AB" w14:textId="77777777" w:rsidR="00921ADD" w:rsidRPr="006F14C5" w:rsidRDefault="007023C5">
      <w:r>
        <w:rPr>
          <w:rFonts w:eastAsia="DejaVu Serif"/>
          <w:color w:val="263238"/>
        </w:rPr>
        <w:t xml:space="preserve">Da mesma forma, um gestor de energia renovável que </w:t>
      </w:r>
      <w:del w:id="10244" w:author="Revisão editorial" w:date="2026-10-25T12:00:00Z">
        <w:r>
          <w:rPr>
            <w:rFonts w:eastAsia="DejaVu Serif"/>
            <w:color w:val="263238"/>
          </w:rPr>
          <w:delText xml:space="preserve">referência</w:delText>
        </w:r>
      </w:del>
      <w:ins w:id="10245" w:author="Revisão editorial" w:date="2026-10-25T12:00:00Z">
        <w:r>
          <w:rPr>
            <w:rFonts w:eastAsia="DejaVu Serif"/>
            <w:color w:val="263238"/>
          </w:rPr>
          <w:t xml:space="preserve">referencia</w:t>
        </w:r>
      </w:ins>
      <w:r>
        <w:rPr>
          <w:rFonts w:eastAsia="DejaVu Serif"/>
          <w:color w:val="263238"/>
        </w:rPr>
        <w:t xml:space="preserve"> o fator de capacidade do parque eólico, as restrições de conexão à rede identificadas pelo ONS e as cláusulas de </w:t>
      </w:r>
      <w:r>
        <w:rPr>
          <w:rFonts w:eastAsia="DejaVu Serif"/>
          <w:i/>
          <w:iCs/>
          <w:color w:val="263238"/>
        </w:rPr>
        <w:t xml:space="preserve">curtailment</w:t>
      </w:r>
      <w:r>
        <w:rPr>
          <w:rFonts w:eastAsia="DejaVu Serif"/>
          <w:color w:val="263238"/>
        </w:rPr>
        <w:t xml:space="preserve"> do PPA em vigor fornecerá à IA o contexto necessário para gerar análises de risco e projeções financeiras calibradas para a realidade do projeto</w:t>
      </w:r>
      <w:ins w:id="10246" w:author="Revisão editorial" w:date="2026-10-25T12:00:00Z">
        <w:r>
          <w:rPr>
            <w:rFonts w:eastAsia="DejaVu Serif"/>
            <w:color w:val="263238"/>
          </w:rPr>
          <w:t xml:space="preserve">,</w:t>
        </w:r>
      </w:ins>
      <w:r>
        <w:rPr>
          <w:rFonts w:eastAsia="DejaVu Serif"/>
          <w:color w:val="263238"/>
        </w:rPr>
        <w:t xml:space="preserve"> e não para um projeto hipotético genérico. </w:t>
      </w:r>
    </w:p>
    <w:p w14:paraId="608728EF" w14:textId="77777777" w:rsidR="007761E2" w:rsidRPr="006F14C5" w:rsidRDefault="007023C5" w:rsidP="007761E2">
      <w:pPr>
        <w:rPr>
          <w:rFonts w:eastAsia="DejaVu Serif"/>
          <w:color w:val="263238"/>
        </w:rPr>
      </w:pPr>
      <w:r>
        <w:rPr>
          <w:rFonts w:eastAsia="DejaVu Serif"/>
          <w:color w:val="263238"/>
        </w:rPr>
        <w:t xml:space="preserve">O domínio do vocabulário técnico setorial, portanto, não é apenas uma competência de engenharia: é um pré-requisito para o uso estratégico da IA em projetos. </w:t>
      </w:r>
    </w:p>
    <w:p w:rsidR="007761E2" w:rsidRPr="006F14C5" w:rsidRDefault="007023C5" w:rsidP="007761E2">
      <w:pPr>
        <w:rPr>
          <w:ins w:id="10782" w:author="Revisão editorial" w:date="2026-10-25T12:00:00Z"/>
          <w:rFonts w:eastAsia="DejaVu Serif"/>
          <w:color w:val="263238"/>
        </w:rPr>
      </w:pPr>
      <w:ins w:id="10783" w:author="Revisão editorial" w:date="2026-10-25T12:00:00Z">
        <w:r>
          <w:rPr>
            <w:rFonts w:eastAsia="DejaVu Serif"/>
            <w:color w:val="263238"/>
          </w:rPr>
          <w:t xml:space="preserve">Nota sobre as saídas ilustrativas: as respostas de LLM reproduzidas nos casos a seguir foram geradas em meados de 2026, com os modelos indicados em cada caso ([INSERIR versão exata do modelo e data de cada geração]). Os modelos mudam com frequência; ao repetir os prompts, o leitor obterá respostas diferentes, e os números e as conclusões de cada saída devem ser verificados antes de qualquer uso.</w:t>
        </w:r>
      </w:ins>
    </w:p>
    <w:p w14:paraId="3C3A385C" w14:textId="77777777" w:rsidR="00921ADD" w:rsidRPr="006F14C5" w:rsidRDefault="007023C5" w:rsidP="00FE6E33">
      <w:pPr>
        <w:pStyle w:val="Ttulo3"/>
      </w:pPr>
      <w:bookmarkStart w:id="217" w:name="__RefHeading___Toc10610_3485589216"/>
      <w:bookmarkStart w:id="218" w:name="_Toc236076024"/>
      <w:bookmarkStart w:id="219" w:name="_Toc233748486"/>
      <w:bookmarkStart w:id="220" w:name="_Toc233040033"/>
      <w:bookmarkStart w:id="221" w:name="_Toc236516899"/>
      <w:bookmarkEnd w:id="217"/>
      <w:r>
        <w:t xml:space="preserve">Prompt 6.1</w:t>
      </w:r>
      <w:del w:id="10247" w:author="Revisão editorial" w:date="2026-10-25T12:00:00Z">
        <w:r>
          <w:delText xml:space="preserve"> —</w:delText>
        </w:r>
      </w:del>
      <w:ins w:id="10248" w:author="Revisão editorial" w:date="2026-10-25T12:00:00Z">
        <w:r>
          <w:t xml:space="preserve">:</w:t>
        </w:r>
      </w:ins>
      <w:r>
        <w:t xml:space="preserve"> O&amp;G E&amp;P / FEL 2 (Avaliação de Alternativas de Escoamento de Gás)</w:t>
      </w:r>
      <w:bookmarkEnd w:id="218"/>
      <w:bookmarkEnd w:id="219"/>
      <w:bookmarkEnd w:id="220"/>
      <w:bookmarkEnd w:id="221"/>
    </w:p>
    <w:p w14:paraId="2090EB9A" w14:textId="77777777" w:rsidR="00921ADD" w:rsidRPr="006F14C5" w:rsidRDefault="007023C5">
      <w:pPr>
        <w:ind w:firstLine="0"/>
      </w:pPr>
      <w:r>
        <w:rPr>
          <w:rFonts w:eastAsia="DejaVu Serif"/>
          <w:b/>
          <w:bCs/>
        </w:rPr>
        <w:t>Contexto de aplicação:</w:t>
      </w:r>
      <w:r>
        <w:rPr>
          <w:rFonts w:eastAsia="DejaVu Serif"/>
        </w:rPr>
        <w:t xml:space="preserve"> Um campo de gás natural no pré-sal brasileiro (Bacia de Santos) está em fase FEL 2. A produção estimada é de 8 MMm³/dia de gás. Duas alternativas de escoamento estão sendo avaliadas: gasoduto submarino de 280 km até a costa (CAPEX estimado: R$ 10,5 Bilhões) versus reinjeção do gás no reservatório para manutenção de pressão e produção de petróleo (CAPEX estimado: R$ 2,2 Bilhões, mas com perda de receita direta da venda de gás).</w:t>
      </w:r>
    </w:p>
    <w:p w14:paraId="72AB460A" w14:textId="77777777" w:rsidR="00921ADD" w:rsidRPr="006F14C5" w:rsidRDefault="00921ADD"/>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483A0188" w14:textId="77777777" w:rsidTr="003C08D6">
        <w:trPr>
          <w:cantSplit/>
        </w:trPr>
        <w:tc>
          <w:tcPr>
            <w:tcW w:w="8334" w:type="dxa"/>
            <w:shd w:val="clear" w:color="auto" w:fill="F3F4F6"/>
            <w:tcMar>
              <w:top w:w="80" w:type="dxa"/>
              <w:left w:w="120" w:type="dxa"/>
              <w:bottom w:w="80" w:type="dxa"/>
              <w:right w:w="120" w:type="dxa"/>
            </w:tcMar>
          </w:tcPr>
          <w:p w14:paraId="2FAAD855"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b/>
                <w:bCs/>
                <w:color w:val="auto"/>
                <w:sz w:val="18"/>
                <w:szCs w:val="28"/>
                <w:lang w:val="pt-BR"/>
              </w:rPr>
              <w:t>[PAPEL]</w:t>
            </w:r>
            <w:r>
              <w:rPr>
                <w:rFonts w:eastAsia="DejaVu Serif"/>
                <w:color w:val="auto"/>
                <w:sz w:val="18"/>
                <w:szCs w:val="28"/>
                <w:lang w:val="pt-BR"/>
              </w:rPr>
              <w:br/>
              <w:t>Atue como um Engenheiro de Projetos Sênior e Especialista em Viabilidade Econômica de projetos CAPEX no setor de Óleo e Gás (E&amp;P) Offshore.</w:t>
            </w:r>
          </w:p>
        </w:tc>
      </w:tr>
      <w:tr w:rsidR="00921ADD" w:rsidRPr="006F14C5" w14:paraId="2B272696" w14:textId="77777777" w:rsidTr="003C08D6">
        <w:trPr>
          <w:cantSplit/>
        </w:trPr>
        <w:tc>
          <w:tcPr>
            <w:tcW w:w="8334" w:type="dxa"/>
            <w:shd w:val="clear" w:color="auto" w:fill="F3F4F6"/>
            <w:tcMar>
              <w:top w:w="80" w:type="dxa"/>
              <w:left w:w="120" w:type="dxa"/>
              <w:bottom w:w="80" w:type="dxa"/>
              <w:right w:w="120" w:type="dxa"/>
            </w:tcMar>
          </w:tcPr>
          <w:p w14:paraId="74599146"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[CONTEXTO]</w:t>
            </w:r>
            <w:r>
              <w:rPr>
                <w:rFonts w:eastAsia="DejaVu Serif"/>
                <w:color w:val="auto"/>
                <w:sz w:val="18"/>
                <w:szCs w:val="28"/>
                <w:lang w:val="pt-BR"/>
              </w:rPr>
              <w:br/>
              <w:t xml:space="preserve">Estamos na fase FEL 2 de um projeto no pré-sal da Bacia de Santos. A produção de gás associado estimada é de 8 MMm³/dia. </w:t>
            </w:r>
          </w:p>
        </w:tc>
      </w:tr>
      <w:tr w:rsidR="00921ADD" w:rsidRPr="006F14C5" w14:paraId="581529D8" w14:textId="77777777" w:rsidTr="003C08D6">
        <w:trPr>
          <w:cantSplit/>
        </w:trPr>
        <w:tc>
          <w:tcPr>
            <w:tcW w:w="8334" w:type="dxa"/>
            <w:shd w:val="clear" w:color="auto" w:fill="F3F4F6"/>
            <w:tcMar>
              <w:top w:w="80" w:type="dxa"/>
              <w:left w:w="120" w:type="dxa"/>
              <w:bottom w:w="80" w:type="dxa"/>
              <w:right w:w="120" w:type="dxa"/>
            </w:tcMar>
          </w:tcPr>
          <w:p w14:paraId="18002196"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Temos duas alternativas principais na mesa:</w:t>
            </w:r>
          </w:p>
        </w:tc>
      </w:tr>
      <w:tr w:rsidR="00921ADD" w:rsidRPr="006F14C5" w14:paraId="10142D3C" w14:textId="77777777" w:rsidTr="003C08D6">
        <w:trPr>
          <w:cantSplit/>
        </w:trPr>
        <w:tc>
          <w:tcPr>
            <w:tcW w:w="8334" w:type="dxa"/>
            <w:shd w:val="clear" w:color="auto" w:fill="F3F4F6"/>
            <w:tcMar>
              <w:top w:w="80" w:type="dxa"/>
              <w:left w:w="120" w:type="dxa"/>
              <w:bottom w:w="80" w:type="dxa"/>
              <w:right w:w="120" w:type="dxa"/>
            </w:tcMar>
          </w:tcPr>
          <w:p w14:paraId="3EF31FB5"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Alternativa A: Construção de gasoduto submarino de 280 km (CAPEX estimado: R$ 10,5 Bilhões).</w:t>
            </w:r>
          </w:p>
        </w:tc>
      </w:tr>
      <w:tr w:rsidR="00921ADD" w:rsidRPr="006F14C5" w14:paraId="45798CA2" w14:textId="77777777" w:rsidTr="003C08D6">
        <w:trPr>
          <w:cantSplit/>
        </w:trPr>
        <w:tc>
          <w:tcPr>
            <w:tcW w:w="8334" w:type="dxa"/>
            <w:shd w:val="clear" w:color="auto" w:fill="F3F4F6"/>
            <w:tcMar>
              <w:top w:w="80" w:type="dxa"/>
              <w:left w:w="120" w:type="dxa"/>
              <w:bottom w:w="80" w:type="dxa"/>
              <w:right w:w="120" w:type="dxa"/>
            </w:tcMar>
          </w:tcPr>
          <w:p w14:paraId="71181F66"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Alternativa B: Reinjeção total do gás no reservatório para ganho de recuperação de óleo (CAPEX estimado: R$ 2,2 Bilhões).</w:t>
            </w:r>
          </w:p>
        </w:tc>
      </w:tr>
      <w:tr w:rsidR="00921ADD" w:rsidRPr="006F14C5" w14:paraId="356E7826" w14:textId="77777777" w:rsidTr="003C08D6">
        <w:trPr>
          <w:cantSplit/>
        </w:trPr>
        <w:tc>
          <w:tcPr>
            <w:tcW w:w="8334" w:type="dxa"/>
            <w:shd w:val="clear" w:color="auto" w:fill="F3F4F6"/>
            <w:tcMar>
              <w:top w:w="80" w:type="dxa"/>
              <w:left w:w="120" w:type="dxa"/>
              <w:bottom w:w="80" w:type="dxa"/>
              <w:right w:w="120" w:type="dxa"/>
            </w:tcMar>
          </w:tcPr>
          <w:p w14:paraId="6314F100"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lastRenderedPageBreak/>
              <w:t>A decisão precisa equilibrar o alto investimento inicial da infraestrutura de escoamento contra o custo de oportunidade de não monetizar o gás, considerando as exigências da ANP para redução de queima (flaring).</w:t>
            </w:r>
          </w:p>
        </w:tc>
      </w:tr>
      <w:tr w:rsidR="00921ADD" w:rsidRPr="006F14C5" w14:paraId="3A62936D" w14:textId="77777777" w:rsidTr="003C08D6">
        <w:trPr>
          <w:cantSplit/>
        </w:trPr>
        <w:tc>
          <w:tcPr>
            <w:tcW w:w="8334" w:type="dxa"/>
            <w:shd w:val="clear" w:color="auto" w:fill="F3F4F6"/>
            <w:tcMar>
              <w:top w:w="80" w:type="dxa"/>
              <w:left w:w="120" w:type="dxa"/>
              <w:bottom w:w="80" w:type="dxa"/>
              <w:right w:w="120" w:type="dxa"/>
            </w:tcMar>
          </w:tcPr>
          <w:p w14:paraId="6A0419E7" w14:textId="77777777" w:rsidR="00921ADD" w:rsidRPr="006F14C5" w:rsidRDefault="00921ADD" w:rsidP="00691F68">
            <w:pPr>
              <w:pStyle w:val="SemEspaamento"/>
              <w:spacing w:after="20" w:line="204" w:lineRule="exact"/>
              <w:rPr>
                <w:rFonts w:eastAsia="MS Mincho"/>
                <w:color w:val="auto"/>
                <w:sz w:val="18"/>
                <w:szCs w:val="28"/>
                <w:lang w:val="pt-BR"/>
              </w:rPr>
            </w:pPr>
          </w:p>
        </w:tc>
      </w:tr>
      <w:tr w:rsidR="00921ADD" w:rsidRPr="006F14C5" w14:paraId="14591B77" w14:textId="77777777" w:rsidTr="003C08D6">
        <w:trPr>
          <w:cantSplit/>
        </w:trPr>
        <w:tc>
          <w:tcPr>
            <w:tcW w:w="8334" w:type="dxa"/>
            <w:shd w:val="clear" w:color="auto" w:fill="F3F4F6"/>
            <w:tcMar>
              <w:top w:w="80" w:type="dxa"/>
              <w:left w:w="120" w:type="dxa"/>
              <w:bottom w:w="80" w:type="dxa"/>
              <w:right w:w="120" w:type="dxa"/>
            </w:tcMar>
          </w:tcPr>
          <w:p w14:paraId="72BE94A3"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b/>
                <w:bCs/>
                <w:color w:val="auto"/>
                <w:sz w:val="18"/>
                <w:szCs w:val="28"/>
                <w:lang w:val="pt-BR"/>
              </w:rPr>
              <w:t>[TAREFA]</w:t>
            </w:r>
            <w:r>
              <w:rPr>
                <w:rFonts w:eastAsia="DejaVu Serif"/>
                <w:color w:val="auto"/>
                <w:sz w:val="18"/>
                <w:szCs w:val="28"/>
                <w:lang w:val="pt-BR"/>
              </w:rPr>
              <w:br/>
              <w:t>Elabore uma matriz comparativa detalhada entre as Alternativas A e B, destacando os principais riscos técnicos, ambientais e regulatórios, além de sugerir 3 critérios críticos que o Comitê de Investimento deve usar para a decisão de passagem para o FEL 3.</w:t>
            </w:r>
          </w:p>
        </w:tc>
      </w:tr>
      <w:tr w:rsidR="00921ADD" w:rsidRPr="006F14C5" w14:paraId="689BE6A9" w14:textId="77777777" w:rsidTr="003C08D6">
        <w:trPr>
          <w:cantSplit/>
        </w:trPr>
        <w:tc>
          <w:tcPr>
            <w:tcW w:w="8334" w:type="dxa"/>
            <w:shd w:val="clear" w:color="auto" w:fill="F3F4F6"/>
            <w:tcMar>
              <w:top w:w="80" w:type="dxa"/>
              <w:left w:w="120" w:type="dxa"/>
              <w:bottom w:w="80" w:type="dxa"/>
              <w:right w:w="120" w:type="dxa"/>
            </w:tcMar>
          </w:tcPr>
          <w:p w14:paraId="397F6D96"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 DE ANÁLISE E VERIFICAÇÃO]</w:t>
            </w:r>
          </w:p>
        </w:tc>
      </w:tr>
      <w:tr w:rsidR="00921ADD" w:rsidRPr="006F14C5" w14:paraId="7B69D557" w14:textId="77777777" w:rsidTr="003C08D6">
        <w:trPr>
          <w:cantSplit/>
        </w:trPr>
        <w:tc>
          <w:tcPr>
            <w:tcW w:w="8334" w:type="dxa"/>
            <w:shd w:val="clear" w:color="auto" w:fill="F3F4F6"/>
            <w:tcMar>
              <w:top w:w="80" w:type="dxa"/>
              <w:left w:w="120" w:type="dxa"/>
              <w:bottom w:w="80" w:type="dxa"/>
              <w:right w:w="120" w:type="dxa"/>
            </w:tcMar>
          </w:tcPr>
          <w:p w14:paraId="3FECD310"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43536454" w14:textId="77777777" w:rsidTr="003C08D6">
        <w:trPr>
          <w:cantSplit/>
        </w:trPr>
        <w:tc>
          <w:tcPr>
            <w:tcW w:w="8334" w:type="dxa"/>
            <w:shd w:val="clear" w:color="auto" w:fill="F3F4F6"/>
            <w:tcMar>
              <w:top w:w="80" w:type="dxa"/>
              <w:left w:w="120" w:type="dxa"/>
              <w:bottom w:w="80" w:type="dxa"/>
              <w:right w:w="120" w:type="dxa"/>
            </w:tcMar>
          </w:tcPr>
          <w:p w14:paraId="262A6437"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1. Considere a complexidade logística de lançamento de dutos em águas profundas (Alternativa A).</w:t>
            </w:r>
          </w:p>
        </w:tc>
      </w:tr>
      <w:tr w:rsidR="00921ADD" w:rsidRPr="006F14C5" w14:paraId="3F511280" w14:textId="77777777" w:rsidTr="003C08D6">
        <w:trPr>
          <w:cantSplit/>
        </w:trPr>
        <w:tc>
          <w:tcPr>
            <w:tcW w:w="8334" w:type="dxa"/>
            <w:shd w:val="clear" w:color="auto" w:fill="F3F4F6"/>
            <w:tcMar>
              <w:top w:w="80" w:type="dxa"/>
              <w:left w:w="120" w:type="dxa"/>
              <w:bottom w:w="80" w:type="dxa"/>
              <w:right w:w="120" w:type="dxa"/>
            </w:tcMar>
          </w:tcPr>
          <w:p w14:paraId="713CB5E4" w14:textId="77777777" w:rsidR="0025396D" w:rsidRPr="006F14C5" w:rsidRDefault="007023C5" w:rsidP="00691F68">
            <w:pPr>
              <w:pStyle w:val="SemEspaamento"/>
              <w:spacing w:after="20" w:line="204" w:lineRule="exact"/>
              <w:rPr>
                <w:rFonts w:eastAsia="DejaVu Serif"/>
                <w:color w:val="auto"/>
                <w:sz w:val="18"/>
                <w:szCs w:val="28"/>
                <w:lang w:val="pt-BR"/>
              </w:rPr>
            </w:pPr>
            <w:r>
              <w:rPr>
                <w:rFonts w:eastAsia="DejaVu Serif"/>
                <w:color w:val="auto"/>
                <w:sz w:val="18"/>
                <w:szCs w:val="28"/>
                <w:lang w:val="pt-BR"/>
              </w:rPr>
              <w:t>2. Avalie o impacto da reinjeção na curva de produção de óleo e na integridade do reservatório a longo prazo (Alternativa B).</w:t>
            </w:r>
          </w:p>
          <w:p w14:paraId="411AE1B1"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br/>
              <w:t>3. Inclua a perspectiva regulatória da ANP sobre o aproveitamento de gás natural.</w:t>
            </w:r>
          </w:p>
        </w:tc>
      </w:tr>
      <w:tr w:rsidR="00921ADD" w:rsidRPr="006F14C5" w14:paraId="35D545AB" w14:textId="77777777" w:rsidTr="003C08D6">
        <w:trPr>
          <w:cantSplit/>
        </w:trPr>
        <w:tc>
          <w:tcPr>
            <w:tcW w:w="8334" w:type="dxa"/>
            <w:shd w:val="clear" w:color="auto" w:fill="F3F4F6"/>
            <w:tcMar>
              <w:top w:w="80" w:type="dxa"/>
              <w:left w:w="120" w:type="dxa"/>
              <w:bottom w:w="80" w:type="dxa"/>
              <w:right w:w="120" w:type="dxa"/>
            </w:tcMar>
          </w:tcPr>
          <w:p w14:paraId="243F921E"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4. Estruture a análise de forma objetiva, pesando prós e contras de cada opção sob a ótica de VPL (Valor Presente Líquido) e TIR (Taxa Interna de Retorno) qualitativos.</w:t>
            </w:r>
          </w:p>
        </w:tc>
      </w:tr>
      <w:tr w:rsidR="00921ADD" w:rsidRPr="006F14C5" w14:paraId="5D8F1EB1" w14:textId="77777777" w:rsidTr="003C08D6">
        <w:trPr>
          <w:cantSplit/>
        </w:trPr>
        <w:tc>
          <w:tcPr>
            <w:tcW w:w="8334" w:type="dxa"/>
            <w:shd w:val="clear" w:color="auto" w:fill="F3F4F6"/>
            <w:tcMar>
              <w:top w:w="80" w:type="dxa"/>
              <w:left w:w="120" w:type="dxa"/>
              <w:bottom w:w="80" w:type="dxa"/>
              <w:right w:w="120" w:type="dxa"/>
            </w:tcMar>
          </w:tcPr>
          <w:p w14:paraId="51DE7082" w14:textId="77777777" w:rsidR="00921ADD" w:rsidRPr="006F14C5" w:rsidRDefault="00921ADD" w:rsidP="00691F68">
            <w:pPr>
              <w:pStyle w:val="SemEspaamento"/>
              <w:spacing w:after="20" w:line="204" w:lineRule="exact"/>
              <w:rPr>
                <w:rFonts w:eastAsia="MS Mincho"/>
                <w:color w:val="auto"/>
                <w:sz w:val="18"/>
                <w:szCs w:val="28"/>
                <w:lang w:val="pt-BR"/>
              </w:rPr>
            </w:pPr>
          </w:p>
        </w:tc>
      </w:tr>
      <w:tr w:rsidR="00921ADD" w:rsidRPr="006F14C5" w14:paraId="509D8AD4" w14:textId="77777777" w:rsidTr="003C08D6">
        <w:trPr>
          <w:cantSplit/>
        </w:trPr>
        <w:tc>
          <w:tcPr>
            <w:tcW w:w="8334" w:type="dxa"/>
            <w:shd w:val="clear" w:color="auto" w:fill="F3F4F6"/>
            <w:tcMar>
              <w:top w:w="80" w:type="dxa"/>
              <w:left w:w="120" w:type="dxa"/>
              <w:bottom w:w="80" w:type="dxa"/>
              <w:right w:w="120" w:type="dxa"/>
            </w:tcMar>
          </w:tcPr>
          <w:p w14:paraId="5699429E"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b/>
                <w:bCs/>
                <w:color w:val="auto"/>
                <w:sz w:val="18"/>
                <w:szCs w:val="28"/>
                <w:lang w:val="pt-BR"/>
              </w:rPr>
              <w:t>[FORMATO DE SAÍDA]</w:t>
            </w:r>
          </w:p>
        </w:tc>
      </w:tr>
      <w:tr w:rsidR="00921ADD" w:rsidRPr="006F14C5" w14:paraId="2AA100C6" w14:textId="77777777" w:rsidTr="003C08D6">
        <w:trPr>
          <w:cantSplit/>
        </w:trPr>
        <w:tc>
          <w:tcPr>
            <w:tcW w:w="8334" w:type="dxa"/>
            <w:shd w:val="clear" w:color="auto" w:fill="F3F4F6"/>
            <w:tcMar>
              <w:top w:w="80" w:type="dxa"/>
              <w:left w:w="120" w:type="dxa"/>
              <w:bottom w:w="80" w:type="dxa"/>
              <w:right w:w="120" w:type="dxa"/>
            </w:tcMar>
          </w:tcPr>
          <w:p w14:paraId="46E3C247"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Apresente a resposta no seguinte formato:</w:t>
            </w:r>
          </w:p>
        </w:tc>
      </w:tr>
      <w:tr w:rsidR="00921ADD" w:rsidRPr="006F14C5" w14:paraId="1E760BBC" w14:textId="77777777" w:rsidTr="003C08D6">
        <w:trPr>
          <w:cantSplit/>
        </w:trPr>
        <w:tc>
          <w:tcPr>
            <w:tcW w:w="8334" w:type="dxa"/>
            <w:shd w:val="clear" w:color="auto" w:fill="F3F4F6"/>
            <w:tcMar>
              <w:top w:w="80" w:type="dxa"/>
              <w:left w:w="120" w:type="dxa"/>
              <w:bottom w:w="80" w:type="dxa"/>
              <w:right w:w="120" w:type="dxa"/>
            </w:tcMar>
          </w:tcPr>
          <w:p w14:paraId="7DA783BE"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1. Resumo Executivo (máximo 150 palavras).</w:t>
            </w:r>
          </w:p>
        </w:tc>
      </w:tr>
      <w:tr w:rsidR="00921ADD" w:rsidRPr="006F14C5" w14:paraId="4F4A2AD8" w14:textId="77777777" w:rsidTr="003C08D6">
        <w:trPr>
          <w:cantSplit/>
        </w:trPr>
        <w:tc>
          <w:tcPr>
            <w:tcW w:w="8334" w:type="dxa"/>
            <w:shd w:val="clear" w:color="auto" w:fill="F3F4F6"/>
            <w:tcMar>
              <w:top w:w="80" w:type="dxa"/>
              <w:left w:w="120" w:type="dxa"/>
              <w:bottom w:w="80" w:type="dxa"/>
              <w:right w:w="120" w:type="dxa"/>
            </w:tcMar>
          </w:tcPr>
          <w:p w14:paraId="31ACDA94"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2. Tabela Comparativa (Critério | Alternativa A | Alternativa B).</w:t>
            </w:r>
          </w:p>
        </w:tc>
      </w:tr>
      <w:tr w:rsidR="00921ADD" w:rsidRPr="006F14C5" w14:paraId="0918BA1E" w14:textId="77777777" w:rsidTr="003C08D6">
        <w:trPr>
          <w:cantSplit/>
        </w:trPr>
        <w:tc>
          <w:tcPr>
            <w:tcW w:w="8334" w:type="dxa"/>
            <w:shd w:val="clear" w:color="auto" w:fill="F3F4F6"/>
            <w:tcMar>
              <w:top w:w="80" w:type="dxa"/>
              <w:left w:w="120" w:type="dxa"/>
              <w:bottom w:w="80" w:type="dxa"/>
              <w:right w:w="120" w:type="dxa"/>
            </w:tcMar>
          </w:tcPr>
          <w:p w14:paraId="6B5A7A75"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3. Análise de Riscos (Top 3 riscos para cada alternativa).</w:t>
            </w:r>
          </w:p>
        </w:tc>
      </w:tr>
      <w:tr w:rsidR="00921ADD" w:rsidRPr="006F14C5" w14:paraId="2834F78D" w14:textId="77777777" w:rsidTr="003C08D6">
        <w:trPr>
          <w:cantSplit/>
        </w:trPr>
        <w:tc>
          <w:tcPr>
            <w:tcW w:w="8334" w:type="dxa"/>
            <w:shd w:val="clear" w:color="auto" w:fill="F3F4F6"/>
            <w:tcMar>
              <w:top w:w="80" w:type="dxa"/>
              <w:left w:w="120" w:type="dxa"/>
              <w:bottom w:w="80" w:type="dxa"/>
              <w:right w:w="120" w:type="dxa"/>
            </w:tcMar>
          </w:tcPr>
          <w:p w14:paraId="14A8BBAF"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4. Recomendação de Critérios para o Comitê de Investimento (lista numerada).</w:t>
            </w:r>
          </w:p>
        </w:tc>
      </w:tr>
    </w:tbl>
    <w:p w14:paraId="1309A0EF" w14:textId="77777777" w:rsidR="00921ADD" w:rsidRPr="006F14C5" w:rsidRDefault="007023C5" w:rsidP="00B23895">
      <w:pPr>
        <w:pStyle w:val="Ttulo4"/>
      </w:pPr>
      <w:r>
        <w:t xml:space="preserve">Resultado ilustrativo de saída </w:t>
      </w:r>
      <w:del w:id="10249" w:author="Revisão editorial" w:date="2026-10-25T12:00:00Z">
        <w:r>
          <w:delText xml:space="preserve">— </w:delText>
        </w:r>
      </w:del>
      <w:ins w:id="10250" w:author="Revisão editorial" w:date="2026-10-25T12:00:00Z">
        <w:r>
          <w:t xml:space="preserve">(</w:t>
        </w:r>
      </w:ins>
      <w:r>
        <w:t xml:space="preserve">sujeito a premissas e validação</w:t>
      </w:r>
      <w:del w:id="10251" w:author="Revisão editorial" w:date="2026-10-25T12:00:00Z">
        <w:r>
          <w:delText xml:space="preserve"> —</w:delText>
        </w:r>
      </w:del>
      <w:ins w:id="10252" w:author="Revisão editorial" w:date="2026-10-25T12:00:00Z">
        <w:r>
          <w:t xml:space="preserve">):</w:t>
        </w:r>
      </w:ins>
      <w:r>
        <w:t xml:space="preserve"> resposta de LLM (Claude)</w:t>
      </w:r>
    </w:p>
    <w:p w14:paraId="736FB9F4" w14:textId="77777777" w:rsidR="00921ADD" w:rsidRPr="006F14C5"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del w:id="10253" w:author="Revisão editorial" w:date="2026-10-25T12:00:00Z">
        <w:r>
          <w:rPr>
            <w:rFonts w:eastAsia="DejaVu Serif"/>
            <w:i/>
            <w:iCs/>
            <w:color w:val="263238"/>
            <w:sz w:val="18"/>
            <w:szCs w:val="20"/>
          </w:rPr>
          <w:delText xml:space="preserve">Saída</w:delText>
        </w:r>
      </w:del>
      <w:ins w:id="10254" w:author="Revisão editorial" w:date="2026-10-25T12:00:00Z">
        <w:r>
          <w:rPr>
            <w:rFonts w:eastAsia="DejaVu Serif"/>
            <w:i/>
            <w:iCs/>
            <w:color w:val="263238"/>
            <w:sz w:val="18"/>
            <w:szCs w:val="20"/>
          </w:rPr>
          <w:t xml:space="preserve">saída</w:t>
        </w:r>
      </w:ins>
      <w:r>
        <w:rPr>
          <w:rFonts w:eastAsia="DejaVu Serif"/>
          <w:i/>
          <w:iCs/>
          <w:color w:val="263238"/>
          <w:sz w:val="18"/>
          <w:szCs w:val="20"/>
        </w:rPr>
        <w:t xml:space="preserve"> ilustrativa</w:t>
      </w:r>
      <w:ins w:id="10255" w:author="Revisão editorial" w:date="2026-10-25T12:00:00Z">
        <w:r>
          <w:rPr>
            <w:rFonts w:eastAsia="DejaVu Serif"/>
            <w:i/>
            <w:iCs/>
            <w:color w:val="263238"/>
            <w:sz w:val="18"/>
            <w:szCs w:val="20"/>
          </w:rPr>
          <w:t xml:space="preserve">,</w:t>
        </w:r>
      </w:ins>
      <w:r>
        <w:rPr>
          <w:rFonts w:eastAsia="DejaVu Serif"/>
          <w:i/>
          <w:iCs/>
          <w:color w:val="263238"/>
          <w:sz w:val="18"/>
          <w:szCs w:val="20"/>
        </w:rPr>
        <w:t xml:space="preserve"> </w:t>
      </w:r>
      <w:del w:id="10256" w:author="Revisão editorial" w:date="2026-10-25T12:00:00Z">
        <w:r>
          <w:rPr>
            <w:rFonts w:eastAsia="DejaVu Serif"/>
            <w:i/>
            <w:iCs/>
            <w:color w:val="263238"/>
            <w:sz w:val="18"/>
            <w:szCs w:val="20"/>
          </w:rPr>
          <w:delText xml:space="preserve">e disponibilizada pelo autor</w:delText>
        </w:r>
      </w:del>
      <w:ins w:id="10257" w:author="Revisão editorial" w:date="2026-10-25T12:00:00Z">
        <w:r>
          <w:rPr>
            <w:rFonts w:eastAsia="DejaVu Serif"/>
            <w:i/>
            <w:iCs/>
            <w:color w:val="263238"/>
            <w:sz w:val="18"/>
            <w:szCs w:val="20"/>
          </w:rPr>
          <w:t xml:space="preserve">reproduzida</w:t>
        </w:r>
      </w:ins>
      <w:r>
        <w:rPr>
          <w:rFonts w:eastAsia="DejaVu Serif"/>
          <w:i/>
          <w:iCs/>
          <w:color w:val="263238"/>
          <w:sz w:val="18"/>
          <w:szCs w:val="20"/>
        </w:rPr>
        <w:t xml:space="preserve"> conforme</w:t>
      </w:r>
      <w:ins w:id="10258" w:author="Revisão editorial" w:date="2026-10-25T12:00:00Z">
        <w:r>
          <w:rPr>
            <w:rFonts w:eastAsia="DejaVu Serif"/>
            <w:i/>
            <w:iCs/>
            <w:color w:val="263238"/>
            <w:sz w:val="18"/>
            <w:szCs w:val="20"/>
          </w:rPr>
          <w:t xml:space="preserve"> o</w:t>
        </w:r>
      </w:ins>
      <w:r>
        <w:rPr>
          <w:rFonts w:eastAsia="DejaVu Serif"/>
          <w:i/>
          <w:iCs/>
          <w:color w:val="263238"/>
          <w:sz w:val="18"/>
          <w:szCs w:val="20"/>
        </w:rPr>
        <w:t xml:space="preserve"> resultado do prompt</w:t>
      </w:r>
      <w:del w:id="10259" w:author="Revisão editorial" w:date="2026-10-25T12:00:00Z">
        <w:r>
          <w:rPr>
            <w:rFonts w:eastAsia="DejaVu Serif"/>
            <w:i/>
            <w:iCs/>
            <w:color w:val="263238"/>
            <w:sz w:val="18"/>
            <w:szCs w:val="20"/>
          </w:rPr>
          <w:delText xml:space="preserve">,</w:delText>
        </w:r>
      </w:del>
      <w:ins w:id="10260" w:author="Revisão editorial" w:date="2026-10-25T12:00:00Z">
        <w:r>
          <w:rPr>
            <w:rFonts w:eastAsia="DejaVu Serif"/>
            <w:i/>
            <w:iCs/>
            <w:color w:val="263238"/>
            <w:sz w:val="18"/>
            <w:szCs w:val="20"/>
          </w:rPr>
          <w:t xml:space="preserve"> e</w:t>
        </w:r>
      </w:ins>
      <w:r>
        <w:rPr>
          <w:rFonts w:eastAsia="DejaVu Serif"/>
          <w:i/>
          <w:iCs/>
          <w:color w:val="263238"/>
          <w:sz w:val="18"/>
          <w:szCs w:val="20"/>
        </w:rPr>
        <w:t xml:space="preserve"> sem </w:t>
      </w:r>
      <w:del w:id="10261" w:author="Revisão editorial" w:date="2026-10-25T12:00:00Z">
        <w:r>
          <w:rPr>
            <w:rFonts w:eastAsia="DejaVu Serif"/>
            <w:i/>
            <w:iCs/>
            <w:color w:val="263238"/>
            <w:sz w:val="18"/>
            <w:szCs w:val="20"/>
          </w:rPr>
          <w:delText xml:space="preserve">intervenção</w:delText>
        </w:r>
      </w:del>
      <w:ins w:id="10262" w:author="Revisão editorial" w:date="2026-10-25T12:00:00Z">
        <w:r>
          <w:rPr>
            <w:rFonts w:eastAsia="DejaVu Serif"/>
            <w:i/>
            <w:iCs/>
            <w:color w:val="263238"/>
            <w:sz w:val="18"/>
            <w:szCs w:val="20"/>
          </w:rPr>
          <w:t xml:space="preserve">alteração</w:t>
        </w:r>
      </w:ins>
      <w:r>
        <w:rPr>
          <w:rFonts w:eastAsia="DejaVu Serif"/>
          <w:i/>
          <w:iCs/>
          <w:color w:val="263238"/>
          <w:sz w:val="18"/>
          <w:szCs w:val="20"/>
        </w:rPr>
        <w:t xml:space="preserve"> </w:t>
      </w:r>
      <w:del w:id="10263" w:author="Revisão editorial" w:date="2026-10-25T12:00:00Z">
        <w:r>
          <w:rPr>
            <w:rFonts w:eastAsia="DejaVu Serif"/>
            <w:i/>
            <w:iCs/>
            <w:color w:val="263238"/>
            <w:sz w:val="18"/>
            <w:szCs w:val="20"/>
          </w:rPr>
          <w:delText xml:space="preserve">do</w:delText>
        </w:r>
      </w:del>
      <w:ins w:id="10264" w:author="Revisão editorial" w:date="2026-10-25T12:00:00Z">
        <w:r>
          <w:rPr>
            <w:rFonts w:eastAsia="DejaVu Serif"/>
            <w:i/>
            <w:iCs/>
            <w:color w:val="263238"/>
            <w:sz w:val="18"/>
            <w:szCs w:val="20"/>
          </w:rPr>
          <w:t xml:space="preserve">de</w:t>
        </w:r>
      </w:ins>
      <w:r>
        <w:rPr>
          <w:rFonts w:eastAsia="DejaVu Serif"/>
          <w:i/>
          <w:iCs/>
          <w:color w:val="263238"/>
          <w:sz w:val="18"/>
          <w:szCs w:val="20"/>
        </w:rPr>
        <w:t xml:space="preserve"> conteúdo pelo autor </w:t>
      </w:r>
      <w:del w:id="10265" w:author="Revisão editorial" w:date="2026-10-25T12:00:00Z">
        <w:r>
          <w:rPr>
            <w:rFonts w:eastAsia="DejaVu Serif"/>
            <w:i/>
            <w:iCs/>
            <w:color w:val="263238"/>
            <w:sz w:val="18"/>
            <w:szCs w:val="20"/>
          </w:rPr>
          <w:delText xml:space="preserve">-</w:delText>
        </w:r>
      </w:del>
      <w:ins w:id="10266" w:author="Revisão editorial" w:date="2026-10-25T12:00:00Z">
        <w:r>
          <w:rPr>
            <w:rFonts w:eastAsia="DejaVu Serif"/>
            <w:i/>
            <w:iCs/>
            <w:color w:val="263238"/>
            <w:sz w:val="18"/>
            <w:szCs w:val="20"/>
          </w:rPr>
          <w:t xml:space="preserve">(ajustes limitados à pontuação e à formatação);</w:t>
        </w:r>
      </w:ins>
      <w:r>
        <w:rPr>
          <w:rFonts w:eastAsia="DejaVu Serif"/>
          <w:i/>
          <w:iCs/>
          <w:color w:val="263238"/>
          <w:sz w:val="18"/>
          <w:szCs w:val="20"/>
        </w:rPr>
        <w:t xml:space="preserve"> exemplo didático sujeito a dados complementares, premissas verificáveis e validação especializada. </w:t>
      </w:r>
    </w:p>
    <w:p w14:paraId="2756F317" w14:textId="77777777" w:rsidR="00CC6DB7" w:rsidRPr="006F14C5" w:rsidRDefault="00CC6DB7">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78B9F0CE" w14:textId="77777777" w:rsidTr="003C08D6">
        <w:trPr>
          <w:cantSplit/>
        </w:trPr>
        <w:tc>
          <w:tcPr>
            <w:tcW w:w="8334" w:type="dxa"/>
            <w:shd w:val="clear" w:color="auto" w:fill="F3F4F6"/>
            <w:tcMar>
              <w:top w:w="80" w:type="dxa"/>
              <w:left w:w="120" w:type="dxa"/>
              <w:bottom w:w="80" w:type="dxa"/>
              <w:right w:w="120" w:type="dxa"/>
            </w:tcMar>
          </w:tcPr>
          <w:p w14:paraId="203DAA46"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color w:val="auto"/>
                <w:sz w:val="18"/>
                <w:szCs w:val="28"/>
                <w:lang w:val="pt-BR"/>
              </w:rPr>
              <w:t>1. Resumo Executivo</w:t>
            </w:r>
          </w:p>
        </w:tc>
      </w:tr>
      <w:tr w:rsidR="00921ADD" w:rsidRPr="006F14C5" w14:paraId="1B8DF83E" w14:textId="77777777" w:rsidTr="003C08D6">
        <w:trPr>
          <w:cantSplit/>
        </w:trPr>
        <w:tc>
          <w:tcPr>
            <w:tcW w:w="8334" w:type="dxa"/>
            <w:shd w:val="clear" w:color="auto" w:fill="F3F4F6"/>
            <w:tcMar>
              <w:top w:w="80" w:type="dxa"/>
              <w:left w:w="120" w:type="dxa"/>
              <w:bottom w:w="80" w:type="dxa"/>
              <w:right w:w="120" w:type="dxa"/>
            </w:tcMar>
          </w:tcPr>
          <w:p w14:paraId="10580394" w14:textId="61C0F9DF" w:rsidR="00921ADD" w:rsidRPr="006F14C5" w:rsidRDefault="003C08D6" w:rsidP="003C08D6">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A decisão entre exportação de gás (Alternativa A) e reinjeção total (Alternativa B) no pré-sal de Santos envolve </w:t>
            </w:r>
            <w:r>
              <w:rPr>
                <w:rFonts w:eastAsia="DejaVu Serif"/>
                <w:i/>
                <w:iCs/>
                <w:color w:val="auto"/>
                <w:sz w:val="18"/>
                <w:szCs w:val="28"/>
                <w:lang w:val="pt-BR"/>
              </w:rPr>
              <w:t xml:space="preserve">trade-off</w:t>
            </w:r>
            <w:r>
              <w:rPr>
                <w:rFonts w:eastAsia="DejaVu Serif"/>
                <w:color w:val="auto"/>
                <w:sz w:val="18"/>
                <w:szCs w:val="28"/>
                <w:lang w:val="pt-BR"/>
              </w:rPr>
              <w:t xml:space="preserve"> clássico de FEL 2: CAPEX intensivo com monetização direta versus CAPEX reduzido com benefício indireto via fator de recuperação (FR) de óleo. A Alternativa A (R$ 10,5 bi) tem maior VPL potencial se o preço do gás e a capacidade de escoamento forem favoráveis, mas carrega risco de execução elevado (lançamento em lâmina d'água ultra-profunda) e prazo de maturação mais longo. A Alternativa B (R$ 2,2 bi) tem menor risco de implantação e atende rapidamente às exigências da ANP quanto à queima, mas depende de premissas de reservatório (miscibilidade, riscos de breakthrough) ainda não validadas nesta fase. Nenhum dado de precificação de gás, cronograma de licenciamento ou resultado de simulação de reservatório foi fornecido</w:t>
            </w:r>
            <w:del w:id="10267" w:author="Revisão editorial" w:date="2026-10-25T12:00:00Z">
              <w:r>
                <w:rPr>
                  <w:rFonts w:eastAsia="DejaVu Serif"/>
                  <w:color w:val="auto"/>
                  <w:sz w:val="18"/>
                  <w:szCs w:val="28"/>
                  <w:lang w:val="pt-BR"/>
                </w:rPr>
                <w:delText xml:space="preserve"> -</w:delText>
              </w:r>
            </w:del>
            <w:ins w:id="10268"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a recomendação final depende desses insumos, ausentes no momento.</w:t>
            </w:r>
          </w:p>
        </w:tc>
      </w:tr>
      <w:tr w:rsidR="00921ADD" w:rsidRPr="006F14C5" w14:paraId="34D43B8E" w14:textId="77777777" w:rsidTr="003C08D6">
        <w:trPr>
          <w:cantSplit/>
        </w:trPr>
        <w:tc>
          <w:tcPr>
            <w:tcW w:w="8334" w:type="dxa"/>
            <w:shd w:val="clear" w:color="auto" w:fill="F3F4F6"/>
            <w:tcMar>
              <w:top w:w="80" w:type="dxa"/>
              <w:left w:w="120" w:type="dxa"/>
              <w:bottom w:w="80" w:type="dxa"/>
              <w:right w:w="120" w:type="dxa"/>
            </w:tcMar>
          </w:tcPr>
          <w:p w14:paraId="30793432"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color w:val="auto"/>
                <w:sz w:val="18"/>
                <w:szCs w:val="28"/>
                <w:lang w:val="pt-BR"/>
              </w:rPr>
              <w:t>2. Tabela Comparativa</w:t>
            </w:r>
          </w:p>
        </w:tc>
      </w:tr>
      <w:tr w:rsidR="00921ADD" w:rsidRPr="006F14C5" w14:paraId="34DCEB51" w14:textId="77777777" w:rsidTr="003C08D6">
        <w:trPr>
          <w:cantSplit/>
        </w:trPr>
        <w:tc>
          <w:tcPr>
            <w:tcW w:w="8334" w:type="dxa"/>
            <w:shd w:val="clear" w:color="auto" w:fill="F3F4F6"/>
            <w:tcMar>
              <w:top w:w="80" w:type="dxa"/>
              <w:left w:w="120" w:type="dxa"/>
              <w:bottom w:w="80" w:type="dxa"/>
              <w:right w:w="120" w:type="dxa"/>
            </w:tcMar>
          </w:tcPr>
          <w:p w14:paraId="4CFD84D0" w14:textId="77777777" w:rsidR="00921ADD" w:rsidRPr="006F14C5" w:rsidRDefault="00921ADD">
            <w:pPr>
              <w:pStyle w:val="SemEspaamento"/>
              <w:spacing w:after="20" w:line="204" w:lineRule="exact"/>
              <w:jc w:val="left"/>
              <w:rPr>
                <w:rFonts w:eastAsia="MS Mincho"/>
                <w:color w:val="auto"/>
                <w:sz w:val="18"/>
                <w:szCs w:val="28"/>
                <w:lang w:val="pt-BR"/>
              </w:rPr>
            </w:pPr>
          </w:p>
        </w:tc>
      </w:tr>
      <w:tr w:rsidR="00921ADD" w:rsidRPr="006F14C5" w14:paraId="1698A64E" w14:textId="77777777" w:rsidTr="003C08D6">
        <w:trPr>
          <w:cantSplit/>
        </w:trPr>
        <w:tc>
          <w:tcPr>
            <w:tcW w:w="8334" w:type="dxa"/>
            <w:shd w:val="clear" w:color="auto" w:fill="F3F4F6"/>
            <w:tcMar>
              <w:top w:w="80" w:type="dxa"/>
              <w:left w:w="120" w:type="dxa"/>
              <w:bottom w:w="80" w:type="dxa"/>
              <w:right w:w="120" w:type="dxa"/>
            </w:tcMar>
          </w:tcPr>
          <w:p w14:paraId="1A3C4E68"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Nota de validação: os campos marcados como "qualitativo" não substituem uma análise de VPL/TIR quantitativa. Não foram fornecidos: preço de gás projetado, curva de produção base, WACC do projeto, cronograma detalhado, CAPEX de infraestrutura de escoamento em terra, nem resultados de simulação de reservatório para B. Qualquer número específico de VPL/TIR aqui seria invenção</w:t>
            </w:r>
            <w:del w:id="10269" w:author="Revisão editorial" w:date="2026-10-25T12:00:00Z">
              <w:r>
                <w:rPr>
                  <w:rFonts w:eastAsia="DejaVu Serif"/>
                  <w:color w:val="auto"/>
                  <w:sz w:val="18"/>
                  <w:szCs w:val="28"/>
                  <w:lang w:val="pt-BR"/>
                </w:rPr>
                <w:delText xml:space="preserve"> -</w:delText>
              </w:r>
            </w:del>
            <w:ins w:id="10270"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por isso</w:t>
            </w:r>
            <w:ins w:id="10271"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não é apresentado.</w:t>
            </w:r>
          </w:p>
        </w:tc>
      </w:tr>
      <w:tr w:rsidR="00921ADD" w:rsidRPr="006F14C5" w14:paraId="5B56336A" w14:textId="77777777" w:rsidTr="003C08D6">
        <w:trPr>
          <w:cantSplit/>
        </w:trPr>
        <w:tc>
          <w:tcPr>
            <w:tcW w:w="8334" w:type="dxa"/>
            <w:shd w:val="clear" w:color="auto" w:fill="F3F4F6"/>
            <w:tcMar>
              <w:top w:w="80" w:type="dxa"/>
              <w:left w:w="120" w:type="dxa"/>
              <w:bottom w:w="80" w:type="dxa"/>
              <w:right w:w="120" w:type="dxa"/>
            </w:tcMar>
          </w:tcPr>
          <w:p w14:paraId="7930AC7D"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color w:val="auto"/>
                <w:sz w:val="18"/>
                <w:szCs w:val="28"/>
                <w:lang w:val="pt-BR"/>
              </w:rPr>
              <w:t>3. Análise de Riscos</w:t>
            </w:r>
          </w:p>
        </w:tc>
      </w:tr>
      <w:tr w:rsidR="00921ADD" w:rsidRPr="006F14C5" w14:paraId="2353D624" w14:textId="77777777" w:rsidTr="003C08D6">
        <w:trPr>
          <w:cantSplit/>
        </w:trPr>
        <w:tc>
          <w:tcPr>
            <w:tcW w:w="8334" w:type="dxa"/>
            <w:shd w:val="clear" w:color="auto" w:fill="F3F4F6"/>
            <w:tcMar>
              <w:top w:w="80" w:type="dxa"/>
              <w:left w:w="120" w:type="dxa"/>
              <w:bottom w:w="80" w:type="dxa"/>
              <w:right w:w="120" w:type="dxa"/>
            </w:tcMar>
          </w:tcPr>
          <w:p w14:paraId="14FF5B07"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i/>
                <w:iCs/>
                <w:color w:val="auto"/>
                <w:sz w:val="18"/>
                <w:szCs w:val="28"/>
                <w:lang w:val="pt-BR"/>
              </w:rPr>
              <w:t xml:space="preserve">Alternativa A</w:t>
            </w:r>
            <w:del w:id="10272" w:author="Revisão editorial" w:date="2026-10-25T12:00:00Z">
              <w:r>
                <w:rPr>
                  <w:rFonts w:eastAsia="DejaVu Serif"/>
                  <w:b/>
                  <w:bCs/>
                  <w:i/>
                  <w:iCs/>
                  <w:color w:val="auto"/>
                  <w:sz w:val="18"/>
                  <w:szCs w:val="28"/>
                  <w:lang w:val="pt-BR"/>
                </w:rPr>
                <w:delText xml:space="preserve"> -</w:delText>
              </w:r>
            </w:del>
            <w:ins w:id="10273" w:author="Revisão editorial" w:date="2026-10-25T12:00:00Z">
              <w:r>
                <w:rPr>
                  <w:rFonts w:eastAsia="DejaVu Serif"/>
                  <w:b/>
                  <w:bCs/>
                  <w:i/>
                  <w:iCs/>
                  <w:color w:val="auto"/>
                  <w:sz w:val="18"/>
                  <w:szCs w:val="28"/>
                  <w:lang w:val="pt-BR"/>
                </w:rPr>
                <w:t xml:space="preserve">:</w:t>
              </w:r>
            </w:ins>
            <w:r>
              <w:rPr>
                <w:rFonts w:eastAsia="DejaVu Serif"/>
                <w:b/>
                <w:bCs/>
                <w:i/>
                <w:iCs/>
                <w:color w:val="auto"/>
                <w:sz w:val="18"/>
                <w:szCs w:val="28"/>
                <w:lang w:val="pt-BR"/>
              </w:rPr>
              <w:t xml:space="preserve"> Gasoduto Submarino (280 km)</w:t>
            </w:r>
          </w:p>
        </w:tc>
      </w:tr>
      <w:tr w:rsidR="00921ADD" w:rsidRPr="006F14C5" w14:paraId="6C551469" w14:textId="77777777" w:rsidTr="003C08D6">
        <w:trPr>
          <w:cantSplit/>
        </w:trPr>
        <w:tc>
          <w:tcPr>
            <w:tcW w:w="8334" w:type="dxa"/>
            <w:shd w:val="clear" w:color="auto" w:fill="F3F4F6"/>
            <w:tcMar>
              <w:top w:w="80" w:type="dxa"/>
              <w:left w:w="120" w:type="dxa"/>
              <w:bottom w:w="80" w:type="dxa"/>
              <w:right w:w="120" w:type="dxa"/>
            </w:tcMar>
          </w:tcPr>
          <w:p w14:paraId="624AD833"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execução em lâmina d'água ultra-profunda: lançamento de duto rígido/flexível em profundidades típicas do pré-sal de Santos (frequentemente &gt;2.000 m) exige embarcações de lançamento (S-lay/J-lay) especializadas, com janela climática limitada e alta exposição a atrasos. Este é um risco técnico estrutural da alternativa, não um dado</w:t>
            </w:r>
            <w:del w:id="10274" w:author="Revisão editorial" w:date="2026-10-25T12:00:00Z">
              <w:r>
                <w:rPr>
                  <w:rFonts w:eastAsia="DejaVu Serif"/>
                  <w:color w:val="auto"/>
                  <w:sz w:val="18"/>
                  <w:szCs w:val="28"/>
                  <w:lang w:val="pt-BR"/>
                </w:rPr>
                <w:delText xml:space="preserve"> -</w:delText>
              </w:r>
            </w:del>
            <w:ins w:id="10275"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a complexidade logística específica desta rota (280 km) não foi detalhada quanto a batimetria, cruzamentos de dutos existentes ou obstáculos geotécnicos.</w:t>
            </w:r>
          </w:p>
        </w:tc>
      </w:tr>
      <w:tr w:rsidR="00921ADD" w:rsidRPr="006F14C5" w14:paraId="00DB40EA" w14:textId="77777777" w:rsidTr="003C08D6">
        <w:trPr>
          <w:cantSplit/>
        </w:trPr>
        <w:tc>
          <w:tcPr>
            <w:tcW w:w="8334" w:type="dxa"/>
            <w:shd w:val="clear" w:color="auto" w:fill="F3F4F6"/>
            <w:tcMar>
              <w:top w:w="80" w:type="dxa"/>
              <w:left w:w="120" w:type="dxa"/>
              <w:bottom w:w="80" w:type="dxa"/>
              <w:right w:w="120" w:type="dxa"/>
            </w:tcMar>
          </w:tcPr>
          <w:p w14:paraId="16FCF1F7"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mercado/escoamento (</w:t>
            </w:r>
            <w:r>
              <w:rPr>
                <w:rFonts w:eastAsia="DejaVu Serif"/>
                <w:i/>
                <w:iCs/>
                <w:color w:val="auto"/>
                <w:sz w:val="18"/>
                <w:szCs w:val="28"/>
                <w:lang w:val="pt-BR"/>
              </w:rPr>
              <w:t xml:space="preserve">gas offtake</w:t>
            </w:r>
            <w:r>
              <w:rPr>
                <w:rFonts w:eastAsia="DejaVu Serif"/>
                <w:color w:val="auto"/>
                <w:sz w:val="18"/>
                <w:szCs w:val="28"/>
                <w:lang w:val="pt-BR"/>
              </w:rPr>
              <w:t xml:space="preserve">): dependência de capacidade de recebimento em terra e de contrato de escoamento (ou expansão de malha) que não foi informado como existente ou contratado</w:t>
            </w:r>
            <w:del w:id="10276" w:author="Revisão editorial" w:date="2026-10-25T12:00:00Z">
              <w:r>
                <w:rPr>
                  <w:rFonts w:eastAsia="DejaVu Serif"/>
                  <w:color w:val="auto"/>
                  <w:sz w:val="18"/>
                  <w:szCs w:val="28"/>
                  <w:lang w:val="pt-BR"/>
                </w:rPr>
                <w:delText xml:space="preserve"> -</w:delText>
              </w:r>
            </w:del>
            <w:ins w:id="10277"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risco comercial relevante para a viabilidade do CAPEX.</w:t>
            </w:r>
          </w:p>
        </w:tc>
      </w:tr>
      <w:tr w:rsidR="00921ADD" w:rsidRPr="006F14C5" w14:paraId="5BC9084C" w14:textId="77777777" w:rsidTr="003C08D6">
        <w:trPr>
          <w:cantSplit/>
        </w:trPr>
        <w:tc>
          <w:tcPr>
            <w:tcW w:w="8334" w:type="dxa"/>
            <w:shd w:val="clear" w:color="auto" w:fill="F3F4F6"/>
            <w:tcMar>
              <w:top w:w="80" w:type="dxa"/>
              <w:left w:w="120" w:type="dxa"/>
              <w:bottom w:w="80" w:type="dxa"/>
              <w:right w:w="120" w:type="dxa"/>
            </w:tcMar>
          </w:tcPr>
          <w:p w14:paraId="7655FC9D"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cronograma e CAPEX (</w:t>
            </w:r>
            <w:r>
              <w:rPr>
                <w:rFonts w:eastAsia="DejaVu Serif"/>
                <w:i/>
                <w:iCs/>
                <w:color w:val="auto"/>
                <w:sz w:val="18"/>
                <w:szCs w:val="28"/>
                <w:lang w:val="pt-BR"/>
              </w:rPr>
              <w:t xml:space="preserve">overrun</w:t>
            </w:r>
            <w:r>
              <w:rPr>
                <w:rFonts w:eastAsia="DejaVu Serif"/>
                <w:color w:val="auto"/>
                <w:sz w:val="18"/>
                <w:szCs w:val="28"/>
                <w:lang w:val="pt-BR"/>
              </w:rPr>
              <w:t xml:space="preserve">): projetos de gasodutos submarinos de grande extensão historicamente apresentam sensibilidade a variação cambial (aço, serviços offshore em USD) e a atrasos de fabricação/lançamento</w:t>
            </w:r>
            <w:del w:id="10278" w:author="Revisão editorial" w:date="2026-10-25T12:00:00Z">
              <w:r>
                <w:rPr>
                  <w:rFonts w:eastAsia="DejaVu Serif"/>
                  <w:color w:val="auto"/>
                  <w:sz w:val="18"/>
                  <w:szCs w:val="28"/>
                  <w:lang w:val="pt-BR"/>
                </w:rPr>
                <w:delText xml:space="preserve"> -</w:delText>
              </w:r>
            </w:del>
            <w:ins w:id="10279"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fator crítico para </w:t>
            </w:r>
            <w:ins w:id="10280" w:author="Revisão editorial" w:date="2026-10-25T12:00:00Z">
              <w:r>
                <w:rPr>
                  <w:rFonts w:eastAsia="DejaVu Serif"/>
                  <w:color w:val="auto"/>
                  <w:sz w:val="18"/>
                  <w:szCs w:val="28"/>
                  <w:lang w:val="pt-BR"/>
                </w:rPr>
                <w:t xml:space="preserve">a </w:t>
              </w:r>
            </w:ins>
            <w:r>
              <w:rPr>
                <w:rFonts w:eastAsia="DejaVu Serif"/>
                <w:color w:val="auto"/>
                <w:sz w:val="18"/>
                <w:szCs w:val="28"/>
                <w:lang w:val="pt-BR"/>
              </w:rPr>
              <w:t xml:space="preserve">TIR.</w:t>
            </w:r>
          </w:p>
        </w:tc>
      </w:tr>
      <w:tr w:rsidR="00921ADD" w:rsidRPr="006F14C5" w14:paraId="0300D8B1" w14:textId="77777777" w:rsidTr="003C08D6">
        <w:trPr>
          <w:cantSplit/>
        </w:trPr>
        <w:tc>
          <w:tcPr>
            <w:tcW w:w="8334" w:type="dxa"/>
            <w:shd w:val="clear" w:color="auto" w:fill="F3F4F6"/>
            <w:tcMar>
              <w:top w:w="80" w:type="dxa"/>
              <w:left w:w="120" w:type="dxa"/>
              <w:bottom w:w="80" w:type="dxa"/>
              <w:right w:w="120" w:type="dxa"/>
            </w:tcMar>
          </w:tcPr>
          <w:p w14:paraId="4A503B54"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i/>
                <w:iCs/>
                <w:color w:val="auto"/>
                <w:sz w:val="18"/>
                <w:szCs w:val="28"/>
                <w:lang w:val="pt-BR"/>
              </w:rPr>
              <w:t xml:space="preserve">Alternativa B</w:t>
            </w:r>
            <w:del w:id="10281" w:author="Revisão editorial" w:date="2026-10-25T12:00:00Z">
              <w:r>
                <w:rPr>
                  <w:rFonts w:eastAsia="DejaVu Serif"/>
                  <w:b/>
                  <w:bCs/>
                  <w:i/>
                  <w:iCs/>
                  <w:color w:val="auto"/>
                  <w:sz w:val="18"/>
                  <w:szCs w:val="28"/>
                  <w:lang w:val="pt-BR"/>
                </w:rPr>
                <w:delText xml:space="preserve"> -</w:delText>
              </w:r>
            </w:del>
            <w:ins w:id="10282" w:author="Revisão editorial" w:date="2026-10-25T12:00:00Z">
              <w:r>
                <w:rPr>
                  <w:rFonts w:eastAsia="DejaVu Serif"/>
                  <w:b/>
                  <w:bCs/>
                  <w:i/>
                  <w:iCs/>
                  <w:color w:val="auto"/>
                  <w:sz w:val="18"/>
                  <w:szCs w:val="28"/>
                  <w:lang w:val="pt-BR"/>
                </w:rPr>
                <w:t xml:space="preserve">:</w:t>
              </w:r>
            </w:ins>
            <w:r>
              <w:rPr>
                <w:rFonts w:eastAsia="DejaVu Serif"/>
                <w:b/>
                <w:bCs/>
                <w:i/>
                <w:iCs/>
                <w:color w:val="auto"/>
                <w:sz w:val="18"/>
                <w:szCs w:val="28"/>
                <w:lang w:val="pt-BR"/>
              </w:rPr>
              <w:t xml:space="preserve"> Reinjeção Total</w:t>
            </w:r>
          </w:p>
        </w:tc>
      </w:tr>
      <w:tr w:rsidR="00921ADD" w:rsidRPr="006F14C5" w14:paraId="6BD44A0E" w14:textId="77777777" w:rsidTr="003C08D6">
        <w:trPr>
          <w:cantSplit/>
        </w:trPr>
        <w:tc>
          <w:tcPr>
            <w:tcW w:w="8334" w:type="dxa"/>
            <w:shd w:val="clear" w:color="auto" w:fill="F3F4F6"/>
            <w:tcMar>
              <w:top w:w="80" w:type="dxa"/>
              <w:left w:w="120" w:type="dxa"/>
              <w:bottom w:w="80" w:type="dxa"/>
              <w:right w:w="120" w:type="dxa"/>
            </w:tcMar>
          </w:tcPr>
          <w:p w14:paraId="5285A33D"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lastRenderedPageBreak/>
              <w:t xml:space="preserve">Risco de integridade do reservatório a longo prazo: reinjeção contínua pode gerar breakthrough prematuro de gás nos poços produtores, elevando a razão gás-óleo (RGO) e reduzindo a eficiência de elevação ao longo do tempo. O ganho efetivo de fator de recuperação não foi quantificado nos dados fornecidos e depende de simulação numérica de reservatório ainda não realizada (ou não compartilhada).</w:t>
            </w:r>
          </w:p>
        </w:tc>
      </w:tr>
      <w:tr w:rsidR="00921ADD" w:rsidRPr="006F14C5" w14:paraId="444FDD99" w14:textId="77777777" w:rsidTr="003C08D6">
        <w:trPr>
          <w:cantSplit/>
        </w:trPr>
        <w:tc>
          <w:tcPr>
            <w:tcW w:w="8334" w:type="dxa"/>
            <w:shd w:val="clear" w:color="auto" w:fill="F3F4F6"/>
            <w:tcMar>
              <w:top w:w="80" w:type="dxa"/>
              <w:left w:w="120" w:type="dxa"/>
              <w:bottom w:w="80" w:type="dxa"/>
              <w:right w:w="120" w:type="dxa"/>
            </w:tcMar>
          </w:tcPr>
          <w:p w14:paraId="4A29E555"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capacidade de injetividade: a viabilidade de injetar 8 MMm³/dia integralmente depende de capacidade de poços injetores e de pressão de reservatório</w:t>
            </w:r>
            <w:del w:id="10283" w:author="Revisão editorial" w:date="2026-10-25T12:00:00Z">
              <w:r>
                <w:rPr>
                  <w:rFonts w:eastAsia="DejaVu Serif"/>
                  <w:color w:val="auto"/>
                  <w:sz w:val="18"/>
                  <w:szCs w:val="28"/>
                  <w:lang w:val="pt-BR"/>
                </w:rPr>
                <w:delText xml:space="preserve"> -</w:delText>
              </w:r>
            </w:del>
            <w:ins w:id="10284"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parâmetro técnico não informado</w:t>
            </w:r>
            <w:del w:id="10285" w:author="Revisão editorial" w:date="2026-10-25T12:00:00Z">
              <w:r>
                <w:rPr>
                  <w:rFonts w:eastAsia="DejaVu Serif"/>
                  <w:color w:val="auto"/>
                  <w:sz w:val="18"/>
                  <w:szCs w:val="28"/>
                  <w:lang w:val="pt-BR"/>
                </w:rPr>
                <w:delText xml:space="preserve">,</w:delText>
              </w:r>
            </w:del>
            <w:ins w:id="10286" w:author="Revisão editorial" w:date="2026-10-25T12:00:00Z">
              <w:r>
                <w:rPr>
                  <w:rFonts w:eastAsia="DejaVu Serif"/>
                  <w:color w:val="auto"/>
                  <w:sz w:val="18"/>
                  <w:szCs w:val="28"/>
                  <w:lang w:val="pt-BR"/>
                </w:rPr>
                <w:t xml:space="preserve"> e</w:t>
              </w:r>
            </w:ins>
            <w:r>
              <w:rPr>
                <w:rFonts w:eastAsia="DejaVu Serif"/>
                <w:color w:val="auto"/>
                <w:sz w:val="18"/>
                <w:szCs w:val="28"/>
                <w:lang w:val="pt-BR"/>
              </w:rPr>
              <w:t xml:space="preserve"> tratado aqui como lacuna de dado.</w:t>
            </w:r>
          </w:p>
        </w:tc>
      </w:tr>
      <w:tr w:rsidR="00921ADD" w:rsidRPr="006F14C5" w14:paraId="4183FC6B" w14:textId="77777777" w:rsidTr="003C08D6">
        <w:trPr>
          <w:cantSplit/>
        </w:trPr>
        <w:tc>
          <w:tcPr>
            <w:tcW w:w="8334" w:type="dxa"/>
            <w:shd w:val="clear" w:color="auto" w:fill="F3F4F6"/>
            <w:tcMar>
              <w:top w:w="80" w:type="dxa"/>
              <w:left w:w="120" w:type="dxa"/>
              <w:bottom w:w="80" w:type="dxa"/>
              <w:right w:w="120" w:type="dxa"/>
            </w:tcMar>
          </w:tcPr>
          <w:p w14:paraId="46F509C1"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perda de opcionalidade comercial: ao optar por não monetizar o gás, o projeto renuncia a receita direta e de flexibilidade futura (</w:t>
            </w:r>
            <w:del w:id="10287" w:author="Revisão editorial" w:date="2026-10-25T12:00:00Z">
              <w:r>
                <w:rPr>
                  <w:rFonts w:eastAsia="DejaVu Serif"/>
                  <w:color w:val="auto"/>
                  <w:sz w:val="18"/>
                  <w:szCs w:val="28"/>
                  <w:lang w:val="pt-BR"/>
                </w:rPr>
                <w:delText xml:space="preserve">ex:</w:delText>
              </w:r>
            </w:del>
            <w:ins w:id="10288" w:author="Revisão editorial" w:date="2026-10-25T12:00:00Z">
              <w:r>
                <w:rPr>
                  <w:rFonts w:eastAsia="DejaVu Serif"/>
                  <w:color w:val="auto"/>
                  <w:sz w:val="18"/>
                  <w:szCs w:val="28"/>
                  <w:lang w:val="pt-BR"/>
                </w:rPr>
                <w:t xml:space="preserve">por exemplo,</w:t>
              </w:r>
            </w:ins>
            <w:r>
              <w:rPr>
                <w:rFonts w:eastAsia="DejaVu Serif"/>
                <w:color w:val="auto"/>
                <w:sz w:val="18"/>
                <w:szCs w:val="28"/>
                <w:lang w:val="pt-BR"/>
              </w:rPr>
              <w:t xml:space="preserve"> mudança regulatória que favoreça exportação de gás), criando um custo de oportunidade cuja magnitude não pode ser estimada sem premissas de preço.</w:t>
            </w:r>
          </w:p>
        </w:tc>
      </w:tr>
      <w:tr w:rsidR="00921ADD" w:rsidRPr="006F14C5" w14:paraId="21470BAA" w14:textId="77777777" w:rsidTr="003C08D6">
        <w:trPr>
          <w:cantSplit/>
        </w:trPr>
        <w:tc>
          <w:tcPr>
            <w:tcW w:w="8334" w:type="dxa"/>
            <w:shd w:val="clear" w:color="auto" w:fill="F3F4F6"/>
            <w:tcMar>
              <w:top w:w="80" w:type="dxa"/>
              <w:left w:w="120" w:type="dxa"/>
              <w:bottom w:w="80" w:type="dxa"/>
              <w:right w:w="120" w:type="dxa"/>
            </w:tcMar>
          </w:tcPr>
          <w:p w14:paraId="7F775D66" w14:textId="77777777" w:rsidR="00921ADD" w:rsidRPr="006F14C5" w:rsidRDefault="00921ADD">
            <w:pPr>
              <w:pStyle w:val="SemEspaamento"/>
              <w:spacing w:after="20" w:line="204" w:lineRule="exact"/>
              <w:jc w:val="left"/>
              <w:rPr>
                <w:rFonts w:eastAsia="MS Mincho"/>
                <w:color w:val="auto"/>
                <w:sz w:val="18"/>
                <w:szCs w:val="28"/>
                <w:lang w:val="pt-BR"/>
              </w:rPr>
            </w:pPr>
          </w:p>
        </w:tc>
      </w:tr>
      <w:tr w:rsidR="00921ADD" w:rsidRPr="006F14C5" w14:paraId="7029162F" w14:textId="77777777" w:rsidTr="003C08D6">
        <w:trPr>
          <w:cantSplit/>
        </w:trPr>
        <w:tc>
          <w:tcPr>
            <w:tcW w:w="8334" w:type="dxa"/>
            <w:shd w:val="clear" w:color="auto" w:fill="F3F4F6"/>
            <w:tcMar>
              <w:top w:w="80" w:type="dxa"/>
              <w:left w:w="120" w:type="dxa"/>
              <w:bottom w:w="80" w:type="dxa"/>
              <w:right w:w="120" w:type="dxa"/>
            </w:tcMar>
          </w:tcPr>
          <w:p w14:paraId="3D974B1B"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color w:val="auto"/>
                <w:sz w:val="18"/>
                <w:szCs w:val="28"/>
                <w:lang w:val="pt-BR"/>
              </w:rPr>
              <w:t>4. Recomendação de Critérios para o Comitê de Investimento</w:t>
            </w:r>
          </w:p>
        </w:tc>
      </w:tr>
      <w:tr w:rsidR="00921ADD" w:rsidRPr="006F14C5" w14:paraId="38F50C63" w14:textId="77777777" w:rsidTr="003C08D6">
        <w:trPr>
          <w:cantSplit/>
        </w:trPr>
        <w:tc>
          <w:tcPr>
            <w:tcW w:w="8334" w:type="dxa"/>
            <w:shd w:val="clear" w:color="auto" w:fill="F3F4F6"/>
            <w:tcMar>
              <w:top w:w="80" w:type="dxa"/>
              <w:left w:w="120" w:type="dxa"/>
              <w:bottom w:w="80" w:type="dxa"/>
              <w:right w:w="120" w:type="dxa"/>
            </w:tcMar>
          </w:tcPr>
          <w:p w14:paraId="7344FEEF"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1. Resultado da simulação de reservatório (Response Surface / histórico de match) quantificando o ganho de fator de recuperação esperado com reinjeção total, incluindo cenários de sensibilidade a breakthrough de gás</w:t>
            </w:r>
            <w:del w:id="10289" w:author="Revisão editorial" w:date="2026-10-25T12:00:00Z">
              <w:r>
                <w:rPr>
                  <w:rFonts w:eastAsia="DejaVu Serif"/>
                  <w:color w:val="auto"/>
                  <w:sz w:val="18"/>
                  <w:szCs w:val="28"/>
                  <w:lang w:val="pt-BR"/>
                </w:rPr>
                <w:delText xml:space="preserve"> -</w:delText>
              </w:r>
            </w:del>
            <w:ins w:id="10290"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sem esse dado, o VPL da Alternativa B não pode ser validado.</w:t>
            </w:r>
          </w:p>
        </w:tc>
      </w:tr>
      <w:tr w:rsidR="00921ADD" w:rsidRPr="006F14C5" w14:paraId="2670EFC5" w14:textId="77777777" w:rsidTr="003C08D6">
        <w:trPr>
          <w:cantSplit/>
        </w:trPr>
        <w:tc>
          <w:tcPr>
            <w:tcW w:w="8334" w:type="dxa"/>
            <w:shd w:val="clear" w:color="auto" w:fill="F3F4F6"/>
            <w:tcMar>
              <w:top w:w="80" w:type="dxa"/>
              <w:left w:w="120" w:type="dxa"/>
              <w:bottom w:w="80" w:type="dxa"/>
              <w:right w:w="120" w:type="dxa"/>
            </w:tcMar>
          </w:tcPr>
          <w:p w14:paraId="2BE90BA8"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2. Estudo de viabilidade técnica-comercial de escoamento (</w:t>
            </w:r>
            <w:r>
              <w:rPr>
                <w:rFonts w:eastAsia="DejaVu Serif"/>
                <w:i/>
                <w:iCs/>
                <w:color w:val="auto"/>
                <w:sz w:val="18"/>
                <w:szCs w:val="28"/>
                <w:lang w:val="pt-BR"/>
              </w:rPr>
              <w:t>offtake</w:t>
            </w:r>
            <w:r>
              <w:rPr>
                <w:rFonts w:eastAsia="DejaVu Serif"/>
                <w:color w:val="auto"/>
                <w:sz w:val="18"/>
                <w:szCs w:val="28"/>
                <w:lang w:val="pt-BR"/>
              </w:rPr>
              <w:t>) para a Alternativa A, incluindo confirmação de capacidade de recebimento em terra, contrato ou intenção comercial, e cronograma realista de licenciamento ambiental (IBAMA) e engenharia submarina (FEED).</w:t>
            </w:r>
          </w:p>
        </w:tc>
      </w:tr>
      <w:tr w:rsidR="00921ADD" w:rsidRPr="006F14C5" w14:paraId="1F24C638" w14:textId="77777777" w:rsidTr="003C08D6">
        <w:trPr>
          <w:cantSplit/>
        </w:trPr>
        <w:tc>
          <w:tcPr>
            <w:tcW w:w="8334" w:type="dxa"/>
            <w:shd w:val="clear" w:color="auto" w:fill="F3F4F6"/>
            <w:tcMar>
              <w:top w:w="80" w:type="dxa"/>
              <w:left w:w="120" w:type="dxa"/>
              <w:bottom w:w="80" w:type="dxa"/>
              <w:right w:w="120" w:type="dxa"/>
            </w:tcMar>
          </w:tcPr>
          <w:p w14:paraId="55AB13D5"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3. Análise comparativa de VPL/TIR quantitativa com premissas explícitas de preço de gás, WACC e curva de produção, elaborada em conjunto por Engenharia, Reservatórios e Financeiro, de forma que o Comitê decida com base em números auditáveis</w:t>
            </w:r>
            <w:ins w:id="10291"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w:t>
            </w:r>
            <w:del w:id="10292" w:author="Revisão editorial" w:date="2026-10-25T12:00:00Z">
              <w:r>
                <w:rPr>
                  <w:rFonts w:eastAsia="DejaVu Serif"/>
                  <w:color w:val="auto"/>
                  <w:sz w:val="18"/>
                  <w:szCs w:val="28"/>
                  <w:lang w:val="pt-BR"/>
                </w:rPr>
                <w:delText xml:space="preserve">-</w:delText>
              </w:r>
            </w:del>
            <w:ins w:id="10293" w:author="Revisão editorial" w:date="2026-10-25T12:00:00Z">
              <w:r>
                <w:rPr>
                  <w:rFonts w:eastAsia="DejaVu Serif"/>
                  <w:color w:val="auto"/>
                  <w:sz w:val="18"/>
                  <w:szCs w:val="28"/>
                  <w:lang w:val="pt-BR"/>
                </w:rPr>
                <w:t xml:space="preserve">e</w:t>
              </w:r>
            </w:ins>
            <w:r>
              <w:rPr>
                <w:rFonts w:eastAsia="DejaVu Serif"/>
                <w:color w:val="auto"/>
                <w:sz w:val="18"/>
                <w:szCs w:val="28"/>
                <w:lang w:val="pt-BR"/>
              </w:rPr>
              <w:t xml:space="preserve"> não em comparação qualitativa</w:t>
            </w:r>
            <w:del w:id="10294" w:author="Revisão editorial" w:date="2026-10-25T12:00:00Z">
              <w:r>
                <w:rPr>
                  <w:rFonts w:eastAsia="DejaVu Serif"/>
                  <w:color w:val="auto"/>
                  <w:sz w:val="18"/>
                  <w:szCs w:val="28"/>
                  <w:lang w:val="pt-BR"/>
                </w:rPr>
                <w:delText xml:space="preserve"> -</w:delText>
              </w:r>
            </w:del>
            <w:ins w:id="10295"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antes da alocação de CAPEX de FEL 3.</w:t>
            </w:r>
          </w:p>
        </w:tc>
      </w:tr>
      <w:tr w:rsidR="00921ADD" w:rsidRPr="006F14C5" w14:paraId="6BFEA4E6" w14:textId="77777777" w:rsidTr="003C08D6">
        <w:trPr>
          <w:cantSplit/>
        </w:trPr>
        <w:tc>
          <w:tcPr>
            <w:tcW w:w="8334" w:type="dxa"/>
            <w:shd w:val="clear" w:color="auto" w:fill="F3F4F6"/>
            <w:tcMar>
              <w:top w:w="80" w:type="dxa"/>
              <w:left w:w="120" w:type="dxa"/>
              <w:bottom w:w="80" w:type="dxa"/>
              <w:right w:w="120" w:type="dxa"/>
            </w:tcMar>
          </w:tcPr>
          <w:p w14:paraId="60D52523"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Lacunas de dados que podem alterar a conclusão: preço de referência do gás natural, capacidade de injetividade dos poços candidatos, resultado de simulação de reservatório, cronograma e CAPEX de infraestrutura de recebimento em terra, WACC do projeto, e posição específica atualizada da ANP quanto a prazos/metas de redução de </w:t>
            </w:r>
            <w:r>
              <w:rPr>
                <w:rFonts w:eastAsia="DejaVu Serif"/>
                <w:i/>
                <w:iCs/>
                <w:color w:val="auto"/>
                <w:sz w:val="18"/>
                <w:szCs w:val="28"/>
                <w:lang w:val="pt-BR"/>
              </w:rPr>
              <w:t>flaring</w:t>
            </w:r>
            <w:r>
              <w:rPr>
                <w:rFonts w:eastAsia="DejaVu Serif"/>
                <w:color w:val="auto"/>
                <w:sz w:val="18"/>
                <w:szCs w:val="28"/>
                <w:lang w:val="pt-BR"/>
              </w:rPr>
              <w:t xml:space="preserve"> aplicáveis a este campo. Recomendo não avançar para FEL 3 sem preencher esses pontos.</w:t>
            </w:r>
          </w:p>
        </w:tc>
      </w:tr>
    </w:tbl>
    <w:p w14:paraId="23090F0E" w14:textId="77777777" w:rsidR="00921ADD" w:rsidRPr="006F14C5" w:rsidRDefault="007023C5" w:rsidP="00B23895">
      <w:pPr>
        <w:pStyle w:val="Ttulo4"/>
      </w:pPr>
      <w:bookmarkStart w:id="222" w:name="_Toc232715539"/>
      <w:bookmarkStart w:id="223" w:name="_Toc232715202"/>
      <w:bookmarkEnd w:id="222"/>
      <w:bookmarkEnd w:id="223"/>
      <w:r>
        <w:rPr>
          <w:rStyle w:val="MdStrong"/>
          <w:b/>
          <w:bCs/>
        </w:rPr>
        <w:t>Benefícios potenciais da IA</w:t>
      </w:r>
    </w:p>
    <w:p w14:paraId="2D935D89" w14:textId="77777777" w:rsidR="00921ADD" w:rsidRPr="006F14C5" w:rsidRDefault="007023C5" w:rsidP="001F44FC">
      <w:pPr>
        <w:rPr>
          <w:rFonts w:eastAsia="DejaVu Serif"/>
          <w:color w:val="263238"/>
        </w:rPr>
      </w:pPr>
      <w:r>
        <w:rPr>
          <w:rFonts w:eastAsia="DejaVu Serif"/>
          <w:color w:val="263238"/>
        </w:rPr>
        <w:t xml:space="preserve">No estudo comparativo entre a construção de um gasoduto submarino e a reinjeção total de gás associado, a IA tende a reduzir</w:t>
      </w:r>
      <w:del w:id="10296" w:author="Revisão editorial" w:date="2026-10-25T12:00:00Z">
        <w:r>
          <w:rPr>
            <w:rFonts w:eastAsia="DejaVu Serif"/>
            <w:color w:val="263238"/>
          </w:rPr>
          <w:delText xml:space="preserve"> significativamente</w:delText>
        </w:r>
      </w:del>
      <w:r>
        <w:rPr>
          <w:rFonts w:eastAsia="DejaVu Serif"/>
          <w:color w:val="263238"/>
        </w:rPr>
        <w:t xml:space="preserve"> o tempo necessário para organizar variáveis técnicas, econômicas, regulatórias e operacionais que, tradicionalmente, seriam consolidadas por diferentes especialistas ao longo de várias rodadas de análise. Em vez de depender exclusivamente de planilhas dispersas, memorandos técnicos e reuniões sucessivas entre reservatório, engenharia submarina, planejamento, comercialização de gás e licenciamento, a IA permite estruturar rapidamente uma matriz comparativa coerente, separando premissas, dados disponíveis, riscos e lacunas de informação.</w:t>
      </w:r>
    </w:p>
    <w:p w14:paraId="09781542" w14:textId="77777777" w:rsidR="00921ADD" w:rsidRPr="006F14C5" w:rsidRDefault="007023C5">
      <w:r>
        <w:rPr>
          <w:rFonts w:eastAsia="DejaVu Serif"/>
          <w:color w:val="263238"/>
        </w:rPr>
        <w:t xml:space="preserve">Outro ganho</w:t>
      </w:r>
      <w:del w:id="10297" w:author="Revisão editorial" w:date="2026-10-25T12:00:00Z">
        <w:r>
          <w:rPr>
            <w:rFonts w:eastAsia="DejaVu Serif"/>
            <w:color w:val="263238"/>
          </w:rPr>
          <w:delText xml:space="preserve"> direto</w:delText>
        </w:r>
      </w:del>
      <w:r>
        <w:rPr>
          <w:rFonts w:eastAsia="DejaVu Serif"/>
          <w:color w:val="263238"/>
        </w:rPr>
        <w:t xml:space="preserve"> é a melhoria da qualidade da discussão executiva em FEL 2. A IA não substitui os estudos de reservatório, as simulações de escoamento ou os cálculos econômico-financeiros definitivos, mas transforma informações complexas em uma visão comparável de VPL, TIR, CAPEX, riscos de implantação, exposição regulatória e flexibilidade operacional. Isso permite que o Comitê de Investimento concentre o debate nas incertezas realmente decisivas </w:t>
      </w:r>
      <w:del w:id="10298" w:author="Revisão editorial" w:date="2026-10-25T12:00:00Z">
        <w:r>
          <w:rPr>
            <w:rFonts w:eastAsia="DejaVu Serif"/>
            <w:color w:val="263238"/>
          </w:rPr>
          <w:delText xml:space="preserve">- </w:delText>
        </w:r>
      </w:del>
      <w:ins w:id="10299" w:author="Revisão editorial" w:date="2026-10-25T12:00:00Z">
        <w:r>
          <w:rPr>
            <w:rFonts w:eastAsia="DejaVu Serif"/>
            <w:color w:val="263238"/>
          </w:rPr>
          <w:t xml:space="preserve">(</w:t>
        </w:r>
      </w:ins>
      <w:r>
        <w:rPr>
          <w:rFonts w:eastAsia="DejaVu Serif"/>
          <w:color w:val="263238"/>
        </w:rPr>
        <w:t xml:space="preserve">como ganho incremental de óleo, preço líquido do gás, capacidade de exportação e integridade do reservatório</w:t>
      </w:r>
      <w:del w:id="10300" w:author="Revisão editorial" w:date="2026-10-25T12:00:00Z">
        <w:r>
          <w:rPr>
            <w:rFonts w:eastAsia="DejaVu Serif"/>
            <w:color w:val="263238"/>
          </w:rPr>
          <w:delText xml:space="preserve"> -</w:delText>
        </w:r>
      </w:del>
      <w:ins w:id="10301" w:author="Revisão editorial" w:date="2026-10-25T12:00:00Z">
        <w:r>
          <w:rPr>
            <w:rFonts w:eastAsia="DejaVu Serif"/>
            <w:color w:val="263238"/>
          </w:rPr>
          <w:t xml:space="preserve">)</w:t>
        </w:r>
      </w:ins>
      <w:r>
        <w:rPr>
          <w:rFonts w:eastAsia="DejaVu Serif"/>
          <w:color w:val="263238"/>
        </w:rPr>
        <w:t xml:space="preserve"> em vez de gastar tempo organizando informações básicas.</w:t>
      </w:r>
    </w:p>
    <w:p w14:paraId="5ED43933" w14:textId="77777777" w:rsidR="00921ADD" w:rsidRPr="006F14C5" w:rsidRDefault="007023C5">
      <w:r>
        <w:rPr>
          <w:rFonts w:eastAsia="DejaVu Serif"/>
          <w:color w:val="263238"/>
        </w:rPr>
        <w:t>Além disso, a IA facilita a rastreabilidade da decisão. Ao exigir a distinção entre fatos fornecidos, hipóteses, inferências e dados ausentes, a análise se torna mais transparente e auditável. Comparado ao método tradicional, no qual premissas podem permanecer implícitas em planilhas ou apresentações, a IA ajuda a construir uma base mais clara para a passagem de FEL 2 para FEL 3 e para a posterior validação pelos responsáveis técnicos e econômicos.</w:t>
      </w:r>
    </w:p>
    <w:p w14:paraId="41FE26F5" w14:textId="77777777" w:rsidR="007761E2" w:rsidRPr="006F14C5" w:rsidRDefault="007023C5" w:rsidP="007761E2">
      <w:pPr>
        <w:rPr>
          <w:rFonts w:eastAsia="DejaVu Serif"/>
          <w:color w:val="263238"/>
        </w:rPr>
      </w:pPr>
      <w:r>
        <w:rPr>
          <w:rFonts w:eastAsia="DejaVu Serif"/>
          <w:color w:val="263238"/>
        </w:rPr>
        <w:t>O primeiro caso tratou de uma decisão estrutural de FEL 2. O segundo permanece em O&amp;G, mas desloca o horizonte para a resposta operacional imediata durante a execução, demonstrando como a urgência modifica a forma e a extensão do prompt.</w:t>
      </w:r>
    </w:p>
    <w:p w14:paraId="0EA34A86" w14:textId="77777777" w:rsidR="00921ADD" w:rsidRPr="006F14C5" w:rsidRDefault="007023C5" w:rsidP="00FE6E33">
      <w:pPr>
        <w:pStyle w:val="Ttulo3"/>
      </w:pPr>
      <w:bookmarkStart w:id="224" w:name="__RefHeading___Toc10612_3485589216"/>
      <w:bookmarkStart w:id="225" w:name="_Toc236076025"/>
      <w:bookmarkStart w:id="226" w:name="_Toc236516900"/>
      <w:bookmarkEnd w:id="224"/>
      <w:r>
        <w:t xml:space="preserve">Prompt 6.2</w:t>
      </w:r>
      <w:del w:id="10302" w:author="Revisão editorial" w:date="2026-10-25T12:00:00Z">
        <w:r>
          <w:delText xml:space="preserve"> -</w:delText>
        </w:r>
      </w:del>
      <w:ins w:id="10303" w:author="Revisão editorial" w:date="2026-10-25T12:00:00Z">
        <w:r>
          <w:t xml:space="preserve">:</w:t>
        </w:r>
      </w:ins>
      <w:r>
        <w:t xml:space="preserve"> O&amp;G E&amp;P / Execução (</w:t>
      </w:r>
      <w:r>
        <w:rPr>
          <w:i/>
          <w:iCs/>
        </w:rPr>
        <w:t xml:space="preserve">Flash Report</w:t>
      </w:r>
      <w:r>
        <w:t xml:space="preserve"> de NPT </w:t>
      </w:r>
      <w:del w:id="10304" w:author="Revisão editorial" w:date="2026-10-25T12:00:00Z">
        <w:r>
          <w:delText xml:space="preserve">-</w:delText>
        </w:r>
      </w:del>
      <w:ins w:id="10305" w:author="Revisão editorial" w:date="2026-10-25T12:00:00Z">
        <w:r>
          <w:t xml:space="preserve">por</w:t>
        </w:r>
      </w:ins>
      <w:r>
        <w:t xml:space="preserve"> </w:t>
      </w:r>
      <w:r>
        <w:rPr>
          <w:i/>
          <w:iCs/>
        </w:rPr>
        <w:t xml:space="preserve">Stuck</w:t>
      </w:r>
      <w:r>
        <w:t xml:space="preserve"> Pipe)</w:t>
      </w:r>
      <w:bookmarkEnd w:id="225"/>
      <w:bookmarkEnd w:id="226"/>
    </w:p>
    <w:p w14:paraId="296EA6DC"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Uma sonda de perfuração está operando em um poço exploratório no pré-sal. Ocorreu um evento de </w:t>
      </w:r>
      <w:r>
        <w:rPr>
          <w:rFonts w:eastAsia="DejaVu Serif"/>
          <w:i/>
          <w:iCs/>
        </w:rPr>
        <w:t xml:space="preserve">stuck pipe</w:t>
      </w:r>
      <w:r>
        <w:rPr>
          <w:rFonts w:eastAsia="DejaVu Serif"/>
        </w:rPr>
        <w:t xml:space="preserve"> (coluna de perfuração presa) que gerou 72 horas de </w:t>
      </w:r>
      <w:r>
        <w:rPr>
          <w:rFonts w:eastAsia="DejaVu Serif"/>
          <w:i/>
          <w:iCs/>
        </w:rPr>
        <w:t xml:space="preserve">Non-Productive Time</w:t>
      </w:r>
      <w:r>
        <w:rPr>
          <w:rFonts w:eastAsia="DejaVu Serif"/>
        </w:rPr>
        <w:t xml:space="preserve"> (NPT). O </w:t>
      </w:r>
      <w:r>
        <w:rPr>
          <w:rFonts w:eastAsia="DejaVu Serif"/>
          <w:i/>
          <w:iCs/>
        </w:rPr>
        <w:t xml:space="preserve">day rate</w:t>
      </w:r>
      <w:r>
        <w:rPr>
          <w:rFonts w:eastAsia="DejaVu Serif"/>
        </w:rPr>
        <w:t xml:space="preserve"> da sonda é de R$ 1.750.000/dia. O gestor precisa elaborar o </w:t>
      </w:r>
      <w:r>
        <w:rPr>
          <w:rFonts w:eastAsia="DejaVu Serif"/>
          <w:i/>
          <w:iCs/>
        </w:rPr>
        <w:t xml:space="preserve">flash report</w:t>
      </w:r>
      <w:r>
        <w:rPr>
          <w:rFonts w:eastAsia="DejaVu Serif"/>
        </w:rPr>
        <w:t xml:space="preserve"> urgente para o comitê de operações e diretoria.</w:t>
      </w:r>
    </w:p>
    <w:p w14:paraId="150417E5" w14:textId="77777777" w:rsidR="001122D4" w:rsidRPr="006F14C5" w:rsidRDefault="001122D4">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8200576" w14:textId="77777777" w:rsidTr="003C08D6">
        <w:trPr>
          <w:cantSplit/>
        </w:trPr>
        <w:tc>
          <w:tcPr>
            <w:tcW w:w="8334" w:type="dxa"/>
            <w:shd w:val="clear" w:color="auto" w:fill="F3F4F6"/>
            <w:tcMar>
              <w:top w:w="80" w:type="dxa"/>
              <w:left w:w="120" w:type="dxa"/>
              <w:bottom w:w="80" w:type="dxa"/>
              <w:right w:w="120" w:type="dxa"/>
            </w:tcMar>
          </w:tcPr>
          <w:p w14:paraId="44BE7CFF" w14:textId="77777777" w:rsidR="00921ADD" w:rsidRDefault="007023C5" w:rsidP="002A29C2">
            <w:pPr>
              <w:pStyle w:val="SemEspaamento"/>
              <w:spacing w:after="20" w:line="204" w:lineRule="exact"/>
              <w:rPr>
                <w:rFonts w:eastAsia="DejaVu Serif"/>
                <w:color w:val="auto"/>
                <w:sz w:val="18"/>
                <w:szCs w:val="28"/>
                <w:lang w:val="pt-BR"/>
              </w:rPr>
            </w:pPr>
            <w:r>
              <w:rPr>
                <w:rFonts w:eastAsia="DejaVu Serif"/>
                <w:b/>
                <w:bCs/>
                <w:color w:val="auto"/>
                <w:sz w:val="18"/>
                <w:szCs w:val="28"/>
                <w:lang w:val="pt-BR"/>
              </w:rPr>
              <w:t>[PAPEL]</w:t>
            </w:r>
            <w:r>
              <w:rPr>
                <w:rFonts w:eastAsia="DejaVu Serif"/>
                <w:color w:val="auto"/>
                <w:sz w:val="18"/>
                <w:szCs w:val="28"/>
                <w:lang w:val="pt-BR"/>
              </w:rPr>
              <w:br/>
              <w:t>Atue como um Gestor de Operações de Perfuração Offshore Sênior, especialista em comunicação de crises e relatórios executivos para alta gestão.</w:t>
            </w:r>
          </w:p>
          <w:p w14:paraId="3254ECE7" w14:textId="77777777" w:rsidR="008371B8" w:rsidRDefault="008371B8" w:rsidP="002A29C2">
            <w:pPr>
              <w:pStyle w:val="SemEspaamento"/>
              <w:spacing w:after="20" w:line="204" w:lineRule="exact"/>
              <w:rPr>
                <w:rFonts w:eastAsia="DejaVu Serif"/>
                <w:color w:val="auto"/>
                <w:sz w:val="18"/>
                <w:szCs w:val="28"/>
                <w:lang w:val="pt-BR"/>
              </w:rPr>
            </w:pPr>
          </w:p>
          <w:p w14:paraId="5ECEC971" w14:textId="77777777" w:rsidR="008371B8" w:rsidRDefault="008371B8" w:rsidP="002A29C2">
            <w:pPr>
              <w:pStyle w:val="SemEspaamento"/>
              <w:spacing w:after="20" w:line="204" w:lineRule="exact"/>
              <w:rPr>
                <w:rFonts w:eastAsia="DejaVu Serif"/>
                <w:b/>
                <w:bCs/>
                <w:color w:val="auto"/>
                <w:sz w:val="18"/>
                <w:szCs w:val="28"/>
                <w:lang w:val="pt-BR"/>
              </w:rPr>
            </w:pPr>
            <w:r>
              <w:rPr>
                <w:rFonts w:eastAsia="DejaVu Serif"/>
                <w:b/>
                <w:bCs/>
                <w:color w:val="auto"/>
                <w:sz w:val="18"/>
                <w:szCs w:val="28"/>
                <w:lang w:val="pt-BR"/>
              </w:rPr>
              <w:t>[CONTEXTO]</w:t>
            </w:r>
          </w:p>
          <w:p w14:paraId="59157B17" w14:textId="3E12E2DF" w:rsidR="008371B8" w:rsidRPr="006F14C5" w:rsidRDefault="008371B8"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Durante a perfuração de um poço exploratório no pré-sal, enfrentamos um evento de '</w:t>
            </w:r>
            <w:r>
              <w:rPr>
                <w:rFonts w:eastAsia="DejaVu Serif"/>
                <w:i/>
                <w:iCs/>
                <w:color w:val="auto"/>
                <w:sz w:val="18"/>
                <w:szCs w:val="28"/>
                <w:lang w:val="pt-BR"/>
              </w:rPr>
              <w:t xml:space="preserve">stuck pipe</w:t>
            </w:r>
            <w:r>
              <w:rPr>
                <w:rFonts w:eastAsia="DejaVu Serif"/>
                <w:color w:val="auto"/>
                <w:sz w:val="18"/>
                <w:szCs w:val="28"/>
                <w:lang w:val="pt-BR"/>
              </w:rPr>
              <w:t>' (prisão de coluna) a 5.200 metros de profundidade.</w:t>
            </w:r>
          </w:p>
        </w:tc>
      </w:tr>
      <w:tr w:rsidR="00921ADD" w:rsidRPr="006F14C5" w14:paraId="5B615C27" w14:textId="77777777" w:rsidTr="003C08D6">
        <w:trPr>
          <w:cantSplit/>
        </w:trPr>
        <w:tc>
          <w:tcPr>
            <w:tcW w:w="8334" w:type="dxa"/>
            <w:shd w:val="clear" w:color="auto" w:fill="F3F4F6"/>
            <w:tcMar>
              <w:top w:w="80" w:type="dxa"/>
              <w:left w:w="120" w:type="dxa"/>
              <w:bottom w:w="80" w:type="dxa"/>
              <w:right w:w="120" w:type="dxa"/>
            </w:tcMar>
          </w:tcPr>
          <w:p w14:paraId="6F7E4D1E" w14:textId="0C389186"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lastRenderedPageBreak/>
              <w:t xml:space="preserve">O evento resultou em 72 horas de Non-Productive Time (NPT) até o momento. A sonda contratada tem um '</w:t>
            </w:r>
            <w:r>
              <w:rPr>
                <w:rFonts w:eastAsia="DejaVu Serif"/>
                <w:i/>
                <w:iCs/>
                <w:color w:val="auto"/>
                <w:sz w:val="18"/>
                <w:szCs w:val="28"/>
                <w:lang w:val="pt-BR"/>
              </w:rPr>
              <w:t xml:space="preserve">day rate</w:t>
            </w:r>
            <w:r>
              <w:rPr>
                <w:rFonts w:eastAsia="DejaVu Serif"/>
                <w:color w:val="auto"/>
                <w:sz w:val="18"/>
                <w:szCs w:val="28"/>
                <w:lang w:val="pt-BR"/>
              </w:rPr>
              <w:t>' de R$ 1.750.000/dia. A equipe a bordo já iniciou operações de 'jarring' e circulação de pílula lubrificante, mas sem sucesso até agora. A diretoria exige uma atualização imediata da situação e do impacto financeiro.</w:t>
            </w:r>
          </w:p>
        </w:tc>
      </w:tr>
      <w:tr w:rsidR="00921ADD" w:rsidRPr="006F14C5" w14:paraId="7BDA81CF" w14:textId="77777777" w:rsidTr="003C08D6">
        <w:trPr>
          <w:cantSplit/>
        </w:trPr>
        <w:tc>
          <w:tcPr>
            <w:tcW w:w="8334" w:type="dxa"/>
            <w:shd w:val="clear" w:color="auto" w:fill="F3F4F6"/>
            <w:tcMar>
              <w:top w:w="80" w:type="dxa"/>
              <w:left w:w="120" w:type="dxa"/>
              <w:bottom w:w="80" w:type="dxa"/>
              <w:right w:w="120" w:type="dxa"/>
            </w:tcMar>
          </w:tcPr>
          <w:p w14:paraId="41191F81" w14:textId="77777777" w:rsidR="00921ADD" w:rsidRPr="006F14C5" w:rsidRDefault="007023C5" w:rsidP="002A29C2">
            <w:pPr>
              <w:pStyle w:val="SemEspaamento"/>
              <w:spacing w:after="20" w:line="204" w:lineRule="exact"/>
              <w:rPr>
                <w:rFonts w:eastAsia="MS Mincho"/>
                <w:color w:val="auto"/>
                <w:sz w:val="18"/>
                <w:szCs w:val="28"/>
                <w:lang w:val="pt-BR"/>
              </w:rPr>
            </w:pPr>
            <w:del w:id="10306" w:author="Revisão editorial" w:date="2026-10-25T12:00:00Z">
              <w:r>
                <w:rPr>
                  <w:rFonts w:eastAsia="DejaVu Serif"/>
                  <w:color w:val="auto"/>
                  <w:sz w:val="18"/>
                  <w:szCs w:val="28"/>
                  <w:lang w:val="pt-BR"/>
                </w:rPr>
                <w:br/>
              </w:r>
            </w:del>
            <w:r>
              <w:rPr>
                <w:rFonts w:eastAsia="DejaVu Serif"/>
                <w:b/>
                <w:bCs/>
                <w:color w:val="auto"/>
                <w:sz w:val="18"/>
                <w:szCs w:val="28"/>
                <w:lang w:val="pt-BR"/>
              </w:rPr>
              <w:t xml:space="preserve">[TAREFA]</w:t>
            </w:r>
            <w:ins w:id="10307" w:author="Revisão editorial" w:date="2026-10-25T12:00:00Z">
              <w:r>
                <w:rPr>
                  <w:rFonts w:eastAsia="DejaVu Serif"/>
                  <w:b/>
                  <w:bCs/>
                  <w:color w:val="auto"/>
                  <w:sz w:val="18"/>
                  <w:szCs w:val="28"/>
                  <w:lang w:val="pt-BR"/>
                </w:rPr>
                <w:br/>
              </w:r>
            </w:ins>
            <w:r>
              <w:rPr>
                <w:rFonts w:eastAsia="DejaVu Serif"/>
                <w:color w:val="auto"/>
                <w:sz w:val="18"/>
                <w:szCs w:val="28"/>
                <w:lang w:val="pt-BR"/>
              </w:rPr>
              <w:t xml:space="preserve">Redija um '</w:t>
            </w:r>
            <w:r>
              <w:rPr>
                <w:rFonts w:eastAsia="DejaVu Serif"/>
                <w:i/>
                <w:iCs/>
                <w:color w:val="auto"/>
                <w:sz w:val="18"/>
                <w:szCs w:val="28"/>
                <w:lang w:val="pt-BR"/>
              </w:rPr>
              <w:t xml:space="preserve">Flash Report</w:t>
            </w:r>
            <w:r>
              <w:rPr>
                <w:rFonts w:eastAsia="DejaVu Serif"/>
                <w:color w:val="auto"/>
                <w:sz w:val="18"/>
                <w:szCs w:val="28"/>
                <w:lang w:val="pt-BR"/>
              </w:rPr>
              <w:t xml:space="preserve">' executivo sobre o incidente de NPT, quantificando o impacto financeiro atual e projetado, e estruturando os próximos passos operacionais de mitigação.</w:t>
            </w:r>
          </w:p>
        </w:tc>
      </w:tr>
      <w:tr w:rsidR="00921ADD" w:rsidRPr="006F14C5" w14:paraId="50B8A5C5" w14:textId="77777777" w:rsidTr="003C08D6">
        <w:trPr>
          <w:cantSplit/>
        </w:trPr>
        <w:tc>
          <w:tcPr>
            <w:tcW w:w="8334" w:type="dxa"/>
            <w:shd w:val="clear" w:color="auto" w:fill="F3F4F6"/>
            <w:tcMar>
              <w:top w:w="80" w:type="dxa"/>
              <w:left w:w="120" w:type="dxa"/>
              <w:bottom w:w="80" w:type="dxa"/>
              <w:right w:w="120" w:type="dxa"/>
            </w:tcMar>
          </w:tcPr>
          <w:p w14:paraId="08B2DC43" w14:textId="77777777"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 DE ANÁLISE E VERIFICAÇÃO]</w:t>
            </w:r>
          </w:p>
        </w:tc>
      </w:tr>
      <w:tr w:rsidR="00921ADD" w:rsidRPr="006F14C5" w14:paraId="1145D8E1" w14:textId="77777777" w:rsidTr="003C08D6">
        <w:trPr>
          <w:cantSplit/>
        </w:trPr>
        <w:tc>
          <w:tcPr>
            <w:tcW w:w="8334" w:type="dxa"/>
            <w:shd w:val="clear" w:color="auto" w:fill="F3F4F6"/>
            <w:tcMar>
              <w:top w:w="80" w:type="dxa"/>
              <w:left w:w="120" w:type="dxa"/>
              <w:bottom w:w="80" w:type="dxa"/>
              <w:right w:w="120" w:type="dxa"/>
            </w:tcMar>
          </w:tcPr>
          <w:p w14:paraId="56BC4F95" w14:textId="77777777"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01AF20C8" w14:textId="77777777" w:rsidTr="003C08D6">
        <w:trPr>
          <w:cantSplit/>
        </w:trPr>
        <w:tc>
          <w:tcPr>
            <w:tcW w:w="8334" w:type="dxa"/>
            <w:shd w:val="clear" w:color="auto" w:fill="F3F4F6"/>
            <w:tcMar>
              <w:top w:w="80" w:type="dxa"/>
              <w:left w:w="120" w:type="dxa"/>
              <w:bottom w:w="80" w:type="dxa"/>
              <w:right w:w="120" w:type="dxa"/>
            </w:tcMar>
          </w:tcPr>
          <w:p w14:paraId="3F9DE9BC"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1. Calcule o impacto financeiro direto do NPT acumulado (72 horas x </w:t>
            </w:r>
            <w:r>
              <w:rPr>
                <w:rFonts w:eastAsia="DejaVu Serif"/>
                <w:i/>
                <w:iCs/>
                <w:color w:val="auto"/>
                <w:sz w:val="18"/>
                <w:szCs w:val="28"/>
                <w:lang w:val="pt-BR"/>
              </w:rPr>
              <w:t xml:space="preserve">day rate</w:t>
            </w:r>
            <w:r>
              <w:rPr>
                <w:rFonts w:eastAsia="DejaVu Serif"/>
                <w:color w:val="auto"/>
                <w:sz w:val="18"/>
                <w:szCs w:val="28"/>
                <w:lang w:val="pt-BR"/>
              </w:rPr>
              <w:t>).</w:t>
            </w:r>
          </w:p>
          <w:p w14:paraId="281C9B67"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2. Mantenha um tom profissional, objetivo e focado em soluções.</w:t>
            </w:r>
          </w:p>
          <w:p w14:paraId="6C828A8B"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3. Descreva brevemente as ações já tomadas (jarring, pílula) e as opções futuras (</w:t>
            </w:r>
            <w:del w:id="10308" w:author="Revisão editorial" w:date="2026-10-25T12:00:00Z">
              <w:r>
                <w:rPr>
                  <w:rFonts w:eastAsia="DejaVu Serif"/>
                  <w:color w:val="auto"/>
                  <w:sz w:val="18"/>
                  <w:szCs w:val="28"/>
                  <w:lang w:val="pt-BR"/>
                </w:rPr>
                <w:delText xml:space="preserve">ex:</w:delText>
              </w:r>
            </w:del>
            <w:ins w:id="10309" w:author="Revisão editorial" w:date="2026-10-25T12:00:00Z">
              <w:r>
                <w:rPr>
                  <w:rFonts w:eastAsia="DejaVu Serif"/>
                  <w:color w:val="auto"/>
                  <w:sz w:val="18"/>
                  <w:szCs w:val="28"/>
                  <w:lang w:val="pt-BR"/>
                </w:rPr>
                <w:t xml:space="preserve">por exemplo,</w:t>
              </w:r>
            </w:ins>
            <w:r>
              <w:rPr>
                <w:rFonts w:eastAsia="DejaVu Serif"/>
                <w:color w:val="auto"/>
                <w:sz w:val="18"/>
                <w:szCs w:val="28"/>
                <w:lang w:val="pt-BR"/>
              </w:rPr>
              <w:t xml:space="preserve"> sidetrack, pescaria).</w:t>
            </w:r>
          </w:p>
          <w:p w14:paraId="6709E550" w14:textId="77777777"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t>4. O relatório deve ser direto o suficiente para leitura em smartphone pela diretoria, mas completo em relação aos riscos de custo e prazo.</w:t>
            </w:r>
          </w:p>
        </w:tc>
      </w:tr>
      <w:tr w:rsidR="00921ADD" w:rsidRPr="006F14C5" w14:paraId="3B62F5B9" w14:textId="77777777" w:rsidTr="003C08D6">
        <w:trPr>
          <w:cantSplit/>
        </w:trPr>
        <w:tc>
          <w:tcPr>
            <w:tcW w:w="8334" w:type="dxa"/>
            <w:shd w:val="clear" w:color="auto" w:fill="F3F4F6"/>
            <w:tcMar>
              <w:top w:w="80" w:type="dxa"/>
              <w:left w:w="120" w:type="dxa"/>
              <w:bottom w:w="80" w:type="dxa"/>
              <w:right w:w="120" w:type="dxa"/>
            </w:tcMar>
          </w:tcPr>
          <w:p w14:paraId="36894FA8" w14:textId="77777777" w:rsidR="00600575" w:rsidRPr="006F14C5" w:rsidRDefault="00600575" w:rsidP="002A29C2">
            <w:pPr>
              <w:pStyle w:val="SemEspaamento"/>
              <w:spacing w:after="20" w:line="204" w:lineRule="exact"/>
              <w:rPr>
                <w:rFonts w:eastAsia="DejaVu Serif"/>
                <w:b/>
                <w:bCs/>
                <w:color w:val="auto"/>
                <w:sz w:val="18"/>
                <w:szCs w:val="28"/>
                <w:lang w:val="pt-BR"/>
              </w:rPr>
            </w:pPr>
          </w:p>
          <w:p w14:paraId="4CC19FF2" w14:textId="77777777" w:rsidR="002A29C2" w:rsidRPr="006F14C5" w:rsidRDefault="007023C5" w:rsidP="002A29C2">
            <w:pPr>
              <w:pStyle w:val="SemEspaamento"/>
              <w:spacing w:after="20" w:line="204" w:lineRule="exact"/>
              <w:rPr>
                <w:rFonts w:eastAsia="DejaVu Serif"/>
                <w:b/>
                <w:bCs/>
                <w:color w:val="auto"/>
                <w:sz w:val="18"/>
                <w:szCs w:val="28"/>
                <w:lang w:val="pt-BR"/>
              </w:rPr>
            </w:pPr>
            <w:r>
              <w:rPr>
                <w:rFonts w:eastAsia="DejaVu Serif"/>
                <w:b/>
                <w:bCs/>
                <w:color w:val="auto"/>
                <w:sz w:val="18"/>
                <w:szCs w:val="28"/>
                <w:lang w:val="pt-BR"/>
              </w:rPr>
              <w:t>[FORMATO DE SAÍDA]</w:t>
            </w:r>
          </w:p>
          <w:p w14:paraId="3B21F56F"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Estruture o </w:t>
            </w:r>
            <w:r>
              <w:rPr>
                <w:rFonts w:eastAsia="DejaVu Serif"/>
                <w:i/>
                <w:iCs/>
                <w:color w:val="auto"/>
                <w:sz w:val="18"/>
                <w:szCs w:val="28"/>
                <w:lang w:val="pt-BR"/>
              </w:rPr>
              <w:t>Flash Report</w:t>
            </w:r>
            <w:r>
              <w:rPr>
                <w:rFonts w:eastAsia="DejaVu Serif"/>
                <w:color w:val="auto"/>
                <w:sz w:val="18"/>
                <w:szCs w:val="28"/>
                <w:lang w:val="pt-BR"/>
              </w:rPr>
              <w:t xml:space="preserve"> da seguinte forma:</w:t>
            </w:r>
          </w:p>
          <w:p w14:paraId="20D17A18" w14:textId="77777777" w:rsidR="002A29C2" w:rsidRPr="006F14C5" w:rsidRDefault="007023C5" w:rsidP="002A29C2">
            <w:pPr>
              <w:pStyle w:val="SemEspaamento"/>
              <w:spacing w:after="20" w:line="204" w:lineRule="exact"/>
              <w:rPr>
                <w:rFonts w:eastAsia="DejaVu Serif"/>
                <w:color w:val="auto"/>
                <w:sz w:val="18"/>
                <w:szCs w:val="28"/>
                <w:lang w:val="pt-BR"/>
              </w:rPr>
            </w:pPr>
            <w:del w:id="10310" w:author="Revisão editorial" w:date="2026-10-25T12:00:00Z">
              <w:r>
                <w:rPr>
                  <w:rFonts w:eastAsia="DejaVu Serif"/>
                  <w:color w:val="auto"/>
                  <w:sz w:val="18"/>
                  <w:szCs w:val="28"/>
                  <w:lang w:val="pt-BR"/>
                </w:rPr>
                <w:delText xml:space="preserve">-</w:delText>
              </w:r>
            </w:del>
            <w:ins w:id="10311"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TÍTULO: [Urgente] </w:t>
            </w:r>
            <w:r>
              <w:rPr>
                <w:rFonts w:eastAsia="DejaVu Serif"/>
                <w:i/>
                <w:iCs/>
                <w:color w:val="auto"/>
                <w:sz w:val="18"/>
                <w:szCs w:val="28"/>
                <w:lang w:val="pt-BR"/>
              </w:rPr>
              <w:t xml:space="preserve">Flash Report</w:t>
            </w:r>
            <w:del w:id="10312" w:author="Revisão editorial" w:date="2026-10-25T12:00:00Z">
              <w:r>
                <w:rPr>
                  <w:rFonts w:eastAsia="DejaVu Serif"/>
                  <w:color w:val="auto"/>
                  <w:sz w:val="18"/>
                  <w:szCs w:val="28"/>
                  <w:lang w:val="pt-BR"/>
                </w:rPr>
                <w:delText xml:space="preserve"> -</w:delText>
              </w:r>
            </w:del>
            <w:ins w:id="10313"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NPT Poço Exploratório</w:t>
            </w:r>
          </w:p>
          <w:p w14:paraId="1F45AB3C" w14:textId="77777777" w:rsidR="002A29C2" w:rsidRPr="006F14C5" w:rsidRDefault="007023C5" w:rsidP="002A29C2">
            <w:pPr>
              <w:pStyle w:val="SemEspaamento"/>
              <w:spacing w:after="20" w:line="204" w:lineRule="exact"/>
              <w:rPr>
                <w:rFonts w:eastAsia="DejaVu Serif"/>
                <w:color w:val="auto"/>
                <w:sz w:val="18"/>
                <w:szCs w:val="28"/>
                <w:lang w:val="pt-BR"/>
              </w:rPr>
            </w:pPr>
            <w:del w:id="10314" w:author="Revisão editorial" w:date="2026-10-25T12:00:00Z">
              <w:r>
                <w:rPr>
                  <w:rFonts w:eastAsia="DejaVu Serif"/>
                  <w:color w:val="auto"/>
                  <w:sz w:val="18"/>
                  <w:szCs w:val="28"/>
                  <w:lang w:val="pt-BR"/>
                </w:rPr>
                <w:delText xml:space="preserve">-</w:delText>
              </w:r>
            </w:del>
            <w:ins w:id="10315"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RESUMO DO INCIDENTE: (O que aconteceu, onde e quando).</w:t>
            </w:r>
          </w:p>
          <w:p w14:paraId="4EC6DF55" w14:textId="77777777" w:rsidR="002A29C2" w:rsidRPr="006F14C5" w:rsidRDefault="007023C5" w:rsidP="002A29C2">
            <w:pPr>
              <w:pStyle w:val="SemEspaamento"/>
              <w:spacing w:after="20" w:line="204" w:lineRule="exact"/>
              <w:rPr>
                <w:rFonts w:eastAsia="DejaVu Serif"/>
                <w:color w:val="auto"/>
                <w:sz w:val="18"/>
                <w:szCs w:val="28"/>
                <w:lang w:val="pt-BR"/>
              </w:rPr>
            </w:pPr>
            <w:del w:id="10316" w:author="Revisão editorial" w:date="2026-10-25T12:00:00Z">
              <w:r>
                <w:rPr>
                  <w:rFonts w:eastAsia="DejaVu Serif"/>
                  <w:color w:val="auto"/>
                  <w:sz w:val="18"/>
                  <w:szCs w:val="28"/>
                  <w:lang w:val="pt-BR"/>
                </w:rPr>
                <w:delText xml:space="preserve">-</w:delText>
              </w:r>
            </w:del>
            <w:ins w:id="10317"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IMPACTO FINANCEIRO: (Cálculo do custo do NPT acumulado em R$).</w:t>
            </w:r>
          </w:p>
          <w:p w14:paraId="3E72A51C" w14:textId="77777777" w:rsidR="002A29C2" w:rsidRPr="006F14C5" w:rsidRDefault="007023C5" w:rsidP="002A29C2">
            <w:pPr>
              <w:pStyle w:val="SemEspaamento"/>
              <w:spacing w:after="20" w:line="204" w:lineRule="exact"/>
              <w:rPr>
                <w:rFonts w:eastAsia="DejaVu Serif"/>
                <w:color w:val="auto"/>
                <w:sz w:val="18"/>
                <w:szCs w:val="28"/>
                <w:lang w:val="pt-BR"/>
              </w:rPr>
            </w:pPr>
            <w:del w:id="10318" w:author="Revisão editorial" w:date="2026-10-25T12:00:00Z">
              <w:r>
                <w:rPr>
                  <w:rFonts w:eastAsia="DejaVu Serif"/>
                  <w:color w:val="auto"/>
                  <w:sz w:val="18"/>
                  <w:szCs w:val="28"/>
                  <w:lang w:val="pt-BR"/>
                </w:rPr>
                <w:delText xml:space="preserve">-</w:delText>
              </w:r>
            </w:del>
            <w:ins w:id="10319"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AÇÕES DE MITIGAÇÃO EM CURSO: (O que está sendo feito agora).</w:t>
            </w:r>
          </w:p>
          <w:p w14:paraId="4F34E5DC" w14:textId="77777777" w:rsidR="00921ADD" w:rsidRPr="006F14C5" w:rsidRDefault="007023C5" w:rsidP="002A29C2">
            <w:pPr>
              <w:pStyle w:val="SemEspaamento"/>
              <w:spacing w:after="20" w:line="204" w:lineRule="exact"/>
              <w:rPr>
                <w:rFonts w:eastAsia="MS Mincho"/>
                <w:color w:val="auto"/>
                <w:sz w:val="18"/>
                <w:szCs w:val="28"/>
                <w:lang w:val="pt-BR"/>
              </w:rPr>
            </w:pPr>
            <w:del w:id="10320" w:author="Revisão editorial" w:date="2026-10-25T12:00:00Z">
              <w:r>
                <w:rPr>
                  <w:rFonts w:eastAsia="DejaVu Serif"/>
                  <w:color w:val="auto"/>
                  <w:sz w:val="18"/>
                  <w:szCs w:val="28"/>
                  <w:lang w:val="pt-BR"/>
                </w:rPr>
                <w:delText xml:space="preserve">-</w:delText>
              </w:r>
            </w:del>
            <w:ins w:id="10321" w:author="Revisão editorial" w:date="2026-10-25T12:00:00Z">
              <w:r>
                <w:rPr>
                  <w:rFonts w:eastAsia="DejaVu Serif"/>
                  <w:color w:val="auto"/>
                  <w:sz w:val="18"/>
                  <w:szCs w:val="28"/>
                  <w:lang w:val="pt-BR"/>
                </w:rPr>
                <w:t xml:space="preserve">•</w:t>
              </w:r>
            </w:ins>
            <w:r>
              <w:rPr>
                <w:rFonts w:eastAsia="DejaVu Serif"/>
                <w:color w:val="auto"/>
                <w:sz w:val="18"/>
                <w:szCs w:val="28"/>
                <w:lang w:val="pt-BR"/>
              </w:rPr>
              <w:t xml:space="preserve"> PRÓXIMOS PASSOS E CENÁRIOS: (Plano A e Plano B).</w:t>
            </w:r>
          </w:p>
        </w:tc>
      </w:tr>
    </w:tbl>
    <w:p w14:paraId="5E799B03" w14:textId="77777777" w:rsidR="00921ADD" w:rsidRPr="006F14C5" w:rsidRDefault="007023C5" w:rsidP="00B23895">
      <w:pPr>
        <w:pStyle w:val="Ttulo4"/>
      </w:pPr>
      <w:r>
        <w:t xml:space="preserve">Resultado ilustrativo de saída </w:t>
      </w:r>
      <w:del w:id="10322" w:author="Revisão editorial" w:date="2026-10-25T12:00:00Z">
        <w:r>
          <w:delText xml:space="preserve">— </w:delText>
        </w:r>
      </w:del>
      <w:ins w:id="10323" w:author="Revisão editorial" w:date="2026-10-25T12:00:00Z">
        <w:r>
          <w:t xml:space="preserve">(</w:t>
        </w:r>
      </w:ins>
      <w:r>
        <w:t xml:space="preserve">sujeito a premissas e validação</w:t>
      </w:r>
      <w:del w:id="10324" w:author="Revisão editorial" w:date="2026-10-25T12:00:00Z">
        <w:r>
          <w:delText xml:space="preserve"> —</w:delText>
        </w:r>
      </w:del>
      <w:ins w:id="10325" w:author="Revisão editorial" w:date="2026-10-25T12:00:00Z">
        <w:r>
          <w:t xml:space="preserve">):</w:t>
        </w:r>
      </w:ins>
      <w:r>
        <w:t xml:space="preserve"> resposta de LLM (ChatGPT)</w:t>
      </w:r>
    </w:p>
    <w:p w14:paraId="7A3CB600" w14:textId="77777777" w:rsidR="00921ADD" w:rsidRPr="006F14C5"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del w:id="10326" w:author="Revisão editorial" w:date="2026-10-25T12:00:00Z">
        <w:r>
          <w:rPr>
            <w:rFonts w:eastAsia="DejaVu Serif"/>
            <w:i/>
            <w:iCs/>
            <w:color w:val="263238"/>
            <w:sz w:val="18"/>
            <w:szCs w:val="20"/>
          </w:rPr>
          <w:delText xml:space="preserve">Saída</w:delText>
        </w:r>
      </w:del>
      <w:ins w:id="10327" w:author="Revisão editorial" w:date="2026-10-25T12:00:00Z">
        <w:r>
          <w:rPr>
            <w:rFonts w:eastAsia="DejaVu Serif"/>
            <w:i/>
            <w:iCs/>
            <w:color w:val="263238"/>
            <w:sz w:val="18"/>
            <w:szCs w:val="20"/>
          </w:rPr>
          <w:t xml:space="preserve">saída</w:t>
        </w:r>
      </w:ins>
      <w:r>
        <w:rPr>
          <w:rFonts w:eastAsia="DejaVu Serif"/>
          <w:i/>
          <w:iCs/>
          <w:color w:val="263238"/>
          <w:sz w:val="18"/>
          <w:szCs w:val="20"/>
        </w:rPr>
        <w:t xml:space="preserve"> ilustrativa</w:t>
      </w:r>
      <w:ins w:id="10328" w:author="Revisão editorial" w:date="2026-10-25T12:00:00Z">
        <w:r>
          <w:rPr>
            <w:rFonts w:eastAsia="DejaVu Serif"/>
            <w:i/>
            <w:iCs/>
            <w:color w:val="263238"/>
            <w:sz w:val="18"/>
            <w:szCs w:val="20"/>
          </w:rPr>
          <w:t xml:space="preserve">,</w:t>
        </w:r>
      </w:ins>
      <w:r>
        <w:rPr>
          <w:rFonts w:eastAsia="DejaVu Serif"/>
          <w:i/>
          <w:iCs/>
          <w:color w:val="263238"/>
          <w:sz w:val="18"/>
          <w:szCs w:val="20"/>
        </w:rPr>
        <w:t xml:space="preserve"> </w:t>
      </w:r>
      <w:del w:id="10329" w:author="Revisão editorial" w:date="2026-10-25T12:00:00Z">
        <w:r>
          <w:rPr>
            <w:rFonts w:eastAsia="DejaVu Serif"/>
            <w:i/>
            <w:iCs/>
            <w:color w:val="263238"/>
            <w:sz w:val="18"/>
            <w:szCs w:val="20"/>
          </w:rPr>
          <w:delText xml:space="preserve">e disponibilizada pelo autor</w:delText>
        </w:r>
      </w:del>
      <w:ins w:id="10330" w:author="Revisão editorial" w:date="2026-10-25T12:00:00Z">
        <w:r>
          <w:rPr>
            <w:rFonts w:eastAsia="DejaVu Serif"/>
            <w:i/>
            <w:iCs/>
            <w:color w:val="263238"/>
            <w:sz w:val="18"/>
            <w:szCs w:val="20"/>
          </w:rPr>
          <w:t xml:space="preserve">reproduzida</w:t>
        </w:r>
      </w:ins>
      <w:r>
        <w:rPr>
          <w:rFonts w:eastAsia="DejaVu Serif"/>
          <w:i/>
          <w:iCs/>
          <w:color w:val="263238"/>
          <w:sz w:val="18"/>
          <w:szCs w:val="20"/>
        </w:rPr>
        <w:t xml:space="preserve"> conforme</w:t>
      </w:r>
      <w:ins w:id="10331" w:author="Revisão editorial" w:date="2026-10-25T12:00:00Z">
        <w:r>
          <w:rPr>
            <w:rFonts w:eastAsia="DejaVu Serif"/>
            <w:i/>
            <w:iCs/>
            <w:color w:val="263238"/>
            <w:sz w:val="18"/>
            <w:szCs w:val="20"/>
          </w:rPr>
          <w:t xml:space="preserve"> o</w:t>
        </w:r>
      </w:ins>
      <w:r>
        <w:rPr>
          <w:rFonts w:eastAsia="DejaVu Serif"/>
          <w:i/>
          <w:iCs/>
          <w:color w:val="263238"/>
          <w:sz w:val="18"/>
          <w:szCs w:val="20"/>
        </w:rPr>
        <w:t xml:space="preserve"> resultado do prompt</w:t>
      </w:r>
      <w:del w:id="10332" w:author="Revisão editorial" w:date="2026-10-25T12:00:00Z">
        <w:r>
          <w:rPr>
            <w:rFonts w:eastAsia="DejaVu Serif"/>
            <w:i/>
            <w:iCs/>
            <w:color w:val="263238"/>
            <w:sz w:val="18"/>
            <w:szCs w:val="20"/>
          </w:rPr>
          <w:delText xml:space="preserve">,</w:delText>
        </w:r>
      </w:del>
      <w:ins w:id="10333" w:author="Revisão editorial" w:date="2026-10-25T12:00:00Z">
        <w:r>
          <w:rPr>
            <w:rFonts w:eastAsia="DejaVu Serif"/>
            <w:i/>
            <w:iCs/>
            <w:color w:val="263238"/>
            <w:sz w:val="18"/>
            <w:szCs w:val="20"/>
          </w:rPr>
          <w:t xml:space="preserve"> e</w:t>
        </w:r>
      </w:ins>
      <w:r>
        <w:rPr>
          <w:rFonts w:eastAsia="DejaVu Serif"/>
          <w:i/>
          <w:iCs/>
          <w:color w:val="263238"/>
          <w:sz w:val="18"/>
          <w:szCs w:val="20"/>
        </w:rPr>
        <w:t xml:space="preserve"> sem </w:t>
      </w:r>
      <w:del w:id="10334" w:author="Revisão editorial" w:date="2026-10-25T12:00:00Z">
        <w:r>
          <w:rPr>
            <w:rFonts w:eastAsia="DejaVu Serif"/>
            <w:i/>
            <w:iCs/>
            <w:color w:val="263238"/>
            <w:sz w:val="18"/>
            <w:szCs w:val="20"/>
          </w:rPr>
          <w:delText xml:space="preserve">intervenção</w:delText>
        </w:r>
      </w:del>
      <w:ins w:id="10335" w:author="Revisão editorial" w:date="2026-10-25T12:00:00Z">
        <w:r>
          <w:rPr>
            <w:rFonts w:eastAsia="DejaVu Serif"/>
            <w:i/>
            <w:iCs/>
            <w:color w:val="263238"/>
            <w:sz w:val="18"/>
            <w:szCs w:val="20"/>
          </w:rPr>
          <w:t xml:space="preserve">alteração</w:t>
        </w:r>
      </w:ins>
      <w:r>
        <w:rPr>
          <w:rFonts w:eastAsia="DejaVu Serif"/>
          <w:i/>
          <w:iCs/>
          <w:color w:val="263238"/>
          <w:sz w:val="18"/>
          <w:szCs w:val="20"/>
        </w:rPr>
        <w:t xml:space="preserve"> </w:t>
      </w:r>
      <w:del w:id="10336" w:author="Revisão editorial" w:date="2026-10-25T12:00:00Z">
        <w:r>
          <w:rPr>
            <w:rFonts w:eastAsia="DejaVu Serif"/>
            <w:i/>
            <w:iCs/>
            <w:color w:val="263238"/>
            <w:sz w:val="18"/>
            <w:szCs w:val="20"/>
          </w:rPr>
          <w:delText xml:space="preserve">do</w:delText>
        </w:r>
      </w:del>
      <w:ins w:id="10337" w:author="Revisão editorial" w:date="2026-10-25T12:00:00Z">
        <w:r>
          <w:rPr>
            <w:rFonts w:eastAsia="DejaVu Serif"/>
            <w:i/>
            <w:iCs/>
            <w:color w:val="263238"/>
            <w:sz w:val="18"/>
            <w:szCs w:val="20"/>
          </w:rPr>
          <w:t xml:space="preserve">de</w:t>
        </w:r>
      </w:ins>
      <w:r>
        <w:rPr>
          <w:rFonts w:eastAsia="DejaVu Serif"/>
          <w:i/>
          <w:iCs/>
          <w:color w:val="263238"/>
          <w:sz w:val="18"/>
          <w:szCs w:val="20"/>
        </w:rPr>
        <w:t xml:space="preserve"> conteúdo pelo autor </w:t>
      </w:r>
      <w:del w:id="10338" w:author="Revisão editorial" w:date="2026-10-25T12:00:00Z">
        <w:r>
          <w:rPr>
            <w:rFonts w:eastAsia="DejaVu Serif"/>
            <w:i/>
            <w:iCs/>
            <w:color w:val="263238"/>
            <w:sz w:val="18"/>
            <w:szCs w:val="20"/>
          </w:rPr>
          <w:delText xml:space="preserve">-</w:delText>
        </w:r>
      </w:del>
      <w:ins w:id="10339" w:author="Revisão editorial" w:date="2026-10-25T12:00:00Z">
        <w:r>
          <w:rPr>
            <w:rFonts w:eastAsia="DejaVu Serif"/>
            <w:i/>
            <w:iCs/>
            <w:color w:val="263238"/>
            <w:sz w:val="18"/>
            <w:szCs w:val="20"/>
          </w:rPr>
          <w:t xml:space="preserve">(ajustes limitados à pontuação e à formatação);</w:t>
        </w:r>
      </w:ins>
      <w:r>
        <w:rPr>
          <w:rFonts w:eastAsia="DejaVu Serif"/>
          <w:i/>
          <w:iCs/>
          <w:color w:val="263238"/>
          <w:sz w:val="18"/>
          <w:szCs w:val="20"/>
        </w:rPr>
        <w:t xml:space="preserve"> exemplo didático sujeito a dados complementares, premissas verificáveis e validação especializada. </w:t>
      </w:r>
    </w:p>
    <w:p w14:paraId="593A2C9B" w14:textId="77777777" w:rsidR="00CC6DB7" w:rsidRPr="006F14C5" w:rsidRDefault="00CC6DB7">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72D3A2D7" w14:textId="77777777" w:rsidTr="00B86813">
        <w:trPr>
          <w:cantSplit/>
        </w:trPr>
        <w:tc>
          <w:tcPr>
            <w:tcW w:w="8334" w:type="dxa"/>
            <w:shd w:val="clear" w:color="auto" w:fill="F3F4F6"/>
            <w:tcMar>
              <w:top w:w="80" w:type="dxa"/>
              <w:left w:w="120" w:type="dxa"/>
              <w:bottom w:w="80" w:type="dxa"/>
              <w:right w:w="120" w:type="dxa"/>
            </w:tcMar>
          </w:tcPr>
          <w:p w14:paraId="061F1E22"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 xml:space="preserve">[Urgente] </w:t>
            </w:r>
            <w:r>
              <w:rPr>
                <w:rFonts w:eastAsia="DejaVu Serif"/>
                <w:b/>
                <w:bCs/>
                <w:i/>
                <w:iCs/>
                <w:sz w:val="18"/>
                <w:szCs w:val="24"/>
                <w:lang w:val="pt-BR"/>
              </w:rPr>
              <w:t xml:space="preserve">Flash Report</w:t>
            </w:r>
            <w:del w:id="10340" w:author="Revisão editorial" w:date="2026-10-25T12:00:00Z">
              <w:r>
                <w:rPr>
                  <w:rFonts w:eastAsia="DejaVu Serif"/>
                  <w:b/>
                  <w:bCs/>
                  <w:sz w:val="18"/>
                  <w:szCs w:val="24"/>
                  <w:lang w:val="pt-BR"/>
                </w:rPr>
                <w:delText xml:space="preserve"> —</w:delText>
              </w:r>
            </w:del>
            <w:ins w:id="10341" w:author="Revisão editorial" w:date="2026-10-25T12:00:00Z">
              <w:r>
                <w:rPr>
                  <w:rFonts w:eastAsia="DejaVu Serif"/>
                  <w:b/>
                  <w:bCs/>
                  <w:sz w:val="18"/>
                  <w:szCs w:val="24"/>
                  <w:lang w:val="pt-BR"/>
                </w:rPr>
                <w:t xml:space="preserve">:</w:t>
              </w:r>
            </w:ins>
            <w:r>
              <w:rPr>
                <w:rFonts w:eastAsia="DejaVu Serif"/>
                <w:b/>
                <w:bCs/>
                <w:sz w:val="18"/>
                <w:szCs w:val="24"/>
                <w:lang w:val="pt-BR"/>
              </w:rPr>
              <w:t xml:space="preserve"> NPT Poço Exploratório</w:t>
            </w:r>
          </w:p>
        </w:tc>
      </w:tr>
      <w:tr w:rsidR="00921ADD" w:rsidRPr="006F14C5" w14:paraId="727DF657" w14:textId="77777777" w:rsidTr="00B86813">
        <w:trPr>
          <w:cantSplit/>
        </w:trPr>
        <w:tc>
          <w:tcPr>
            <w:tcW w:w="8334" w:type="dxa"/>
            <w:shd w:val="clear" w:color="auto" w:fill="F3F4F6"/>
            <w:tcMar>
              <w:top w:w="80" w:type="dxa"/>
              <w:left w:w="120" w:type="dxa"/>
              <w:bottom w:w="80" w:type="dxa"/>
              <w:right w:w="120" w:type="dxa"/>
            </w:tcMar>
          </w:tcPr>
          <w:p w14:paraId="3C1AFD8E"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RESUMO DO INCIDENTE</w:t>
            </w:r>
          </w:p>
        </w:tc>
      </w:tr>
      <w:tr w:rsidR="00921ADD" w:rsidRPr="006F14C5" w14:paraId="3F195AE9" w14:textId="77777777" w:rsidTr="00B86813">
        <w:trPr>
          <w:cantSplit/>
        </w:trPr>
        <w:tc>
          <w:tcPr>
            <w:tcW w:w="8334" w:type="dxa"/>
            <w:shd w:val="clear" w:color="auto" w:fill="F3F4F6"/>
            <w:tcMar>
              <w:top w:w="80" w:type="dxa"/>
              <w:left w:w="120" w:type="dxa"/>
              <w:bottom w:w="80" w:type="dxa"/>
              <w:right w:w="120" w:type="dxa"/>
            </w:tcMar>
          </w:tcPr>
          <w:p w14:paraId="65606BED"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b/>
                <w:bCs/>
                <w:sz w:val="18"/>
                <w:szCs w:val="24"/>
                <w:lang w:val="pt-BR"/>
              </w:rPr>
              <w:t>Status:</w:t>
            </w:r>
            <w:r>
              <w:rPr>
                <w:rFonts w:eastAsia="DejaVu Serif"/>
                <w:sz w:val="18"/>
                <w:szCs w:val="24"/>
                <w:lang w:val="pt-BR"/>
              </w:rPr>
              <w:t xml:space="preserve"> Evento ativo, sob mitigação operacional.</w:t>
            </w:r>
          </w:p>
        </w:tc>
      </w:tr>
      <w:tr w:rsidR="00921ADD" w:rsidRPr="006F14C5" w14:paraId="77B80993" w14:textId="77777777" w:rsidTr="00B86813">
        <w:trPr>
          <w:cantSplit/>
        </w:trPr>
        <w:tc>
          <w:tcPr>
            <w:tcW w:w="8334" w:type="dxa"/>
            <w:shd w:val="clear" w:color="auto" w:fill="F3F4F6"/>
            <w:tcMar>
              <w:top w:w="80" w:type="dxa"/>
              <w:left w:w="120" w:type="dxa"/>
              <w:bottom w:w="80" w:type="dxa"/>
              <w:right w:w="120" w:type="dxa"/>
            </w:tcMar>
          </w:tcPr>
          <w:p w14:paraId="4AC16121"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lastRenderedPageBreak/>
              <w:t xml:space="preserve">Durante a perfuração do poço exploratório no pré-sal, foi identificada prisão de coluna (</w:t>
            </w:r>
            <w:r>
              <w:rPr>
                <w:rFonts w:eastAsia="DejaVu Serif"/>
                <w:i/>
                <w:iCs/>
                <w:sz w:val="18"/>
                <w:szCs w:val="24"/>
                <w:lang w:val="pt-BR"/>
              </w:rPr>
              <w:t xml:space="preserve">stuck pipe</w:t>
            </w:r>
            <w:r>
              <w:rPr>
                <w:rFonts w:eastAsia="DejaVu Serif"/>
                <w:sz w:val="18"/>
                <w:szCs w:val="24"/>
                <w:lang w:val="pt-BR"/>
              </w:rPr>
              <w:t xml:space="preserve">) à profundidade de 5.200 m. O evento já resultou em 72 horas de Non-Productive Time (NPT) acumulado.</w:t>
            </w:r>
          </w:p>
        </w:tc>
      </w:tr>
      <w:tr w:rsidR="00921ADD" w:rsidRPr="006F14C5" w14:paraId="3CC4223C" w14:textId="77777777" w:rsidTr="00B86813">
        <w:trPr>
          <w:cantSplit/>
        </w:trPr>
        <w:tc>
          <w:tcPr>
            <w:tcW w:w="8334" w:type="dxa"/>
            <w:shd w:val="clear" w:color="auto" w:fill="F3F4F6"/>
            <w:tcMar>
              <w:top w:w="80" w:type="dxa"/>
              <w:left w:w="120" w:type="dxa"/>
              <w:bottom w:w="80" w:type="dxa"/>
              <w:right w:w="120" w:type="dxa"/>
            </w:tcMar>
          </w:tcPr>
          <w:p w14:paraId="6A543D64"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 xml:space="preserve">A equipe offshore iniciou ações de liberação da coluna por meio de jarring e circulação de pílula lubrificante, sem sucesso até o momento. A operação permanece em avaliação contínua pela equipe de perfuração, com foco na recuperação segura da coluna e na preservação da integridade do poço.</w:t>
            </w:r>
          </w:p>
        </w:tc>
      </w:tr>
      <w:tr w:rsidR="00921ADD" w:rsidRPr="006F14C5" w14:paraId="0FE93978" w14:textId="77777777" w:rsidTr="00B86813">
        <w:trPr>
          <w:cantSplit/>
        </w:trPr>
        <w:tc>
          <w:tcPr>
            <w:tcW w:w="8334" w:type="dxa"/>
            <w:shd w:val="clear" w:color="auto" w:fill="F3F4F6"/>
            <w:tcMar>
              <w:top w:w="80" w:type="dxa"/>
              <w:left w:w="120" w:type="dxa"/>
              <w:bottom w:w="80" w:type="dxa"/>
              <w:right w:w="120" w:type="dxa"/>
            </w:tcMar>
          </w:tcPr>
          <w:p w14:paraId="4B6229C5"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Dados confirmados:</w:t>
            </w:r>
          </w:p>
        </w:tc>
      </w:tr>
      <w:tr w:rsidR="00921ADD" w:rsidRPr="006F14C5" w14:paraId="38EBA67E" w14:textId="77777777" w:rsidTr="00B86813">
        <w:trPr>
          <w:cantSplit/>
        </w:trPr>
        <w:tc>
          <w:tcPr>
            <w:tcW w:w="8334" w:type="dxa"/>
            <w:shd w:val="clear" w:color="auto" w:fill="F3F4F6"/>
            <w:tcMar>
              <w:top w:w="80" w:type="dxa"/>
              <w:left w:w="120" w:type="dxa"/>
              <w:bottom w:w="80" w:type="dxa"/>
              <w:right w:w="120" w:type="dxa"/>
            </w:tcMar>
          </w:tcPr>
          <w:p w14:paraId="014E6E5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Profundidade do evento: 5.200 m.</w:t>
            </w:r>
          </w:p>
        </w:tc>
      </w:tr>
      <w:tr w:rsidR="00921ADD" w:rsidRPr="006F14C5" w14:paraId="31903732" w14:textId="77777777" w:rsidTr="00B86813">
        <w:trPr>
          <w:cantSplit/>
        </w:trPr>
        <w:tc>
          <w:tcPr>
            <w:tcW w:w="8334" w:type="dxa"/>
            <w:shd w:val="clear" w:color="auto" w:fill="F3F4F6"/>
            <w:tcMar>
              <w:top w:w="80" w:type="dxa"/>
              <w:left w:w="120" w:type="dxa"/>
              <w:bottom w:w="80" w:type="dxa"/>
              <w:right w:w="120" w:type="dxa"/>
            </w:tcMar>
          </w:tcPr>
          <w:p w14:paraId="435F140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NPT acumulado: 72 horas.</w:t>
            </w:r>
          </w:p>
        </w:tc>
      </w:tr>
      <w:tr w:rsidR="00921ADD" w:rsidRPr="006F14C5" w14:paraId="6176E91F" w14:textId="77777777" w:rsidTr="00B86813">
        <w:trPr>
          <w:cantSplit/>
        </w:trPr>
        <w:tc>
          <w:tcPr>
            <w:tcW w:w="8334" w:type="dxa"/>
            <w:shd w:val="clear" w:color="auto" w:fill="F3F4F6"/>
            <w:tcMar>
              <w:top w:w="80" w:type="dxa"/>
              <w:left w:w="120" w:type="dxa"/>
              <w:bottom w:w="80" w:type="dxa"/>
              <w:right w:w="120" w:type="dxa"/>
            </w:tcMar>
          </w:tcPr>
          <w:p w14:paraId="04A24D2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Day rate da sonda: R$ 1.750.000/dia.</w:t>
            </w:r>
          </w:p>
        </w:tc>
      </w:tr>
      <w:tr w:rsidR="00921ADD" w:rsidRPr="006F14C5" w14:paraId="32C432CE" w14:textId="77777777" w:rsidTr="00B86813">
        <w:trPr>
          <w:cantSplit/>
        </w:trPr>
        <w:tc>
          <w:tcPr>
            <w:tcW w:w="8334" w:type="dxa"/>
            <w:shd w:val="clear" w:color="auto" w:fill="F3F4F6"/>
            <w:tcMar>
              <w:top w:w="80" w:type="dxa"/>
              <w:left w:w="120" w:type="dxa"/>
              <w:bottom w:w="80" w:type="dxa"/>
              <w:right w:w="120" w:type="dxa"/>
            </w:tcMar>
          </w:tcPr>
          <w:p w14:paraId="29DA323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Ações em curso: jarring e circulação de pílula lubrificante.</w:t>
            </w:r>
          </w:p>
        </w:tc>
      </w:tr>
      <w:tr w:rsidR="00921ADD" w:rsidRPr="006F14C5" w14:paraId="791D263A" w14:textId="77777777" w:rsidTr="00B86813">
        <w:trPr>
          <w:cantSplit/>
        </w:trPr>
        <w:tc>
          <w:tcPr>
            <w:tcW w:w="8334" w:type="dxa"/>
            <w:shd w:val="clear" w:color="auto" w:fill="F3F4F6"/>
            <w:tcMar>
              <w:top w:w="80" w:type="dxa"/>
              <w:left w:w="120" w:type="dxa"/>
              <w:bottom w:w="80" w:type="dxa"/>
              <w:right w:w="120" w:type="dxa"/>
            </w:tcMar>
          </w:tcPr>
          <w:p w14:paraId="2BDDDAB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Resultado até o momento: coluna ainda não liberada.</w:t>
            </w:r>
          </w:p>
        </w:tc>
      </w:tr>
      <w:tr w:rsidR="00921ADD" w:rsidRPr="006F14C5" w14:paraId="1D979B90" w14:textId="77777777" w:rsidTr="00B86813">
        <w:trPr>
          <w:cantSplit/>
        </w:trPr>
        <w:tc>
          <w:tcPr>
            <w:tcW w:w="8334" w:type="dxa"/>
            <w:shd w:val="clear" w:color="auto" w:fill="F3F4F6"/>
            <w:tcMar>
              <w:top w:w="80" w:type="dxa"/>
              <w:left w:w="120" w:type="dxa"/>
              <w:bottom w:w="80" w:type="dxa"/>
              <w:right w:w="120" w:type="dxa"/>
            </w:tcMar>
          </w:tcPr>
          <w:p w14:paraId="6E50674B"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Hipóteses ainda não confirmadas:</w:t>
            </w:r>
          </w:p>
        </w:tc>
      </w:tr>
      <w:tr w:rsidR="00921ADD" w:rsidRPr="006F14C5" w14:paraId="5EC570D8" w14:textId="77777777" w:rsidTr="00B86813">
        <w:trPr>
          <w:cantSplit/>
        </w:trPr>
        <w:tc>
          <w:tcPr>
            <w:tcW w:w="8334" w:type="dxa"/>
            <w:shd w:val="clear" w:color="auto" w:fill="F3F4F6"/>
            <w:tcMar>
              <w:top w:w="80" w:type="dxa"/>
              <w:left w:w="120" w:type="dxa"/>
              <w:bottom w:w="80" w:type="dxa"/>
              <w:right w:w="120" w:type="dxa"/>
            </w:tcMar>
          </w:tcPr>
          <w:p w14:paraId="5C37ABC4" w14:textId="77777777" w:rsidR="00921ADD" w:rsidRPr="006F14C5" w:rsidRDefault="007023C5" w:rsidP="00C36CDA">
            <w:pPr>
              <w:pStyle w:val="SemEspaamento"/>
              <w:numPr>
                <w:ilvl w:val="0"/>
                <w:numId w:val="14"/>
              </w:numPr>
              <w:spacing w:after="20" w:line="204" w:lineRule="exact"/>
              <w:ind w:left="984"/>
              <w:rPr>
                <w:rFonts w:eastAsia="MS Mincho"/>
                <w:sz w:val="18"/>
                <w:szCs w:val="24"/>
                <w:lang w:val="pt-BR"/>
              </w:rPr>
            </w:pPr>
            <w:r>
              <w:rPr>
                <w:rFonts w:eastAsia="DejaVu Serif"/>
                <w:sz w:val="18"/>
                <w:szCs w:val="24"/>
                <w:lang w:val="pt-BR"/>
              </w:rPr>
              <w:t>Mecanismo predominante da prisão: diferencial, geometria do poço, instabilidade de formação, pack-off, chaveamento mecânico ou outra causa.</w:t>
            </w:r>
          </w:p>
        </w:tc>
      </w:tr>
      <w:tr w:rsidR="00921ADD" w:rsidRPr="006F14C5" w14:paraId="6D06B651" w14:textId="77777777" w:rsidTr="00B86813">
        <w:trPr>
          <w:cantSplit/>
        </w:trPr>
        <w:tc>
          <w:tcPr>
            <w:tcW w:w="8334" w:type="dxa"/>
            <w:shd w:val="clear" w:color="auto" w:fill="F3F4F6"/>
            <w:tcMar>
              <w:top w:w="80" w:type="dxa"/>
              <w:left w:w="120" w:type="dxa"/>
              <w:bottom w:w="80" w:type="dxa"/>
              <w:right w:w="120" w:type="dxa"/>
            </w:tcMar>
          </w:tcPr>
          <w:p w14:paraId="5786E4DC" w14:textId="77777777" w:rsidR="00921ADD" w:rsidRPr="006F14C5" w:rsidRDefault="007023C5" w:rsidP="00C36CDA">
            <w:pPr>
              <w:pStyle w:val="SemEspaamento"/>
              <w:numPr>
                <w:ilvl w:val="0"/>
                <w:numId w:val="14"/>
              </w:numPr>
              <w:spacing w:after="20" w:line="204" w:lineRule="exact"/>
              <w:ind w:left="984"/>
              <w:rPr>
                <w:rFonts w:eastAsia="MS Mincho"/>
                <w:sz w:val="18"/>
                <w:szCs w:val="24"/>
                <w:lang w:val="pt-BR"/>
              </w:rPr>
            </w:pPr>
            <w:r>
              <w:rPr>
                <w:rFonts w:eastAsia="DejaVu Serif"/>
                <w:sz w:val="18"/>
                <w:szCs w:val="24"/>
                <w:lang w:val="pt-BR"/>
              </w:rPr>
              <w:t>Condição de circulação, torque, arraste e integridade da coluna.</w:t>
            </w:r>
          </w:p>
        </w:tc>
      </w:tr>
      <w:tr w:rsidR="00921ADD" w:rsidRPr="006F14C5" w14:paraId="06B413E5" w14:textId="77777777" w:rsidTr="00B86813">
        <w:trPr>
          <w:cantSplit/>
        </w:trPr>
        <w:tc>
          <w:tcPr>
            <w:tcW w:w="8334" w:type="dxa"/>
            <w:shd w:val="clear" w:color="auto" w:fill="F3F4F6"/>
            <w:tcMar>
              <w:top w:w="80" w:type="dxa"/>
              <w:left w:w="120" w:type="dxa"/>
              <w:bottom w:w="80" w:type="dxa"/>
              <w:right w:w="120" w:type="dxa"/>
            </w:tcMar>
          </w:tcPr>
          <w:p w14:paraId="358D3EEE" w14:textId="77777777" w:rsidR="00921ADD" w:rsidRPr="006F14C5" w:rsidRDefault="007023C5" w:rsidP="00C36CDA">
            <w:pPr>
              <w:pStyle w:val="SemEspaamento"/>
              <w:numPr>
                <w:ilvl w:val="0"/>
                <w:numId w:val="14"/>
              </w:numPr>
              <w:spacing w:after="20" w:line="204" w:lineRule="exact"/>
              <w:ind w:left="984"/>
              <w:rPr>
                <w:rFonts w:eastAsia="MS Mincho"/>
                <w:sz w:val="18"/>
                <w:szCs w:val="24"/>
                <w:lang w:val="pt-BR"/>
              </w:rPr>
            </w:pPr>
            <w:r>
              <w:rPr>
                <w:rFonts w:eastAsia="DejaVu Serif"/>
                <w:sz w:val="18"/>
                <w:szCs w:val="24"/>
                <w:lang w:val="pt-BR"/>
              </w:rPr>
              <w:t>Viabilidade técnica de recuperação integral da coluna.</w:t>
            </w:r>
          </w:p>
        </w:tc>
      </w:tr>
      <w:tr w:rsidR="00921ADD" w:rsidRPr="006F14C5" w14:paraId="58736E56" w14:textId="77777777" w:rsidTr="00B86813">
        <w:trPr>
          <w:cantSplit/>
        </w:trPr>
        <w:tc>
          <w:tcPr>
            <w:tcW w:w="8334" w:type="dxa"/>
            <w:shd w:val="clear" w:color="auto" w:fill="F3F4F6"/>
            <w:tcMar>
              <w:top w:w="80" w:type="dxa"/>
              <w:left w:w="120" w:type="dxa"/>
              <w:bottom w:w="80" w:type="dxa"/>
              <w:right w:w="120" w:type="dxa"/>
            </w:tcMar>
          </w:tcPr>
          <w:p w14:paraId="456BED17" w14:textId="77777777" w:rsidR="00921ADD" w:rsidRPr="006F14C5" w:rsidRDefault="007023C5" w:rsidP="00C36CDA">
            <w:pPr>
              <w:pStyle w:val="SemEspaamento"/>
              <w:numPr>
                <w:ilvl w:val="0"/>
                <w:numId w:val="14"/>
              </w:numPr>
              <w:spacing w:after="20" w:line="204" w:lineRule="exact"/>
              <w:ind w:left="984"/>
              <w:rPr>
                <w:rFonts w:eastAsia="MS Mincho"/>
                <w:sz w:val="18"/>
                <w:szCs w:val="24"/>
                <w:lang w:val="pt-BR"/>
              </w:rPr>
            </w:pPr>
            <w:r>
              <w:rPr>
                <w:rFonts w:eastAsia="DejaVu Serif"/>
                <w:sz w:val="18"/>
                <w:szCs w:val="24"/>
                <w:lang w:val="pt-BR"/>
              </w:rPr>
              <w:t xml:space="preserve">Necessidade de operações de pescaria, corte, abandono parcial ou sidetrack.</w:t>
            </w:r>
          </w:p>
        </w:tc>
      </w:tr>
      <w:tr w:rsidR="00921ADD" w:rsidRPr="006F14C5" w14:paraId="020161CC" w14:textId="77777777" w:rsidTr="00B86813">
        <w:trPr>
          <w:cantSplit/>
        </w:trPr>
        <w:tc>
          <w:tcPr>
            <w:tcW w:w="8334" w:type="dxa"/>
            <w:shd w:val="clear" w:color="auto" w:fill="F3F4F6"/>
            <w:tcMar>
              <w:top w:w="80" w:type="dxa"/>
              <w:left w:w="120" w:type="dxa"/>
              <w:bottom w:w="80" w:type="dxa"/>
              <w:right w:w="120" w:type="dxa"/>
            </w:tcMar>
          </w:tcPr>
          <w:p w14:paraId="5F5CB10E"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5C27AD89" w14:textId="77777777" w:rsidTr="00B86813">
        <w:trPr>
          <w:cantSplit/>
        </w:trPr>
        <w:tc>
          <w:tcPr>
            <w:tcW w:w="8334" w:type="dxa"/>
            <w:shd w:val="clear" w:color="auto" w:fill="F3F4F6"/>
            <w:tcMar>
              <w:top w:w="80" w:type="dxa"/>
              <w:left w:w="120" w:type="dxa"/>
              <w:bottom w:w="80" w:type="dxa"/>
              <w:right w:w="120" w:type="dxa"/>
            </w:tcMar>
          </w:tcPr>
          <w:p w14:paraId="0A117E51"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IMPACTO FINANCEIRO</w:t>
            </w:r>
          </w:p>
        </w:tc>
      </w:tr>
      <w:tr w:rsidR="00921ADD" w:rsidRPr="006F14C5" w14:paraId="27A03942" w14:textId="77777777" w:rsidTr="00B86813">
        <w:trPr>
          <w:cantSplit/>
        </w:trPr>
        <w:tc>
          <w:tcPr>
            <w:tcW w:w="8334" w:type="dxa"/>
            <w:shd w:val="clear" w:color="auto" w:fill="F3F4F6"/>
            <w:tcMar>
              <w:top w:w="80" w:type="dxa"/>
              <w:left w:w="120" w:type="dxa"/>
              <w:bottom w:w="80" w:type="dxa"/>
              <w:right w:w="120" w:type="dxa"/>
            </w:tcMar>
          </w:tcPr>
          <w:p w14:paraId="793955DF"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Impacto direto acumulado de NPT</w:t>
            </w:r>
          </w:p>
        </w:tc>
      </w:tr>
      <w:tr w:rsidR="00921ADD" w:rsidRPr="006F14C5" w14:paraId="3F6D1876" w14:textId="77777777" w:rsidTr="00B86813">
        <w:trPr>
          <w:cantSplit/>
        </w:trPr>
        <w:tc>
          <w:tcPr>
            <w:tcW w:w="8334" w:type="dxa"/>
            <w:shd w:val="clear" w:color="auto" w:fill="F3F4F6"/>
            <w:tcMar>
              <w:top w:w="80" w:type="dxa"/>
              <w:left w:w="120" w:type="dxa"/>
              <w:bottom w:w="80" w:type="dxa"/>
              <w:right w:w="120" w:type="dxa"/>
            </w:tcMar>
          </w:tcPr>
          <w:p w14:paraId="48C16C85"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Impacto financeiro direto atual estimado: R$ 5,25 milhões.</w:t>
            </w:r>
          </w:p>
        </w:tc>
      </w:tr>
      <w:tr w:rsidR="00921ADD" w:rsidRPr="006F14C5" w14:paraId="3CE070A6" w14:textId="77777777" w:rsidTr="00B86813">
        <w:trPr>
          <w:cantSplit/>
        </w:trPr>
        <w:tc>
          <w:tcPr>
            <w:tcW w:w="8334" w:type="dxa"/>
            <w:shd w:val="clear" w:color="auto" w:fill="F3F4F6"/>
            <w:tcMar>
              <w:top w:w="80" w:type="dxa"/>
              <w:left w:w="120" w:type="dxa"/>
              <w:bottom w:w="80" w:type="dxa"/>
              <w:right w:w="120" w:type="dxa"/>
            </w:tcMar>
          </w:tcPr>
          <w:p w14:paraId="57504128"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 xml:space="preserve">Esse valor representa exclusivamente a exposição associada ao </w:t>
            </w:r>
            <w:r>
              <w:rPr>
                <w:rFonts w:eastAsia="DejaVu Serif"/>
                <w:i/>
                <w:iCs/>
                <w:sz w:val="18"/>
                <w:szCs w:val="24"/>
                <w:lang w:val="pt-BR"/>
              </w:rPr>
              <w:t xml:space="preserve">day rate</w:t>
            </w:r>
            <w:r>
              <w:rPr>
                <w:rFonts w:eastAsia="DejaVu Serif"/>
                <w:sz w:val="18"/>
                <w:szCs w:val="24"/>
                <w:lang w:val="pt-BR"/>
              </w:rPr>
              <w:t xml:space="preserve"> da sonda, conforme dado fornecido. Não inclui custos adicionais potencialmente relevantes, tais como:</w:t>
            </w:r>
          </w:p>
        </w:tc>
      </w:tr>
      <w:tr w:rsidR="00921ADD" w:rsidRPr="006F14C5" w14:paraId="2244C85B" w14:textId="77777777" w:rsidTr="00B86813">
        <w:trPr>
          <w:cantSplit/>
        </w:trPr>
        <w:tc>
          <w:tcPr>
            <w:tcW w:w="8334" w:type="dxa"/>
            <w:shd w:val="clear" w:color="auto" w:fill="F3F4F6"/>
            <w:tcMar>
              <w:top w:w="80" w:type="dxa"/>
              <w:left w:w="120" w:type="dxa"/>
              <w:bottom w:w="80" w:type="dxa"/>
              <w:right w:w="120" w:type="dxa"/>
            </w:tcMar>
          </w:tcPr>
          <w:p w14:paraId="094E775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materiais e fluidos adicionais;</w:t>
            </w:r>
          </w:p>
        </w:tc>
      </w:tr>
      <w:tr w:rsidR="00921ADD" w:rsidRPr="006F14C5" w14:paraId="44985A02" w14:textId="77777777" w:rsidTr="00B86813">
        <w:trPr>
          <w:cantSplit/>
        </w:trPr>
        <w:tc>
          <w:tcPr>
            <w:tcW w:w="8334" w:type="dxa"/>
            <w:shd w:val="clear" w:color="auto" w:fill="F3F4F6"/>
            <w:tcMar>
              <w:top w:w="80" w:type="dxa"/>
              <w:left w:w="120" w:type="dxa"/>
              <w:bottom w:w="80" w:type="dxa"/>
              <w:right w:w="120" w:type="dxa"/>
            </w:tcMar>
          </w:tcPr>
          <w:p w14:paraId="43C701A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serviços especializados de pescaria;</w:t>
            </w:r>
          </w:p>
        </w:tc>
      </w:tr>
      <w:tr w:rsidR="00921ADD" w:rsidRPr="006F14C5" w14:paraId="615B64CA" w14:textId="77777777" w:rsidTr="00B86813">
        <w:trPr>
          <w:cantSplit/>
        </w:trPr>
        <w:tc>
          <w:tcPr>
            <w:tcW w:w="8334" w:type="dxa"/>
            <w:shd w:val="clear" w:color="auto" w:fill="F3F4F6"/>
            <w:tcMar>
              <w:top w:w="80" w:type="dxa"/>
              <w:left w:w="120" w:type="dxa"/>
              <w:bottom w:w="80" w:type="dxa"/>
              <w:right w:w="120" w:type="dxa"/>
            </w:tcMar>
          </w:tcPr>
          <w:p w14:paraId="23C1EAD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mobilização de ferramentas;</w:t>
            </w:r>
          </w:p>
        </w:tc>
      </w:tr>
      <w:tr w:rsidR="00921ADD" w:rsidRPr="006F14C5" w14:paraId="6A672FE8" w14:textId="77777777" w:rsidTr="00B86813">
        <w:trPr>
          <w:cantSplit/>
        </w:trPr>
        <w:tc>
          <w:tcPr>
            <w:tcW w:w="8334" w:type="dxa"/>
            <w:shd w:val="clear" w:color="auto" w:fill="F3F4F6"/>
            <w:tcMar>
              <w:top w:w="80" w:type="dxa"/>
              <w:left w:w="120" w:type="dxa"/>
              <w:bottom w:w="80" w:type="dxa"/>
              <w:right w:w="120" w:type="dxa"/>
            </w:tcMar>
          </w:tcPr>
          <w:p w14:paraId="0A36910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tempo adicional de logística offshore;</w:t>
            </w:r>
          </w:p>
        </w:tc>
      </w:tr>
      <w:tr w:rsidR="00921ADD" w:rsidRPr="006F14C5" w14:paraId="57E1B46A" w14:textId="77777777" w:rsidTr="00B86813">
        <w:trPr>
          <w:cantSplit/>
        </w:trPr>
        <w:tc>
          <w:tcPr>
            <w:tcW w:w="8334" w:type="dxa"/>
            <w:shd w:val="clear" w:color="auto" w:fill="F3F4F6"/>
            <w:tcMar>
              <w:top w:w="80" w:type="dxa"/>
              <w:left w:w="120" w:type="dxa"/>
              <w:bottom w:w="80" w:type="dxa"/>
              <w:right w:w="120" w:type="dxa"/>
            </w:tcMar>
          </w:tcPr>
          <w:p w14:paraId="13A5BA1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consumo de combustível e utilidades;</w:t>
            </w:r>
          </w:p>
        </w:tc>
      </w:tr>
      <w:tr w:rsidR="00921ADD" w:rsidRPr="006F14C5" w14:paraId="271C818A" w14:textId="77777777" w:rsidTr="00B86813">
        <w:trPr>
          <w:cantSplit/>
        </w:trPr>
        <w:tc>
          <w:tcPr>
            <w:tcW w:w="8334" w:type="dxa"/>
            <w:shd w:val="clear" w:color="auto" w:fill="F3F4F6"/>
            <w:tcMar>
              <w:top w:w="80" w:type="dxa"/>
              <w:left w:w="120" w:type="dxa"/>
              <w:bottom w:w="80" w:type="dxa"/>
              <w:right w:w="120" w:type="dxa"/>
            </w:tcMar>
          </w:tcPr>
          <w:p w14:paraId="08D3241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impactos contratuais, comerciais ou de replanejamento;</w:t>
            </w:r>
          </w:p>
        </w:tc>
      </w:tr>
      <w:tr w:rsidR="00921ADD" w:rsidRPr="006F14C5" w14:paraId="6DD50F79" w14:textId="77777777" w:rsidTr="00B86813">
        <w:trPr>
          <w:cantSplit/>
        </w:trPr>
        <w:tc>
          <w:tcPr>
            <w:tcW w:w="8334" w:type="dxa"/>
            <w:shd w:val="clear" w:color="auto" w:fill="F3F4F6"/>
            <w:tcMar>
              <w:top w:w="80" w:type="dxa"/>
              <w:left w:w="120" w:type="dxa"/>
              <w:bottom w:w="80" w:type="dxa"/>
              <w:right w:w="120" w:type="dxa"/>
            </w:tcMar>
          </w:tcPr>
          <w:p w14:paraId="0BA2564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eventual custo de sidetrack;</w:t>
            </w:r>
          </w:p>
        </w:tc>
      </w:tr>
      <w:tr w:rsidR="00921ADD" w:rsidRPr="006F14C5" w14:paraId="4E0954CC" w14:textId="77777777" w:rsidTr="00B86813">
        <w:trPr>
          <w:cantSplit/>
        </w:trPr>
        <w:tc>
          <w:tcPr>
            <w:tcW w:w="8334" w:type="dxa"/>
            <w:shd w:val="clear" w:color="auto" w:fill="F3F4F6"/>
            <w:tcMar>
              <w:top w:w="80" w:type="dxa"/>
              <w:left w:w="120" w:type="dxa"/>
              <w:bottom w:w="80" w:type="dxa"/>
              <w:right w:w="120" w:type="dxa"/>
            </w:tcMar>
          </w:tcPr>
          <w:p w14:paraId="21BF96C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perda ou dano de equipamentos no poço.</w:t>
            </w:r>
          </w:p>
        </w:tc>
      </w:tr>
      <w:tr w:rsidR="00921ADD" w:rsidRPr="006F14C5" w14:paraId="3F137BC1" w14:textId="77777777" w:rsidTr="00B86813">
        <w:trPr>
          <w:cantSplit/>
        </w:trPr>
        <w:tc>
          <w:tcPr>
            <w:tcW w:w="8334" w:type="dxa"/>
            <w:shd w:val="clear" w:color="auto" w:fill="F3F4F6"/>
            <w:tcMar>
              <w:top w:w="80" w:type="dxa"/>
              <w:left w:w="120" w:type="dxa"/>
              <w:bottom w:w="80" w:type="dxa"/>
              <w:right w:w="120" w:type="dxa"/>
            </w:tcMar>
          </w:tcPr>
          <w:p w14:paraId="5706E88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Projeção linear de exposição adicional</w:t>
            </w:r>
          </w:p>
        </w:tc>
      </w:tr>
      <w:tr w:rsidR="00921ADD" w:rsidRPr="006F14C5" w14:paraId="578BBF45" w14:textId="77777777" w:rsidTr="00B86813">
        <w:trPr>
          <w:cantSplit/>
        </w:trPr>
        <w:tc>
          <w:tcPr>
            <w:tcW w:w="8334" w:type="dxa"/>
            <w:shd w:val="clear" w:color="auto" w:fill="F3F4F6"/>
            <w:tcMar>
              <w:top w:w="80" w:type="dxa"/>
              <w:left w:w="120" w:type="dxa"/>
              <w:bottom w:w="80" w:type="dxa"/>
              <w:right w:w="120" w:type="dxa"/>
            </w:tcMar>
          </w:tcPr>
          <w:p w14:paraId="697F667D"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Inferência executiva: cada 24 horas adicionais de indisponibilidade representa uma exposição direta incremental de R$ 1,75 milhão, antes de custos acessórios e eventuais serviços de contingência.</w:t>
            </w:r>
          </w:p>
        </w:tc>
      </w:tr>
      <w:tr w:rsidR="00921ADD" w:rsidRPr="006F14C5" w14:paraId="519CAD3B" w14:textId="77777777" w:rsidTr="00B86813">
        <w:trPr>
          <w:cantSplit/>
        </w:trPr>
        <w:tc>
          <w:tcPr>
            <w:tcW w:w="8334" w:type="dxa"/>
            <w:shd w:val="clear" w:color="auto" w:fill="F3F4F6"/>
            <w:tcMar>
              <w:top w:w="80" w:type="dxa"/>
              <w:left w:w="120" w:type="dxa"/>
              <w:bottom w:w="80" w:type="dxa"/>
              <w:right w:w="120" w:type="dxa"/>
            </w:tcMar>
          </w:tcPr>
          <w:p w14:paraId="2735AF8E"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7EFDF9F3" w14:textId="77777777" w:rsidTr="00B86813">
        <w:trPr>
          <w:cantSplit/>
        </w:trPr>
        <w:tc>
          <w:tcPr>
            <w:tcW w:w="8334" w:type="dxa"/>
            <w:shd w:val="clear" w:color="auto" w:fill="F3F4F6"/>
            <w:tcMar>
              <w:top w:w="80" w:type="dxa"/>
              <w:left w:w="120" w:type="dxa"/>
              <w:bottom w:w="80" w:type="dxa"/>
              <w:right w:w="120" w:type="dxa"/>
            </w:tcMar>
          </w:tcPr>
          <w:p w14:paraId="02AE97B0"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AÇÕES DE MITIGAÇÃO EM CURSO</w:t>
            </w:r>
          </w:p>
        </w:tc>
      </w:tr>
      <w:tr w:rsidR="00921ADD" w:rsidRPr="006F14C5" w14:paraId="4DAACA57" w14:textId="77777777" w:rsidTr="00B86813">
        <w:trPr>
          <w:cantSplit/>
        </w:trPr>
        <w:tc>
          <w:tcPr>
            <w:tcW w:w="8334" w:type="dxa"/>
            <w:shd w:val="clear" w:color="auto" w:fill="F3F4F6"/>
            <w:tcMar>
              <w:top w:w="80" w:type="dxa"/>
              <w:left w:w="120" w:type="dxa"/>
              <w:bottom w:w="80" w:type="dxa"/>
              <w:right w:w="120" w:type="dxa"/>
            </w:tcMar>
          </w:tcPr>
          <w:p w14:paraId="706AD643"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 xml:space="preserve">Jarring controlado:</w:t>
            </w:r>
          </w:p>
        </w:tc>
      </w:tr>
      <w:tr w:rsidR="00921ADD" w:rsidRPr="006F14C5" w14:paraId="144C6E43" w14:textId="77777777" w:rsidTr="00B86813">
        <w:trPr>
          <w:cantSplit/>
        </w:trPr>
        <w:tc>
          <w:tcPr>
            <w:tcW w:w="8334" w:type="dxa"/>
            <w:shd w:val="clear" w:color="auto" w:fill="F3F4F6"/>
            <w:tcMar>
              <w:top w:w="80" w:type="dxa"/>
              <w:left w:w="120" w:type="dxa"/>
              <w:bottom w:w="80" w:type="dxa"/>
              <w:right w:w="120" w:type="dxa"/>
            </w:tcMar>
          </w:tcPr>
          <w:p w14:paraId="2C214B24"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Operações de impacto mecânico estão sendo executadas para buscar a liberação da coluna, respeitando os limites operacionais de carga, torque, pressão e integridade dos equipamentos.</w:t>
            </w:r>
          </w:p>
        </w:tc>
      </w:tr>
      <w:tr w:rsidR="00921ADD" w:rsidRPr="006F14C5" w14:paraId="40B2763D" w14:textId="77777777" w:rsidTr="00B86813">
        <w:trPr>
          <w:cantSplit/>
        </w:trPr>
        <w:tc>
          <w:tcPr>
            <w:tcW w:w="8334" w:type="dxa"/>
            <w:shd w:val="clear" w:color="auto" w:fill="F3F4F6"/>
            <w:tcMar>
              <w:top w:w="80" w:type="dxa"/>
              <w:left w:w="120" w:type="dxa"/>
              <w:bottom w:w="80" w:type="dxa"/>
              <w:right w:w="120" w:type="dxa"/>
            </w:tcMar>
          </w:tcPr>
          <w:p w14:paraId="532EAD12"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Circulação de pílula lubrificante:</w:t>
            </w:r>
          </w:p>
        </w:tc>
      </w:tr>
      <w:tr w:rsidR="00921ADD" w:rsidRPr="006F14C5" w14:paraId="4B00D46F" w14:textId="77777777" w:rsidTr="00B86813">
        <w:trPr>
          <w:cantSplit/>
        </w:trPr>
        <w:tc>
          <w:tcPr>
            <w:tcW w:w="8334" w:type="dxa"/>
            <w:shd w:val="clear" w:color="auto" w:fill="F3F4F6"/>
            <w:tcMar>
              <w:top w:w="80" w:type="dxa"/>
              <w:left w:w="120" w:type="dxa"/>
              <w:bottom w:w="80" w:type="dxa"/>
              <w:right w:w="120" w:type="dxa"/>
            </w:tcMar>
          </w:tcPr>
          <w:p w14:paraId="196ECED1"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Está em andamento a circulação de fluido de tratamento para reduzir atrito, auxiliar a mobilidade da coluna e mitigar possíveis mecanismos de prisão associados a diferencial de pressão ou aderência.</w:t>
            </w:r>
          </w:p>
        </w:tc>
      </w:tr>
      <w:tr w:rsidR="00921ADD" w:rsidRPr="006F14C5" w14:paraId="00C063EB" w14:textId="77777777" w:rsidTr="00B86813">
        <w:trPr>
          <w:cantSplit/>
        </w:trPr>
        <w:tc>
          <w:tcPr>
            <w:tcW w:w="8334" w:type="dxa"/>
            <w:shd w:val="clear" w:color="auto" w:fill="F3F4F6"/>
            <w:tcMar>
              <w:top w:w="80" w:type="dxa"/>
              <w:left w:w="120" w:type="dxa"/>
              <w:bottom w:w="80" w:type="dxa"/>
              <w:right w:w="120" w:type="dxa"/>
            </w:tcMar>
          </w:tcPr>
          <w:p w14:paraId="79E27C1D"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Monitoramento operacional intensivo:</w:t>
            </w:r>
          </w:p>
        </w:tc>
      </w:tr>
      <w:tr w:rsidR="00921ADD" w:rsidRPr="006F14C5" w14:paraId="143FA17A" w14:textId="77777777" w:rsidTr="00B86813">
        <w:trPr>
          <w:cantSplit/>
        </w:trPr>
        <w:tc>
          <w:tcPr>
            <w:tcW w:w="8334" w:type="dxa"/>
            <w:shd w:val="clear" w:color="auto" w:fill="F3F4F6"/>
            <w:tcMar>
              <w:top w:w="80" w:type="dxa"/>
              <w:left w:w="120" w:type="dxa"/>
              <w:bottom w:w="80" w:type="dxa"/>
              <w:right w:w="120" w:type="dxa"/>
            </w:tcMar>
          </w:tcPr>
          <w:p w14:paraId="6FC5D9C1"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A equipe está acompanhando continuamente parâmetros críticos, incluindo peso sobre broca, torque, arraste, pressão de bombeio, retorno, volumes, comportamento de circulação e resposta da coluna às tentativas de liberação.</w:t>
            </w:r>
          </w:p>
        </w:tc>
      </w:tr>
      <w:tr w:rsidR="00921ADD" w:rsidRPr="006F14C5" w14:paraId="0CE00307" w14:textId="77777777" w:rsidTr="00B86813">
        <w:trPr>
          <w:cantSplit/>
        </w:trPr>
        <w:tc>
          <w:tcPr>
            <w:tcW w:w="8334" w:type="dxa"/>
            <w:shd w:val="clear" w:color="auto" w:fill="F3F4F6"/>
            <w:tcMar>
              <w:top w:w="80" w:type="dxa"/>
              <w:left w:w="120" w:type="dxa"/>
              <w:bottom w:w="80" w:type="dxa"/>
              <w:right w:w="120" w:type="dxa"/>
            </w:tcMar>
          </w:tcPr>
          <w:p w14:paraId="68227499"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Reavaliação do mecanismo de prisão:</w:t>
            </w:r>
          </w:p>
        </w:tc>
      </w:tr>
      <w:tr w:rsidR="00921ADD" w:rsidRPr="006F14C5" w14:paraId="34AB6C3B" w14:textId="77777777" w:rsidTr="00B86813">
        <w:trPr>
          <w:cantSplit/>
        </w:trPr>
        <w:tc>
          <w:tcPr>
            <w:tcW w:w="8334" w:type="dxa"/>
            <w:shd w:val="clear" w:color="auto" w:fill="F3F4F6"/>
            <w:tcMar>
              <w:top w:w="80" w:type="dxa"/>
              <w:left w:w="120" w:type="dxa"/>
              <w:bottom w:w="80" w:type="dxa"/>
              <w:right w:w="120" w:type="dxa"/>
            </w:tcMar>
          </w:tcPr>
          <w:p w14:paraId="08E0D72C"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Está sendo conduzida análise técnica integrada entre perfuração, fluidos, geologia/geomecânica, empresa de serviços e sonda para confirmar a causa provável do evento e selecionar a sequência de contingência mais adequada.</w:t>
            </w:r>
          </w:p>
        </w:tc>
      </w:tr>
      <w:tr w:rsidR="00921ADD" w:rsidRPr="006F14C5" w14:paraId="2644F71B" w14:textId="77777777" w:rsidTr="00B86813">
        <w:trPr>
          <w:cantSplit/>
        </w:trPr>
        <w:tc>
          <w:tcPr>
            <w:tcW w:w="8334" w:type="dxa"/>
            <w:shd w:val="clear" w:color="auto" w:fill="F3F4F6"/>
            <w:tcMar>
              <w:top w:w="80" w:type="dxa"/>
              <w:left w:w="120" w:type="dxa"/>
              <w:bottom w:w="80" w:type="dxa"/>
              <w:right w:w="120" w:type="dxa"/>
            </w:tcMar>
          </w:tcPr>
          <w:p w14:paraId="2F63E495"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2E9D3673" w14:textId="77777777" w:rsidTr="00B86813">
        <w:trPr>
          <w:cantSplit/>
        </w:trPr>
        <w:tc>
          <w:tcPr>
            <w:tcW w:w="8334" w:type="dxa"/>
            <w:shd w:val="clear" w:color="auto" w:fill="F3F4F6"/>
            <w:tcMar>
              <w:top w:w="80" w:type="dxa"/>
              <w:left w:w="120" w:type="dxa"/>
              <w:bottom w:w="80" w:type="dxa"/>
              <w:right w:w="120" w:type="dxa"/>
            </w:tcMar>
          </w:tcPr>
          <w:p w14:paraId="3EC88B85"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PRÓXIMOS PASSOS E CENÁRIOS</w:t>
            </w:r>
          </w:p>
        </w:tc>
      </w:tr>
      <w:tr w:rsidR="00921ADD" w:rsidRPr="006F14C5" w14:paraId="5C5BB5A9" w14:textId="77777777" w:rsidTr="00B86813">
        <w:trPr>
          <w:cantSplit/>
        </w:trPr>
        <w:tc>
          <w:tcPr>
            <w:tcW w:w="8334" w:type="dxa"/>
            <w:shd w:val="clear" w:color="auto" w:fill="F3F4F6"/>
            <w:tcMar>
              <w:top w:w="80" w:type="dxa"/>
              <w:left w:w="120" w:type="dxa"/>
              <w:bottom w:w="80" w:type="dxa"/>
              <w:right w:w="120" w:type="dxa"/>
            </w:tcMar>
          </w:tcPr>
          <w:p w14:paraId="603E980B"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 xml:space="preserve">Plano A</w:t>
            </w:r>
            <w:del w:id="10342" w:author="Revisão editorial" w:date="2026-10-25T12:00:00Z">
              <w:r>
                <w:rPr>
                  <w:rFonts w:eastAsia="DejaVu Serif"/>
                  <w:b/>
                  <w:bCs/>
                  <w:sz w:val="18"/>
                  <w:szCs w:val="24"/>
                  <w:lang w:val="pt-BR"/>
                </w:rPr>
                <w:delText xml:space="preserve"> -</w:delText>
              </w:r>
            </w:del>
            <w:ins w:id="10343" w:author="Revisão editorial" w:date="2026-10-25T12:00:00Z">
              <w:r>
                <w:rPr>
                  <w:rFonts w:eastAsia="DejaVu Serif"/>
                  <w:b/>
                  <w:bCs/>
                  <w:sz w:val="18"/>
                  <w:szCs w:val="24"/>
                  <w:lang w:val="pt-BR"/>
                </w:rPr>
                <w:t xml:space="preserve">:</w:t>
              </w:r>
            </w:ins>
            <w:r>
              <w:rPr>
                <w:rFonts w:eastAsia="DejaVu Serif"/>
                <w:b/>
                <w:bCs/>
                <w:sz w:val="18"/>
                <w:szCs w:val="24"/>
                <w:lang w:val="pt-BR"/>
              </w:rPr>
              <w:t xml:space="preserve"> Recuperação da coluna e retomada da perfuração</w:t>
            </w:r>
          </w:p>
        </w:tc>
      </w:tr>
      <w:tr w:rsidR="00921ADD" w:rsidRPr="006F14C5" w14:paraId="6940E311" w14:textId="77777777" w:rsidTr="00B86813">
        <w:trPr>
          <w:cantSplit/>
        </w:trPr>
        <w:tc>
          <w:tcPr>
            <w:tcW w:w="8334" w:type="dxa"/>
            <w:shd w:val="clear" w:color="auto" w:fill="F3F4F6"/>
            <w:tcMar>
              <w:top w:w="80" w:type="dxa"/>
              <w:left w:w="120" w:type="dxa"/>
              <w:bottom w:w="80" w:type="dxa"/>
              <w:right w:w="120" w:type="dxa"/>
            </w:tcMar>
          </w:tcPr>
          <w:p w14:paraId="4555022A"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Objetivo: liberar a coluna preservando a integridade do poço, da coluna de perfuração e dos equipamentos de fundo.</w:t>
            </w:r>
          </w:p>
        </w:tc>
      </w:tr>
      <w:tr w:rsidR="00921ADD" w:rsidRPr="006F14C5" w14:paraId="23B418B6" w14:textId="77777777" w:rsidTr="00B86813">
        <w:trPr>
          <w:cantSplit/>
        </w:trPr>
        <w:tc>
          <w:tcPr>
            <w:tcW w:w="8334" w:type="dxa"/>
            <w:shd w:val="clear" w:color="auto" w:fill="F3F4F6"/>
            <w:tcMar>
              <w:top w:w="80" w:type="dxa"/>
              <w:left w:w="120" w:type="dxa"/>
              <w:bottom w:w="80" w:type="dxa"/>
              <w:right w:w="120" w:type="dxa"/>
            </w:tcMar>
          </w:tcPr>
          <w:p w14:paraId="7953ECE5"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Próximas ações possíveis:</w:t>
            </w:r>
          </w:p>
        </w:tc>
      </w:tr>
      <w:tr w:rsidR="00921ADD" w:rsidRPr="006F14C5" w14:paraId="4EFFD768" w14:textId="77777777" w:rsidTr="00B86813">
        <w:trPr>
          <w:cantSplit/>
        </w:trPr>
        <w:tc>
          <w:tcPr>
            <w:tcW w:w="8334" w:type="dxa"/>
            <w:shd w:val="clear" w:color="auto" w:fill="F3F4F6"/>
            <w:tcMar>
              <w:top w:w="80" w:type="dxa"/>
              <w:left w:w="120" w:type="dxa"/>
              <w:bottom w:w="80" w:type="dxa"/>
              <w:right w:w="120" w:type="dxa"/>
            </w:tcMar>
          </w:tcPr>
          <w:p w14:paraId="4F24B9F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 xml:space="preserve">continuidade controlada das operações de jarring;</w:t>
            </w:r>
          </w:p>
        </w:tc>
      </w:tr>
      <w:tr w:rsidR="00921ADD" w:rsidRPr="006F14C5" w14:paraId="7E4E8A46" w14:textId="77777777" w:rsidTr="00B86813">
        <w:trPr>
          <w:cantSplit/>
        </w:trPr>
        <w:tc>
          <w:tcPr>
            <w:tcW w:w="8334" w:type="dxa"/>
            <w:shd w:val="clear" w:color="auto" w:fill="F3F4F6"/>
            <w:tcMar>
              <w:top w:w="80" w:type="dxa"/>
              <w:left w:w="120" w:type="dxa"/>
              <w:bottom w:w="80" w:type="dxa"/>
              <w:right w:w="120" w:type="dxa"/>
            </w:tcMar>
          </w:tcPr>
          <w:p w14:paraId="47F788F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otimização da pílula lubrificante ou do programa de fluidos, conforme diagnóstico técnico;</w:t>
            </w:r>
          </w:p>
        </w:tc>
      </w:tr>
      <w:tr w:rsidR="00921ADD" w:rsidRPr="006F14C5" w14:paraId="0ECD4453" w14:textId="77777777" w:rsidTr="00B86813">
        <w:trPr>
          <w:cantSplit/>
        </w:trPr>
        <w:tc>
          <w:tcPr>
            <w:tcW w:w="8334" w:type="dxa"/>
            <w:shd w:val="clear" w:color="auto" w:fill="F3F4F6"/>
            <w:tcMar>
              <w:top w:w="80" w:type="dxa"/>
              <w:left w:w="120" w:type="dxa"/>
              <w:bottom w:w="80" w:type="dxa"/>
              <w:right w:w="120" w:type="dxa"/>
            </w:tcMar>
          </w:tcPr>
          <w:p w14:paraId="261BAD1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revisão de parâmetros de circulação, torque, arraste e cargas aplicadas;</w:t>
            </w:r>
          </w:p>
        </w:tc>
      </w:tr>
      <w:tr w:rsidR="00921ADD" w:rsidRPr="006F14C5" w14:paraId="13E2B828" w14:textId="77777777" w:rsidTr="00B86813">
        <w:trPr>
          <w:cantSplit/>
        </w:trPr>
        <w:tc>
          <w:tcPr>
            <w:tcW w:w="8334" w:type="dxa"/>
            <w:shd w:val="clear" w:color="auto" w:fill="F3F4F6"/>
            <w:tcMar>
              <w:top w:w="80" w:type="dxa"/>
              <w:left w:w="120" w:type="dxa"/>
              <w:bottom w:w="80" w:type="dxa"/>
              <w:right w:w="120" w:type="dxa"/>
            </w:tcMar>
          </w:tcPr>
          <w:p w14:paraId="73C2D1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avaliação de ferramentas adicionais de liberação, caso disponíveis e tecnicamente adequadas;</w:t>
            </w:r>
          </w:p>
        </w:tc>
      </w:tr>
      <w:tr w:rsidR="00921ADD" w:rsidRPr="006F14C5" w14:paraId="7ED07860" w14:textId="77777777" w:rsidTr="00B86813">
        <w:trPr>
          <w:cantSplit/>
        </w:trPr>
        <w:tc>
          <w:tcPr>
            <w:tcW w:w="8334" w:type="dxa"/>
            <w:shd w:val="clear" w:color="auto" w:fill="F3F4F6"/>
            <w:tcMar>
              <w:top w:w="80" w:type="dxa"/>
              <w:left w:w="120" w:type="dxa"/>
              <w:bottom w:w="80" w:type="dxa"/>
              <w:right w:w="120" w:type="dxa"/>
            </w:tcMar>
          </w:tcPr>
          <w:p w14:paraId="7BBF8EA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definição de limite operacional e temporal para encerramento das tentativas de recuperação.</w:t>
            </w:r>
          </w:p>
        </w:tc>
      </w:tr>
      <w:tr w:rsidR="00921ADD" w:rsidRPr="006F14C5" w14:paraId="08DDEA4A" w14:textId="77777777" w:rsidTr="00B86813">
        <w:trPr>
          <w:cantSplit/>
        </w:trPr>
        <w:tc>
          <w:tcPr>
            <w:tcW w:w="8334" w:type="dxa"/>
            <w:shd w:val="clear" w:color="auto" w:fill="F3F4F6"/>
            <w:tcMar>
              <w:top w:w="80" w:type="dxa"/>
              <w:left w:w="120" w:type="dxa"/>
              <w:bottom w:w="80" w:type="dxa"/>
              <w:right w:w="120" w:type="dxa"/>
            </w:tcMar>
          </w:tcPr>
          <w:p w14:paraId="1EA707AB" w14:textId="77777777" w:rsidR="00921ADD" w:rsidRPr="006F14C5" w:rsidRDefault="00921ADD" w:rsidP="002A29C2">
            <w:pPr>
              <w:pStyle w:val="SemEspaamento"/>
              <w:spacing w:after="20" w:line="204" w:lineRule="exact"/>
              <w:ind w:left="876"/>
              <w:rPr>
                <w:rFonts w:eastAsia="MS Mincho"/>
                <w:sz w:val="18"/>
                <w:szCs w:val="24"/>
                <w:lang w:val="pt-BR"/>
              </w:rPr>
            </w:pPr>
          </w:p>
        </w:tc>
      </w:tr>
      <w:tr w:rsidR="00921ADD" w:rsidRPr="006F14C5" w14:paraId="5D6ECEF2" w14:textId="77777777" w:rsidTr="00B86813">
        <w:trPr>
          <w:cantSplit/>
        </w:trPr>
        <w:tc>
          <w:tcPr>
            <w:tcW w:w="8334" w:type="dxa"/>
            <w:shd w:val="clear" w:color="auto" w:fill="F3F4F6"/>
            <w:tcMar>
              <w:top w:w="80" w:type="dxa"/>
              <w:left w:w="120" w:type="dxa"/>
              <w:bottom w:w="80" w:type="dxa"/>
              <w:right w:w="120" w:type="dxa"/>
            </w:tcMar>
          </w:tcPr>
          <w:p w14:paraId="4471D114"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Resultado esperado, caso bem-sucedido:</w:t>
            </w:r>
          </w:p>
        </w:tc>
      </w:tr>
      <w:tr w:rsidR="00921ADD" w:rsidRPr="006F14C5" w14:paraId="23A9D62C" w14:textId="77777777" w:rsidTr="00B86813">
        <w:trPr>
          <w:cantSplit/>
        </w:trPr>
        <w:tc>
          <w:tcPr>
            <w:tcW w:w="8334" w:type="dxa"/>
            <w:shd w:val="clear" w:color="auto" w:fill="F3F4F6"/>
            <w:tcMar>
              <w:top w:w="80" w:type="dxa"/>
              <w:left w:w="120" w:type="dxa"/>
              <w:bottom w:w="80" w:type="dxa"/>
              <w:right w:w="120" w:type="dxa"/>
            </w:tcMar>
          </w:tcPr>
          <w:p w14:paraId="7F05FC37"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Retomada das operações de perfuração, seguida de revisão do programa operacional para reduzir a probabilidade de recorrência do mecanismo de prisão identificado.</w:t>
            </w:r>
          </w:p>
        </w:tc>
      </w:tr>
      <w:tr w:rsidR="00921ADD" w:rsidRPr="006F14C5" w14:paraId="607F0D27" w14:textId="77777777" w:rsidTr="00B86813">
        <w:trPr>
          <w:cantSplit/>
        </w:trPr>
        <w:tc>
          <w:tcPr>
            <w:tcW w:w="8334" w:type="dxa"/>
            <w:shd w:val="clear" w:color="auto" w:fill="F3F4F6"/>
            <w:tcMar>
              <w:top w:w="80" w:type="dxa"/>
              <w:left w:w="120" w:type="dxa"/>
              <w:bottom w:w="80" w:type="dxa"/>
              <w:right w:w="120" w:type="dxa"/>
            </w:tcMar>
          </w:tcPr>
          <w:p w14:paraId="458A2A21"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7B7E334F" w14:textId="77777777" w:rsidTr="00B86813">
        <w:trPr>
          <w:cantSplit/>
        </w:trPr>
        <w:tc>
          <w:tcPr>
            <w:tcW w:w="8334" w:type="dxa"/>
            <w:shd w:val="clear" w:color="auto" w:fill="F3F4F6"/>
            <w:tcMar>
              <w:top w:w="80" w:type="dxa"/>
              <w:left w:w="120" w:type="dxa"/>
              <w:bottom w:w="80" w:type="dxa"/>
              <w:right w:w="120" w:type="dxa"/>
            </w:tcMar>
          </w:tcPr>
          <w:p w14:paraId="052870DB"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Risco principal:</w:t>
            </w:r>
          </w:p>
        </w:tc>
      </w:tr>
      <w:tr w:rsidR="00921ADD" w:rsidRPr="006F14C5" w14:paraId="4F775287" w14:textId="77777777" w:rsidTr="00B86813">
        <w:trPr>
          <w:cantSplit/>
        </w:trPr>
        <w:tc>
          <w:tcPr>
            <w:tcW w:w="8334" w:type="dxa"/>
            <w:shd w:val="clear" w:color="auto" w:fill="F3F4F6"/>
            <w:tcMar>
              <w:top w:w="80" w:type="dxa"/>
              <w:left w:w="120" w:type="dxa"/>
              <w:bottom w:w="80" w:type="dxa"/>
              <w:right w:w="120" w:type="dxa"/>
            </w:tcMar>
          </w:tcPr>
          <w:p w14:paraId="33834EEB"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A persistência das tentativas além de limites técnicos pode elevar o risco de dano à coluna, perda de ferramentas, comprometimento da integridade do poço e aumento adicional de NPT.</w:t>
            </w:r>
          </w:p>
        </w:tc>
      </w:tr>
      <w:tr w:rsidR="00921ADD" w:rsidRPr="006F14C5" w14:paraId="0D274A74" w14:textId="77777777" w:rsidTr="00B86813">
        <w:trPr>
          <w:cantSplit/>
        </w:trPr>
        <w:tc>
          <w:tcPr>
            <w:tcW w:w="8334" w:type="dxa"/>
            <w:shd w:val="clear" w:color="auto" w:fill="F3F4F6"/>
            <w:tcMar>
              <w:top w:w="80" w:type="dxa"/>
              <w:left w:w="120" w:type="dxa"/>
              <w:bottom w:w="80" w:type="dxa"/>
              <w:right w:w="120" w:type="dxa"/>
            </w:tcMar>
          </w:tcPr>
          <w:p w14:paraId="2FA5F7FC"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77AE19F0" w14:textId="77777777" w:rsidTr="00B86813">
        <w:trPr>
          <w:cantSplit/>
        </w:trPr>
        <w:tc>
          <w:tcPr>
            <w:tcW w:w="8334" w:type="dxa"/>
            <w:shd w:val="clear" w:color="auto" w:fill="F3F4F6"/>
            <w:tcMar>
              <w:top w:w="80" w:type="dxa"/>
              <w:left w:w="120" w:type="dxa"/>
              <w:bottom w:w="80" w:type="dxa"/>
              <w:right w:w="120" w:type="dxa"/>
            </w:tcMar>
          </w:tcPr>
          <w:p w14:paraId="375FF7B1"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 xml:space="preserve">Plano B</w:t>
            </w:r>
            <w:del w:id="10344" w:author="Revisão editorial" w:date="2026-10-25T12:00:00Z">
              <w:r>
                <w:rPr>
                  <w:rFonts w:eastAsia="DejaVu Serif"/>
                  <w:b/>
                  <w:bCs/>
                  <w:sz w:val="18"/>
                  <w:szCs w:val="24"/>
                  <w:lang w:val="pt-BR"/>
                </w:rPr>
                <w:delText xml:space="preserve"> -</w:delText>
              </w:r>
            </w:del>
            <w:ins w:id="10345" w:author="Revisão editorial" w:date="2026-10-25T12:00:00Z">
              <w:r>
                <w:rPr>
                  <w:rFonts w:eastAsia="DejaVu Serif"/>
                  <w:b/>
                  <w:bCs/>
                  <w:sz w:val="18"/>
                  <w:szCs w:val="24"/>
                  <w:lang w:val="pt-BR"/>
                </w:rPr>
                <w:t xml:space="preserve">:</w:t>
              </w:r>
            </w:ins>
            <w:r>
              <w:rPr>
                <w:rFonts w:eastAsia="DejaVu Serif"/>
                <w:b/>
                <w:bCs/>
                <w:sz w:val="18"/>
                <w:szCs w:val="24"/>
                <w:lang w:val="pt-BR"/>
              </w:rPr>
              <w:t xml:space="preserve"> Contingência de pescaria e/ou sidetrack</w:t>
            </w:r>
          </w:p>
        </w:tc>
      </w:tr>
      <w:tr w:rsidR="00921ADD" w:rsidRPr="006F14C5" w14:paraId="6706D209" w14:textId="77777777" w:rsidTr="00B86813">
        <w:trPr>
          <w:cantSplit/>
        </w:trPr>
        <w:tc>
          <w:tcPr>
            <w:tcW w:w="8334" w:type="dxa"/>
            <w:shd w:val="clear" w:color="auto" w:fill="F3F4F6"/>
            <w:tcMar>
              <w:top w:w="80" w:type="dxa"/>
              <w:left w:w="120" w:type="dxa"/>
              <w:bottom w:w="80" w:type="dxa"/>
              <w:right w:w="120" w:type="dxa"/>
            </w:tcMar>
          </w:tcPr>
          <w:p w14:paraId="6D2607D1"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Gatilho para ativação:</w:t>
            </w:r>
          </w:p>
        </w:tc>
      </w:tr>
      <w:tr w:rsidR="00921ADD" w:rsidRPr="006F14C5" w14:paraId="2B6630D7" w14:textId="77777777" w:rsidTr="00B86813">
        <w:trPr>
          <w:cantSplit/>
        </w:trPr>
        <w:tc>
          <w:tcPr>
            <w:tcW w:w="8334" w:type="dxa"/>
            <w:shd w:val="clear" w:color="auto" w:fill="F3F4F6"/>
            <w:tcMar>
              <w:top w:w="80" w:type="dxa"/>
              <w:left w:w="120" w:type="dxa"/>
              <w:bottom w:w="80" w:type="dxa"/>
              <w:right w:w="120" w:type="dxa"/>
            </w:tcMar>
          </w:tcPr>
          <w:p w14:paraId="0BB49FE1" w14:textId="77777777" w:rsidR="00921ADD" w:rsidRPr="006F14C5" w:rsidRDefault="007023C5" w:rsidP="00B86813">
            <w:pPr>
              <w:pStyle w:val="SemEspaamento"/>
              <w:spacing w:after="20" w:line="204" w:lineRule="exact"/>
              <w:rPr>
                <w:rFonts w:eastAsia="MS Mincho"/>
                <w:sz w:val="18"/>
                <w:szCs w:val="24"/>
                <w:lang w:val="pt-BR"/>
              </w:rPr>
            </w:pPr>
            <w:r>
              <w:rPr>
                <w:rFonts w:eastAsia="DejaVu Serif"/>
                <w:sz w:val="18"/>
                <w:szCs w:val="24"/>
                <w:lang w:val="pt-BR"/>
              </w:rPr>
              <w:t>Não obtenção de liberação da coluna dentro dos limites operacionais, técnicos e de risco definidos pela equipe de perfuração e gestão do poço.</w:t>
            </w:r>
          </w:p>
        </w:tc>
      </w:tr>
      <w:tr w:rsidR="00921ADD" w:rsidRPr="006F14C5" w14:paraId="7AD6EB3A" w14:textId="77777777" w:rsidTr="00B86813">
        <w:trPr>
          <w:cantSplit/>
        </w:trPr>
        <w:tc>
          <w:tcPr>
            <w:tcW w:w="8334" w:type="dxa"/>
            <w:shd w:val="clear" w:color="auto" w:fill="F3F4F6"/>
            <w:tcMar>
              <w:top w:w="80" w:type="dxa"/>
              <w:left w:w="120" w:type="dxa"/>
              <w:bottom w:w="80" w:type="dxa"/>
              <w:right w:w="120" w:type="dxa"/>
            </w:tcMar>
          </w:tcPr>
          <w:p w14:paraId="0A6C6121"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1DB59C98" w14:textId="77777777" w:rsidTr="00B86813">
        <w:trPr>
          <w:cantSplit/>
        </w:trPr>
        <w:tc>
          <w:tcPr>
            <w:tcW w:w="8334" w:type="dxa"/>
            <w:shd w:val="clear" w:color="auto" w:fill="F3F4F6"/>
            <w:tcMar>
              <w:top w:w="80" w:type="dxa"/>
              <w:left w:w="120" w:type="dxa"/>
              <w:bottom w:w="80" w:type="dxa"/>
              <w:right w:w="120" w:type="dxa"/>
            </w:tcMar>
          </w:tcPr>
          <w:p w14:paraId="220B11C6"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Alternativas de contingência:</w:t>
            </w:r>
          </w:p>
        </w:tc>
      </w:tr>
      <w:tr w:rsidR="00921ADD" w:rsidRPr="006F14C5" w14:paraId="0709EAEB" w14:textId="77777777" w:rsidTr="00B86813">
        <w:trPr>
          <w:cantSplit/>
        </w:trPr>
        <w:tc>
          <w:tcPr>
            <w:tcW w:w="8334" w:type="dxa"/>
            <w:shd w:val="clear" w:color="auto" w:fill="F3F4F6"/>
            <w:tcMar>
              <w:top w:w="80" w:type="dxa"/>
              <w:left w:w="120" w:type="dxa"/>
              <w:bottom w:w="80" w:type="dxa"/>
              <w:right w:w="120" w:type="dxa"/>
            </w:tcMar>
          </w:tcPr>
          <w:p w14:paraId="5B45278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operações de pescaria, visando recuperar parte ou a totalidade da coluna/ferramentas retidas;</w:t>
            </w:r>
          </w:p>
        </w:tc>
      </w:tr>
      <w:tr w:rsidR="00921ADD" w:rsidRPr="006F14C5" w14:paraId="05BF7F50" w14:textId="77777777" w:rsidTr="00B86813">
        <w:trPr>
          <w:cantSplit/>
        </w:trPr>
        <w:tc>
          <w:tcPr>
            <w:tcW w:w="8334" w:type="dxa"/>
            <w:shd w:val="clear" w:color="auto" w:fill="F3F4F6"/>
            <w:tcMar>
              <w:top w:w="80" w:type="dxa"/>
              <w:left w:w="120" w:type="dxa"/>
              <w:bottom w:w="80" w:type="dxa"/>
              <w:right w:w="120" w:type="dxa"/>
            </w:tcMar>
          </w:tcPr>
          <w:p w14:paraId="2285E56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corte da coluna, abandono controlado do trecho preso e recomposição da operação;</w:t>
            </w:r>
          </w:p>
        </w:tc>
      </w:tr>
      <w:tr w:rsidR="00921ADD" w:rsidRPr="006F14C5" w14:paraId="402C5FC4" w14:textId="77777777" w:rsidTr="00B86813">
        <w:trPr>
          <w:cantSplit/>
        </w:trPr>
        <w:tc>
          <w:tcPr>
            <w:tcW w:w="8334" w:type="dxa"/>
            <w:shd w:val="clear" w:color="auto" w:fill="F3F4F6"/>
            <w:tcMar>
              <w:top w:w="80" w:type="dxa"/>
              <w:left w:w="120" w:type="dxa"/>
              <w:bottom w:w="80" w:type="dxa"/>
              <w:right w:w="120" w:type="dxa"/>
            </w:tcMar>
          </w:tcPr>
          <w:p w14:paraId="1E83C51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avaliação de sidetrack, caso a recuperação não seja viável ou caso a continuidade pelo poço atual apresente risco técnico não aceitável.</w:t>
            </w:r>
          </w:p>
        </w:tc>
      </w:tr>
      <w:tr w:rsidR="00921ADD" w:rsidRPr="006F14C5" w14:paraId="4239B629" w14:textId="77777777" w:rsidTr="00B86813">
        <w:trPr>
          <w:cantSplit/>
        </w:trPr>
        <w:tc>
          <w:tcPr>
            <w:tcW w:w="8334" w:type="dxa"/>
            <w:shd w:val="clear" w:color="auto" w:fill="F3F4F6"/>
            <w:tcMar>
              <w:top w:w="80" w:type="dxa"/>
              <w:left w:w="120" w:type="dxa"/>
              <w:bottom w:w="80" w:type="dxa"/>
              <w:right w:w="120" w:type="dxa"/>
            </w:tcMar>
          </w:tcPr>
          <w:p w14:paraId="0162B155"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2973BE49" w14:textId="77777777" w:rsidTr="00B86813">
        <w:trPr>
          <w:cantSplit/>
        </w:trPr>
        <w:tc>
          <w:tcPr>
            <w:tcW w:w="8334" w:type="dxa"/>
            <w:shd w:val="clear" w:color="auto" w:fill="F3F4F6"/>
            <w:tcMar>
              <w:top w:w="80" w:type="dxa"/>
              <w:left w:w="120" w:type="dxa"/>
              <w:bottom w:w="80" w:type="dxa"/>
              <w:right w:w="120" w:type="dxa"/>
            </w:tcMar>
          </w:tcPr>
          <w:p w14:paraId="3B0E2A26"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lastRenderedPageBreak/>
              <w:t>Impactos potenciais</w:t>
            </w:r>
          </w:p>
        </w:tc>
      </w:tr>
      <w:tr w:rsidR="00921ADD" w:rsidRPr="006F14C5" w14:paraId="394C08D7" w14:textId="77777777" w:rsidTr="00B86813">
        <w:trPr>
          <w:cantSplit/>
        </w:trPr>
        <w:tc>
          <w:tcPr>
            <w:tcW w:w="8334" w:type="dxa"/>
            <w:shd w:val="clear" w:color="auto" w:fill="F3F4F6"/>
            <w:tcMar>
              <w:top w:w="80" w:type="dxa"/>
              <w:left w:w="120" w:type="dxa"/>
              <w:bottom w:w="80" w:type="dxa"/>
              <w:right w:w="120" w:type="dxa"/>
            </w:tcMar>
          </w:tcPr>
          <w:p w14:paraId="5857BF2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extensão relevante do prazo do poço;</w:t>
            </w:r>
          </w:p>
        </w:tc>
      </w:tr>
      <w:tr w:rsidR="00921ADD" w:rsidRPr="006F14C5" w14:paraId="3FF01EC3" w14:textId="77777777" w:rsidTr="00B86813">
        <w:trPr>
          <w:cantSplit/>
        </w:trPr>
        <w:tc>
          <w:tcPr>
            <w:tcW w:w="8334" w:type="dxa"/>
            <w:shd w:val="clear" w:color="auto" w:fill="F3F4F6"/>
            <w:tcMar>
              <w:top w:w="80" w:type="dxa"/>
              <w:left w:w="120" w:type="dxa"/>
              <w:bottom w:w="80" w:type="dxa"/>
              <w:right w:w="120" w:type="dxa"/>
            </w:tcMar>
          </w:tcPr>
          <w:p w14:paraId="34FBEE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aumento do NPT e do custo direto associado à sonda;</w:t>
            </w:r>
          </w:p>
        </w:tc>
      </w:tr>
      <w:tr w:rsidR="00921ADD" w:rsidRPr="006F14C5" w14:paraId="12534DB3" w14:textId="77777777" w:rsidTr="00B86813">
        <w:trPr>
          <w:cantSplit/>
        </w:trPr>
        <w:tc>
          <w:tcPr>
            <w:tcW w:w="8334" w:type="dxa"/>
            <w:shd w:val="clear" w:color="auto" w:fill="F3F4F6"/>
            <w:tcMar>
              <w:top w:w="80" w:type="dxa"/>
              <w:left w:w="120" w:type="dxa"/>
              <w:bottom w:w="80" w:type="dxa"/>
              <w:right w:w="120" w:type="dxa"/>
            </w:tcMar>
          </w:tcPr>
          <w:p w14:paraId="79D8EEE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necessidade de materiais, ferramentas e serviços especializados;</w:t>
            </w:r>
          </w:p>
        </w:tc>
      </w:tr>
      <w:tr w:rsidR="00921ADD" w:rsidRPr="006F14C5" w14:paraId="2C5B4CA4" w14:textId="77777777" w:rsidTr="00B86813">
        <w:trPr>
          <w:cantSplit/>
        </w:trPr>
        <w:tc>
          <w:tcPr>
            <w:tcW w:w="8334" w:type="dxa"/>
            <w:shd w:val="clear" w:color="auto" w:fill="F3F4F6"/>
            <w:tcMar>
              <w:top w:w="80" w:type="dxa"/>
              <w:left w:w="120" w:type="dxa"/>
              <w:bottom w:w="80" w:type="dxa"/>
              <w:right w:w="120" w:type="dxa"/>
            </w:tcMar>
          </w:tcPr>
          <w:p w14:paraId="20D87DB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replanejamento de logística, suprimentos e sequência de campanha;</w:t>
            </w:r>
          </w:p>
        </w:tc>
      </w:tr>
      <w:tr w:rsidR="00921ADD" w:rsidRPr="006F14C5" w14:paraId="722FFC40" w14:textId="77777777" w:rsidTr="00B86813">
        <w:trPr>
          <w:cantSplit/>
        </w:trPr>
        <w:tc>
          <w:tcPr>
            <w:tcW w:w="8334" w:type="dxa"/>
            <w:shd w:val="clear" w:color="auto" w:fill="F3F4F6"/>
            <w:tcMar>
              <w:top w:w="80" w:type="dxa"/>
              <w:left w:w="120" w:type="dxa"/>
              <w:bottom w:w="80" w:type="dxa"/>
              <w:right w:w="120" w:type="dxa"/>
            </w:tcMar>
          </w:tcPr>
          <w:p w14:paraId="4597F8C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possível impacto na janela operacional do ativo e na disponibilidade futura da sonda.</w:t>
            </w:r>
          </w:p>
        </w:tc>
      </w:tr>
      <w:tr w:rsidR="00921ADD" w:rsidRPr="006F14C5" w14:paraId="648475C0" w14:textId="77777777" w:rsidTr="00B86813">
        <w:trPr>
          <w:cantSplit/>
        </w:trPr>
        <w:tc>
          <w:tcPr>
            <w:tcW w:w="8334" w:type="dxa"/>
            <w:shd w:val="clear" w:color="auto" w:fill="F3F4F6"/>
            <w:tcMar>
              <w:top w:w="80" w:type="dxa"/>
              <w:left w:w="120" w:type="dxa"/>
              <w:bottom w:w="80" w:type="dxa"/>
              <w:right w:w="120" w:type="dxa"/>
            </w:tcMar>
          </w:tcPr>
          <w:p w14:paraId="35ED1D29" w14:textId="77777777" w:rsidR="00921ADD" w:rsidRPr="006F14C5" w:rsidRDefault="00921ADD" w:rsidP="002A29C2">
            <w:pPr>
              <w:pStyle w:val="SemEspaamento"/>
              <w:spacing w:after="20" w:line="204" w:lineRule="exact"/>
              <w:ind w:left="876"/>
              <w:rPr>
                <w:rFonts w:eastAsia="MS Mincho"/>
                <w:sz w:val="18"/>
                <w:szCs w:val="24"/>
                <w:lang w:val="pt-BR"/>
              </w:rPr>
            </w:pPr>
          </w:p>
        </w:tc>
      </w:tr>
      <w:tr w:rsidR="00921ADD" w:rsidRPr="006F14C5" w14:paraId="2959A5BA" w14:textId="77777777" w:rsidTr="00B86813">
        <w:trPr>
          <w:cantSplit/>
        </w:trPr>
        <w:tc>
          <w:tcPr>
            <w:tcW w:w="8334" w:type="dxa"/>
            <w:shd w:val="clear" w:color="auto" w:fill="F3F4F6"/>
            <w:tcMar>
              <w:top w:w="80" w:type="dxa"/>
              <w:left w:w="120" w:type="dxa"/>
              <w:bottom w:w="80" w:type="dxa"/>
              <w:right w:w="120" w:type="dxa"/>
            </w:tcMar>
          </w:tcPr>
          <w:p w14:paraId="48A62802"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Ponto de decisão para gestão:</w:t>
            </w:r>
          </w:p>
        </w:tc>
      </w:tr>
      <w:tr w:rsidR="00921ADD" w:rsidRPr="006F14C5" w14:paraId="41D9DAA0" w14:textId="77777777" w:rsidTr="00B86813">
        <w:trPr>
          <w:cantSplit/>
        </w:trPr>
        <w:tc>
          <w:tcPr>
            <w:tcW w:w="8334" w:type="dxa"/>
            <w:shd w:val="clear" w:color="auto" w:fill="F3F4F6"/>
            <w:tcMar>
              <w:top w:w="80" w:type="dxa"/>
              <w:left w:w="120" w:type="dxa"/>
              <w:bottom w:w="80" w:type="dxa"/>
              <w:right w:w="120" w:type="dxa"/>
            </w:tcMar>
          </w:tcPr>
          <w:p w14:paraId="6F37919B"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Recomenda-se estabelecer imediatamente um limite de decisão técnico-econômico para transição do Plano A ao Plano B, baseado em:</w:t>
            </w:r>
          </w:p>
        </w:tc>
      </w:tr>
      <w:tr w:rsidR="00921ADD" w:rsidRPr="006F14C5" w14:paraId="1C47C469" w14:textId="77777777" w:rsidTr="00B86813">
        <w:trPr>
          <w:cantSplit/>
        </w:trPr>
        <w:tc>
          <w:tcPr>
            <w:tcW w:w="8334" w:type="dxa"/>
            <w:shd w:val="clear" w:color="auto" w:fill="F3F4F6"/>
            <w:tcMar>
              <w:top w:w="80" w:type="dxa"/>
              <w:left w:w="120" w:type="dxa"/>
              <w:bottom w:w="80" w:type="dxa"/>
              <w:right w:w="120" w:type="dxa"/>
            </w:tcMar>
          </w:tcPr>
          <w:p w14:paraId="5DA4F49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probabilidade atualizada de liberação da coluna;</w:t>
            </w:r>
          </w:p>
        </w:tc>
      </w:tr>
      <w:tr w:rsidR="00921ADD" w:rsidRPr="006F14C5" w14:paraId="187BA263" w14:textId="77777777" w:rsidTr="00B86813">
        <w:trPr>
          <w:cantSplit/>
        </w:trPr>
        <w:tc>
          <w:tcPr>
            <w:tcW w:w="8334" w:type="dxa"/>
            <w:shd w:val="clear" w:color="auto" w:fill="F3F4F6"/>
            <w:tcMar>
              <w:top w:w="80" w:type="dxa"/>
              <w:left w:w="120" w:type="dxa"/>
              <w:bottom w:w="80" w:type="dxa"/>
              <w:right w:w="120" w:type="dxa"/>
            </w:tcMar>
          </w:tcPr>
          <w:p w14:paraId="0846A02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risco de agravamento da condição do poço;</w:t>
            </w:r>
          </w:p>
        </w:tc>
      </w:tr>
      <w:tr w:rsidR="00921ADD" w:rsidRPr="006F14C5" w14:paraId="67B93C60" w14:textId="77777777" w:rsidTr="00B86813">
        <w:trPr>
          <w:cantSplit/>
        </w:trPr>
        <w:tc>
          <w:tcPr>
            <w:tcW w:w="8334" w:type="dxa"/>
            <w:shd w:val="clear" w:color="auto" w:fill="F3F4F6"/>
            <w:tcMar>
              <w:top w:w="80" w:type="dxa"/>
              <w:left w:w="120" w:type="dxa"/>
              <w:bottom w:w="80" w:type="dxa"/>
              <w:right w:w="120" w:type="dxa"/>
            </w:tcMar>
          </w:tcPr>
          <w:p w14:paraId="5A1160B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custo incremental por dia de tentativa;</w:t>
            </w:r>
          </w:p>
        </w:tc>
      </w:tr>
      <w:tr w:rsidR="00921ADD" w:rsidRPr="006F14C5" w14:paraId="799C2D81" w14:textId="77777777" w:rsidTr="00B86813">
        <w:trPr>
          <w:cantSplit/>
        </w:trPr>
        <w:tc>
          <w:tcPr>
            <w:tcW w:w="8334" w:type="dxa"/>
            <w:shd w:val="clear" w:color="auto" w:fill="F3F4F6"/>
            <w:tcMar>
              <w:top w:w="80" w:type="dxa"/>
              <w:left w:w="120" w:type="dxa"/>
              <w:bottom w:w="80" w:type="dxa"/>
              <w:right w:w="120" w:type="dxa"/>
            </w:tcMar>
          </w:tcPr>
          <w:p w14:paraId="484E298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disponibilidade de ferramentas e serviços de pescaria;</w:t>
            </w:r>
          </w:p>
        </w:tc>
      </w:tr>
      <w:tr w:rsidR="00921ADD" w:rsidRPr="006F14C5" w14:paraId="1DE89810" w14:textId="77777777" w:rsidTr="00B86813">
        <w:trPr>
          <w:cantSplit/>
        </w:trPr>
        <w:tc>
          <w:tcPr>
            <w:tcW w:w="8334" w:type="dxa"/>
            <w:shd w:val="clear" w:color="auto" w:fill="F3F4F6"/>
            <w:tcMar>
              <w:top w:w="80" w:type="dxa"/>
              <w:left w:w="120" w:type="dxa"/>
              <w:bottom w:w="80" w:type="dxa"/>
              <w:right w:w="120" w:type="dxa"/>
            </w:tcMar>
          </w:tcPr>
          <w:p w14:paraId="778AABA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impacto estimado de um eventual sidetrack no cronograma do poço e da campanha.</w:t>
            </w:r>
          </w:p>
        </w:tc>
      </w:tr>
      <w:tr w:rsidR="00921ADD" w:rsidRPr="006F14C5" w14:paraId="4CA22D34" w14:textId="77777777" w:rsidTr="00B86813">
        <w:trPr>
          <w:cantSplit/>
        </w:trPr>
        <w:tc>
          <w:tcPr>
            <w:tcW w:w="8334" w:type="dxa"/>
            <w:shd w:val="clear" w:color="auto" w:fill="F3F4F6"/>
            <w:tcMar>
              <w:top w:w="80" w:type="dxa"/>
              <w:left w:w="120" w:type="dxa"/>
              <w:bottom w:w="80" w:type="dxa"/>
              <w:right w:w="120" w:type="dxa"/>
            </w:tcMar>
          </w:tcPr>
          <w:p w14:paraId="7F1E68AA"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7E4C210C" w14:textId="77777777" w:rsidTr="00B86813">
        <w:trPr>
          <w:cantSplit/>
        </w:trPr>
        <w:tc>
          <w:tcPr>
            <w:tcW w:w="8334" w:type="dxa"/>
            <w:shd w:val="clear" w:color="auto" w:fill="F3F4F6"/>
            <w:tcMar>
              <w:top w:w="80" w:type="dxa"/>
              <w:left w:w="120" w:type="dxa"/>
              <w:bottom w:w="80" w:type="dxa"/>
              <w:right w:w="120" w:type="dxa"/>
            </w:tcMar>
          </w:tcPr>
          <w:p w14:paraId="04AD1004"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DADOS AUSENTES QUE PODEM ALTERAR A CONCLUSÃO</w:t>
            </w:r>
          </w:p>
        </w:tc>
      </w:tr>
      <w:tr w:rsidR="00921ADD" w:rsidRPr="006F14C5" w14:paraId="1DA5B9CE" w14:textId="77777777" w:rsidTr="00B86813">
        <w:trPr>
          <w:cantSplit/>
        </w:trPr>
        <w:tc>
          <w:tcPr>
            <w:tcW w:w="8334" w:type="dxa"/>
            <w:shd w:val="clear" w:color="auto" w:fill="F3F4F6"/>
            <w:tcMar>
              <w:top w:w="80" w:type="dxa"/>
              <w:left w:w="120" w:type="dxa"/>
              <w:bottom w:w="80" w:type="dxa"/>
              <w:right w:w="120" w:type="dxa"/>
            </w:tcMar>
          </w:tcPr>
          <w:p w14:paraId="499CC105"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Para uma projeção completa de custo, prazo e probabilidade de sucesso, ainda são necessários:</w:t>
            </w:r>
          </w:p>
        </w:tc>
      </w:tr>
      <w:tr w:rsidR="00921ADD" w:rsidRPr="006F14C5" w14:paraId="1BB05E31" w14:textId="77777777" w:rsidTr="00B86813">
        <w:trPr>
          <w:cantSplit/>
        </w:trPr>
        <w:tc>
          <w:tcPr>
            <w:tcW w:w="8334" w:type="dxa"/>
            <w:shd w:val="clear" w:color="auto" w:fill="F3F4F6"/>
            <w:tcMar>
              <w:top w:w="80" w:type="dxa"/>
              <w:left w:w="120" w:type="dxa"/>
              <w:bottom w:w="80" w:type="dxa"/>
              <w:right w:w="120" w:type="dxa"/>
            </w:tcMar>
          </w:tcPr>
          <w:p w14:paraId="79D5D74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diagnóstico confirmado do mecanismo de prisão;</w:t>
            </w:r>
          </w:p>
        </w:tc>
      </w:tr>
      <w:tr w:rsidR="00921ADD" w:rsidRPr="006F14C5" w14:paraId="00823B3A" w14:textId="77777777" w:rsidTr="00B86813">
        <w:trPr>
          <w:cantSplit/>
        </w:trPr>
        <w:tc>
          <w:tcPr>
            <w:tcW w:w="8334" w:type="dxa"/>
            <w:shd w:val="clear" w:color="auto" w:fill="F3F4F6"/>
            <w:tcMar>
              <w:top w:w="80" w:type="dxa"/>
              <w:left w:w="120" w:type="dxa"/>
              <w:bottom w:w="80" w:type="dxa"/>
              <w:right w:w="120" w:type="dxa"/>
            </w:tcMar>
          </w:tcPr>
          <w:p w14:paraId="581A357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profundidade e configuração exata do BHA;</w:t>
            </w:r>
          </w:p>
        </w:tc>
      </w:tr>
      <w:tr w:rsidR="00921ADD" w:rsidRPr="006F14C5" w14:paraId="2F663558" w14:textId="77777777" w:rsidTr="00B86813">
        <w:trPr>
          <w:cantSplit/>
        </w:trPr>
        <w:tc>
          <w:tcPr>
            <w:tcW w:w="8334" w:type="dxa"/>
            <w:shd w:val="clear" w:color="auto" w:fill="F3F4F6"/>
            <w:tcMar>
              <w:top w:w="80" w:type="dxa"/>
              <w:left w:w="120" w:type="dxa"/>
              <w:bottom w:w="80" w:type="dxa"/>
              <w:right w:w="120" w:type="dxa"/>
            </w:tcMar>
          </w:tcPr>
          <w:p w14:paraId="1F26D28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condição de circulação e retornos;</w:t>
            </w:r>
          </w:p>
        </w:tc>
      </w:tr>
      <w:tr w:rsidR="00921ADD" w:rsidRPr="006F14C5" w14:paraId="072596A6" w14:textId="77777777" w:rsidTr="00B86813">
        <w:trPr>
          <w:cantSplit/>
        </w:trPr>
        <w:tc>
          <w:tcPr>
            <w:tcW w:w="8334" w:type="dxa"/>
            <w:shd w:val="clear" w:color="auto" w:fill="F3F4F6"/>
            <w:tcMar>
              <w:top w:w="80" w:type="dxa"/>
              <w:left w:w="120" w:type="dxa"/>
              <w:bottom w:w="80" w:type="dxa"/>
              <w:right w:w="120" w:type="dxa"/>
            </w:tcMar>
          </w:tcPr>
          <w:p w14:paraId="7F1942D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dados de torque, arraste, peso aplicado e pressão de bombeio;</w:t>
            </w:r>
          </w:p>
        </w:tc>
      </w:tr>
      <w:tr w:rsidR="00921ADD" w:rsidRPr="006F14C5" w14:paraId="517C7BFC" w14:textId="77777777" w:rsidTr="00B86813">
        <w:trPr>
          <w:cantSplit/>
        </w:trPr>
        <w:tc>
          <w:tcPr>
            <w:tcW w:w="8334" w:type="dxa"/>
            <w:shd w:val="clear" w:color="auto" w:fill="F3F4F6"/>
            <w:tcMar>
              <w:top w:w="80" w:type="dxa"/>
              <w:left w:w="120" w:type="dxa"/>
              <w:bottom w:w="80" w:type="dxa"/>
              <w:right w:w="120" w:type="dxa"/>
            </w:tcMar>
          </w:tcPr>
          <w:p w14:paraId="48110F1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condição do fluido de perfuração e histórico recente de parâmetros;</w:t>
            </w:r>
          </w:p>
        </w:tc>
      </w:tr>
      <w:tr w:rsidR="00921ADD" w:rsidRPr="006F14C5" w14:paraId="25838D35" w14:textId="77777777" w:rsidTr="00B86813">
        <w:trPr>
          <w:cantSplit/>
        </w:trPr>
        <w:tc>
          <w:tcPr>
            <w:tcW w:w="8334" w:type="dxa"/>
            <w:shd w:val="clear" w:color="auto" w:fill="F3F4F6"/>
            <w:tcMar>
              <w:top w:w="80" w:type="dxa"/>
              <w:left w:w="120" w:type="dxa"/>
              <w:bottom w:w="80" w:type="dxa"/>
              <w:right w:w="120" w:type="dxa"/>
            </w:tcMar>
          </w:tcPr>
          <w:p w14:paraId="2FAD46D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janela operacional disponível para continuidade das tentativas;</w:t>
            </w:r>
          </w:p>
        </w:tc>
      </w:tr>
      <w:tr w:rsidR="00921ADD" w:rsidRPr="006F14C5" w14:paraId="4DC6E287" w14:textId="77777777" w:rsidTr="00B86813">
        <w:trPr>
          <w:cantSplit/>
        </w:trPr>
        <w:tc>
          <w:tcPr>
            <w:tcW w:w="8334" w:type="dxa"/>
            <w:shd w:val="clear" w:color="auto" w:fill="F3F4F6"/>
            <w:tcMar>
              <w:top w:w="80" w:type="dxa"/>
              <w:left w:w="120" w:type="dxa"/>
              <w:bottom w:w="80" w:type="dxa"/>
              <w:right w:w="120" w:type="dxa"/>
            </w:tcMar>
          </w:tcPr>
          <w:p w14:paraId="42CD01B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disponibilidade de ferramentas de pescaria e de especialistas offshore;</w:t>
            </w:r>
          </w:p>
        </w:tc>
      </w:tr>
      <w:tr w:rsidR="00921ADD" w:rsidRPr="006F14C5" w14:paraId="659F0994" w14:textId="77777777" w:rsidTr="00B86813">
        <w:trPr>
          <w:cantSplit/>
        </w:trPr>
        <w:tc>
          <w:tcPr>
            <w:tcW w:w="8334" w:type="dxa"/>
            <w:shd w:val="clear" w:color="auto" w:fill="F3F4F6"/>
            <w:tcMar>
              <w:top w:w="80" w:type="dxa"/>
              <w:left w:w="120" w:type="dxa"/>
              <w:bottom w:w="80" w:type="dxa"/>
              <w:right w:w="120" w:type="dxa"/>
            </w:tcMar>
          </w:tcPr>
          <w:p w14:paraId="61ED3F3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tempo estimado para mobilização de recursos adicionais;</w:t>
            </w:r>
          </w:p>
        </w:tc>
      </w:tr>
      <w:tr w:rsidR="00921ADD" w:rsidRPr="006F14C5" w14:paraId="17B20238" w14:textId="77777777" w:rsidTr="00B86813">
        <w:trPr>
          <w:cantSplit/>
        </w:trPr>
        <w:tc>
          <w:tcPr>
            <w:tcW w:w="8334" w:type="dxa"/>
            <w:shd w:val="clear" w:color="auto" w:fill="F3F4F6"/>
            <w:tcMar>
              <w:top w:w="80" w:type="dxa"/>
              <w:left w:w="120" w:type="dxa"/>
              <w:bottom w:w="80" w:type="dxa"/>
              <w:right w:w="120" w:type="dxa"/>
            </w:tcMar>
          </w:tcPr>
          <w:p w14:paraId="213F627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custo de serviços, materiais e ferramentas de contingência;</w:t>
            </w:r>
          </w:p>
        </w:tc>
      </w:tr>
      <w:tr w:rsidR="00921ADD" w:rsidRPr="006F14C5" w14:paraId="1B0F4DD6" w14:textId="77777777" w:rsidTr="00B86813">
        <w:trPr>
          <w:cantSplit/>
        </w:trPr>
        <w:tc>
          <w:tcPr>
            <w:tcW w:w="8334" w:type="dxa"/>
            <w:shd w:val="clear" w:color="auto" w:fill="F3F4F6"/>
            <w:tcMar>
              <w:top w:w="80" w:type="dxa"/>
              <w:left w:w="120" w:type="dxa"/>
              <w:bottom w:w="80" w:type="dxa"/>
              <w:right w:w="120" w:type="dxa"/>
            </w:tcMar>
          </w:tcPr>
          <w:p w14:paraId="230BE9A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estimativa de duração e custo de um eventual sidetrack;</w:t>
            </w:r>
          </w:p>
        </w:tc>
      </w:tr>
      <w:tr w:rsidR="00921ADD" w:rsidRPr="006F14C5" w14:paraId="2236052F" w14:textId="77777777" w:rsidTr="00B86813">
        <w:trPr>
          <w:cantSplit/>
        </w:trPr>
        <w:tc>
          <w:tcPr>
            <w:tcW w:w="8334" w:type="dxa"/>
            <w:shd w:val="clear" w:color="auto" w:fill="F3F4F6"/>
            <w:tcMar>
              <w:top w:w="80" w:type="dxa"/>
              <w:left w:w="120" w:type="dxa"/>
              <w:bottom w:w="80" w:type="dxa"/>
              <w:right w:w="120" w:type="dxa"/>
            </w:tcMar>
          </w:tcPr>
          <w:p w14:paraId="3529DDF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impactos no cronograma integrado da campanha de perfuração.</w:t>
            </w:r>
          </w:p>
        </w:tc>
      </w:tr>
      <w:tr w:rsidR="00921ADD" w:rsidRPr="006F14C5" w14:paraId="5B2688AA" w14:textId="77777777" w:rsidTr="00B86813">
        <w:trPr>
          <w:cantSplit/>
        </w:trPr>
        <w:tc>
          <w:tcPr>
            <w:tcW w:w="8334" w:type="dxa"/>
            <w:shd w:val="clear" w:color="auto" w:fill="F3F4F6"/>
            <w:tcMar>
              <w:top w:w="80" w:type="dxa"/>
              <w:left w:w="120" w:type="dxa"/>
              <w:bottom w:w="80" w:type="dxa"/>
              <w:right w:w="120" w:type="dxa"/>
            </w:tcMar>
          </w:tcPr>
          <w:p w14:paraId="0D71A07D" w14:textId="77777777" w:rsidR="00921ADD" w:rsidRPr="006F14C5" w:rsidRDefault="00921ADD" w:rsidP="002A29C2">
            <w:pPr>
              <w:pStyle w:val="SemEspaamento"/>
              <w:spacing w:after="20" w:line="204" w:lineRule="exact"/>
              <w:ind w:left="876"/>
              <w:rPr>
                <w:rFonts w:eastAsia="MS Mincho"/>
                <w:sz w:val="18"/>
                <w:szCs w:val="24"/>
                <w:lang w:val="pt-BR"/>
              </w:rPr>
            </w:pPr>
          </w:p>
        </w:tc>
      </w:tr>
      <w:tr w:rsidR="00921ADD" w:rsidRPr="006F14C5" w14:paraId="2820FF2E" w14:textId="77777777" w:rsidTr="00B86813">
        <w:trPr>
          <w:cantSplit/>
        </w:trPr>
        <w:tc>
          <w:tcPr>
            <w:tcW w:w="8334" w:type="dxa"/>
            <w:shd w:val="clear" w:color="auto" w:fill="F3F4F6"/>
            <w:tcMar>
              <w:top w:w="80" w:type="dxa"/>
              <w:left w:w="120" w:type="dxa"/>
              <w:bottom w:w="80" w:type="dxa"/>
              <w:right w:w="120" w:type="dxa"/>
            </w:tcMar>
          </w:tcPr>
          <w:p w14:paraId="7055D6DE"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b/>
                <w:bCs/>
                <w:sz w:val="18"/>
                <w:szCs w:val="24"/>
                <w:lang w:val="pt-BR"/>
              </w:rPr>
              <w:t>Mensagem executiva:</w:t>
            </w:r>
            <w:r>
              <w:rPr>
                <w:rFonts w:eastAsia="DejaVu Serif"/>
                <w:sz w:val="18"/>
                <w:szCs w:val="24"/>
                <w:lang w:val="pt-BR"/>
              </w:rPr>
              <w:t xml:space="preserve"> o evento permanece em mitigação, com custo direto acumulado de R$ 5,25 milhões. A prioridade é maximizar a probabilidade de recuperação segura da coluna dentro de uma janela técnica e econômica claramente definida, evitando que tentativas prolongadas elevem a exposição financeira e aumentem o risco de migração para uma contingência de maior prazo e custo.</w:t>
            </w:r>
          </w:p>
        </w:tc>
      </w:tr>
    </w:tbl>
    <w:p w14:paraId="14EA5D5B" w14:textId="77777777" w:rsidR="00921ADD" w:rsidRPr="006F14C5" w:rsidRDefault="007023C5" w:rsidP="00B23895">
      <w:pPr>
        <w:pStyle w:val="Ttulo4"/>
      </w:pPr>
      <w:r>
        <w:rPr>
          <w:rStyle w:val="MdStrong"/>
          <w:b/>
          <w:bCs/>
        </w:rPr>
        <w:t>Benefícios potenciais da IA</w:t>
      </w:r>
    </w:p>
    <w:p w14:paraId="7E0C3722" w14:textId="77777777" w:rsidR="00921ADD" w:rsidRPr="006F14C5" w:rsidRDefault="007023C5" w:rsidP="001122D4">
      <w:pPr>
        <w:rPr>
          <w:rFonts w:eastAsia="DejaVu Serif"/>
          <w:color w:val="263238"/>
        </w:rPr>
      </w:pPr>
      <w:r>
        <w:rPr>
          <w:rFonts w:eastAsia="DejaVu Serif"/>
          <w:color w:val="263238"/>
        </w:rPr>
        <w:t xml:space="preserve">No caso de prisão de coluna durante a perfuração offshore, o principal ganho da IA é a velocidade de transformação de dados operacionais dispersos em uma comunicação executiva objetiva. Em um evento crítico, a equipe de perfuração precisa simultaneamente atuar na mitigação técnica, atualizar a gestão, registrar evidências e avaliar impacto financeiro. Tradicionalmente, a elaboração de um relatório para diretoria depende de coleta manual de informações entre sonda, engenharia de perfuração, planejamento e contratos, o que pode atrasar a comunicação ou produzir relatórios excessivamente técnicos e pouco adequados </w:t>
      </w:r>
      <w:del w:id="10346" w:author="Revisão editorial" w:date="2026-10-25T12:00:00Z">
        <w:r>
          <w:rPr>
            <w:rFonts w:eastAsia="DejaVu Serif"/>
            <w:color w:val="263238"/>
          </w:rPr>
          <w:delText xml:space="preserve">para</w:delText>
        </w:r>
      </w:del>
      <w:ins w:id="10347" w:author="Revisão editorial" w:date="2026-10-25T12:00:00Z">
        <w:r>
          <w:rPr>
            <w:rFonts w:eastAsia="DejaVu Serif"/>
            <w:color w:val="263238"/>
          </w:rPr>
          <w:t xml:space="preserve">à</w:t>
        </w:r>
      </w:ins>
      <w:r>
        <w:rPr>
          <w:rFonts w:eastAsia="DejaVu Serif"/>
          <w:color w:val="263238"/>
        </w:rPr>
        <w:t xml:space="preserve"> tomada de decisão.</w:t>
      </w:r>
    </w:p>
    <w:p w14:paraId="35AC13B4" w14:textId="77777777" w:rsidR="00921ADD" w:rsidRPr="006F14C5" w:rsidRDefault="007023C5">
      <w:r>
        <w:rPr>
          <w:rFonts w:eastAsia="DejaVu Serif"/>
          <w:color w:val="263238"/>
        </w:rPr>
        <w:t xml:space="preserve">A IA permite </w:t>
      </w:r>
      <w:del w:id="10348" w:author="Revisão editorial" w:date="2026-10-25T12:00:00Z">
        <w:r>
          <w:rPr>
            <w:rFonts w:eastAsia="DejaVu Serif"/>
            <w:color w:val="263238"/>
          </w:rPr>
          <w:delText xml:space="preserve">calcular</w:delText>
        </w:r>
      </w:del>
      <w:ins w:id="10349" w:author="Revisão editorial" w:date="2026-10-25T12:00:00Z">
        <w:r>
          <w:rPr>
            <w:rFonts w:eastAsia="DejaVu Serif"/>
            <w:color w:val="263238"/>
          </w:rPr>
          <w:t xml:space="preserve">obter</w:t>
        </w:r>
      </w:ins>
      <w:r>
        <w:rPr>
          <w:rFonts w:eastAsia="DejaVu Serif"/>
          <w:color w:val="263238"/>
        </w:rPr>
        <w:t xml:space="preserve"> </w:t>
      </w:r>
      <w:del w:id="10350" w:author="Revisão editorial" w:date="2026-10-25T12:00:00Z">
        <w:r>
          <w:rPr>
            <w:rFonts w:eastAsia="DejaVu Serif"/>
            <w:color w:val="263238"/>
          </w:rPr>
          <w:delText xml:space="preserve">imediatamente</w:delText>
        </w:r>
      </w:del>
      <w:ins w:id="10351" w:author="Revisão editorial" w:date="2026-10-25T12:00:00Z">
        <w:r>
          <w:rPr>
            <w:rFonts w:eastAsia="DejaVu Serif"/>
            <w:color w:val="263238"/>
          </w:rPr>
          <w:t xml:space="preserve">rapidamente</w:t>
        </w:r>
      </w:ins>
      <w:r>
        <w:rPr>
          <w:rFonts w:eastAsia="DejaVu Serif"/>
          <w:color w:val="263238"/>
        </w:rPr>
        <w:t xml:space="preserve"> </w:t>
      </w:r>
      <w:del w:id="10352" w:author="Revisão editorial" w:date="2026-10-25T12:00:00Z">
        <w:r>
          <w:rPr>
            <w:rFonts w:eastAsia="DejaVu Serif"/>
            <w:color w:val="263238"/>
          </w:rPr>
          <w:delText xml:space="preserve">a</w:delText>
        </w:r>
      </w:del>
      <w:ins w:id="10353" w:author="Revisão editorial" w:date="2026-10-25T12:00:00Z">
        <w:r>
          <w:rPr>
            <w:rFonts w:eastAsia="DejaVu Serif"/>
            <w:color w:val="263238"/>
          </w:rPr>
          <w:t xml:space="preserve">uma primeira estimativa da</w:t>
        </w:r>
      </w:ins>
      <w:r>
        <w:rPr>
          <w:rFonts w:eastAsia="DejaVu Serif"/>
          <w:color w:val="263238"/>
        </w:rPr>
        <w:t xml:space="preserve"> exposição financeira direta do NPT</w:t>
      </w:r>
      <w:ins w:id="10354" w:author="Revisão editorial" w:date="2026-10-25T12:00:00Z">
        <w:r>
          <w:rPr>
            <w:rFonts w:eastAsia="DejaVu Serif"/>
            <w:color w:val="263238"/>
          </w:rPr>
          <w:t xml:space="preserve"> (que deve ser conferida em planilha)</w:t>
        </w:r>
      </w:ins>
      <w:r>
        <w:rPr>
          <w:rFonts w:eastAsia="DejaVu Serif"/>
          <w:color w:val="263238"/>
        </w:rPr>
        <w:t xml:space="preserve">, projetar cenários lineares de custo por dia adicional e traduzir as ações de campo</w:t>
      </w:r>
      <w:del w:id="10355" w:author="Revisão editorial" w:date="2026-10-25T12:00:00Z">
        <w:r>
          <w:rPr>
            <w:rFonts w:eastAsia="DejaVu Serif"/>
            <w:color w:val="263238"/>
          </w:rPr>
          <w:delText xml:space="preserve"> -</w:delText>
        </w:r>
      </w:del>
      <w:ins w:id="10356" w:author="Revisão editorial" w:date="2026-10-25T12:00:00Z">
        <w:r>
          <w:rPr>
            <w:rFonts w:eastAsia="DejaVu Serif"/>
            <w:color w:val="263238"/>
          </w:rPr>
          <w:t xml:space="preserve">,</w:t>
        </w:r>
      </w:ins>
      <w:r>
        <w:rPr>
          <w:rFonts w:eastAsia="DejaVu Serif"/>
          <w:color w:val="263238"/>
        </w:rPr>
        <w:t xml:space="preserve"> como jarring e circulação de pílula lubrificante</w:t>
      </w:r>
      <w:del w:id="10357" w:author="Revisão editorial" w:date="2026-10-25T12:00:00Z">
        <w:r>
          <w:rPr>
            <w:rFonts w:eastAsia="DejaVu Serif"/>
            <w:color w:val="263238"/>
          </w:rPr>
          <w:delText xml:space="preserve"> -</w:delText>
        </w:r>
      </w:del>
      <w:ins w:id="10358" w:author="Revisão editorial" w:date="2026-10-25T12:00:00Z">
        <w:r>
          <w:rPr>
            <w:rFonts w:eastAsia="DejaVu Serif"/>
            <w:color w:val="263238"/>
          </w:rPr>
          <w:t xml:space="preserve">,</w:t>
        </w:r>
      </w:ins>
      <w:r>
        <w:rPr>
          <w:rFonts w:eastAsia="DejaVu Serif"/>
          <w:color w:val="263238"/>
        </w:rPr>
        <w:t xml:space="preserve"> em linguagem executiva. Isso aumenta a capacidade da gestão de visualizar rapidamente a criticidade do evento, estabelecer limites de decisão entre tentativa de recuperação, pescaria ou sidetrack e avaliar o custo de prolongar determinadas estratégias operacionais.</w:t>
      </w:r>
    </w:p>
    <w:p w14:paraId="257CC013" w14:textId="77777777" w:rsidR="00921ADD" w:rsidRPr="006F14C5" w:rsidRDefault="007023C5">
      <w:r>
        <w:rPr>
          <w:rFonts w:eastAsia="DejaVu Serif"/>
          <w:color w:val="263238"/>
        </w:rPr>
        <w:t xml:space="preserve">Outro ganho importante é a padronização da comunicação de crise. Com apoio da IA, o </w:t>
      </w:r>
      <w:r>
        <w:rPr>
          <w:rFonts w:eastAsia="DejaVu Serif"/>
          <w:i/>
          <w:iCs/>
          <w:color w:val="263238"/>
        </w:rPr>
        <w:t>Flash Report</w:t>
      </w:r>
      <w:r>
        <w:rPr>
          <w:rFonts w:eastAsia="DejaVu Serif"/>
          <w:color w:val="263238"/>
        </w:rPr>
        <w:t xml:space="preserve"> pode manter uma estrutura consistente entre diferentes ocorrências, sempre separando fatos confirmados, hipóteses técnicas, riscos operacionais e decisões pendentes. Esse padrão pode reduzir ruídos entre operação offshore, diretoria, parceiros e áreas financeiras, além de criar uma trilha documental mais organizada para análises posteriores de desempenho, lições aprendidas, disputas contratuais ou revisão de procedimentos de perfuração.</w:t>
      </w:r>
    </w:p>
    <w:p w14:paraId="4E29624A" w14:textId="77777777" w:rsidR="007761E2" w:rsidRPr="006F14C5" w:rsidRDefault="007023C5" w:rsidP="007761E2">
      <w:pPr>
        <w:rPr>
          <w:rFonts w:eastAsia="DejaVu Serif"/>
          <w:color w:val="263238"/>
        </w:rPr>
      </w:pPr>
      <w:r>
        <w:rPr>
          <w:rFonts w:eastAsia="DejaVu Serif"/>
          <w:color w:val="263238"/>
        </w:rPr>
        <w:t xml:space="preserve">Da resposta operacional em perfuração, o capítulo retorna à preparação de uma decisão de investimento. No setor de mineração, o desafio passa a ser transformar </w:t>
        <w:lastRenderedPageBreak/>
        <w:t>uma alteração técnica e regulatória relevante em justificativa verificável para o Comitê FID.</w:t>
      </w:r>
    </w:p>
    <w:p w14:paraId="3DE17105" w14:textId="77777777" w:rsidR="00921ADD" w:rsidRPr="006F14C5" w:rsidRDefault="007023C5" w:rsidP="00FE6E33">
      <w:pPr>
        <w:pStyle w:val="Ttulo3"/>
      </w:pPr>
      <w:bookmarkStart w:id="227" w:name="__RefHeading___Toc10614_3485589216"/>
      <w:bookmarkStart w:id="228" w:name="_Toc236076026"/>
      <w:bookmarkStart w:id="229" w:name="_Toc236516901"/>
      <w:bookmarkEnd w:id="227"/>
      <w:r>
        <w:t xml:space="preserve">Prompt 6.3</w:t>
      </w:r>
      <w:del w:id="10359" w:author="Revisão editorial" w:date="2026-10-25T12:00:00Z">
        <w:r>
          <w:delText xml:space="preserve"> -</w:delText>
        </w:r>
      </w:del>
      <w:ins w:id="10360" w:author="Revisão editorial" w:date="2026-10-25T12:00:00Z">
        <w:r>
          <w:t xml:space="preserve">:</w:t>
        </w:r>
      </w:ins>
      <w:r>
        <w:t xml:space="preserve"> Mineração / FEL 3 (Justificativa de Aumento de CAPEX para Comitê FID)</w:t>
      </w:r>
      <w:bookmarkEnd w:id="228"/>
      <w:bookmarkEnd w:id="229"/>
    </w:p>
    <w:p w14:paraId="0CB997AC" w14:textId="77777777" w:rsidR="00921ADD" w:rsidRPr="006F14C5" w:rsidRDefault="007023C5">
      <w:pPr>
        <w:ind w:firstLine="0"/>
        <w:rPr>
          <w:rFonts w:eastAsia="DejaVu Serif"/>
          <w:bCs/>
        </w:rPr>
      </w:pPr>
      <w:r>
        <w:rPr>
          <w:rFonts w:eastAsia="DejaVu Serif"/>
          <w:b/>
        </w:rPr>
        <w:t>Contexto de aplicação</w:t>
      </w:r>
      <w:r>
        <w:rPr>
          <w:rFonts w:eastAsia="DejaVu Serif"/>
          <w:bCs/>
        </w:rPr>
        <w:t>: Um projeto de mina de ferro está em fase FEL 3, a 3 meses do FID (Decisão Final de Investimento). A equipe de engenharia identificou que o CAPEX da barragem de rejeitos precisará ser aumentado em 35% (de R$ 1,4 Bilhão para R$ 1,89 Bilhão) devido à revisão do estudo geotécnico que recomendou a substituição do método a montante pelo método a jusante. A alteração deve ser tratada como medida de redução de risco e de atendimento aos requisitos aplicáveis à segurança de barragens, sujeita à validação técnica, documental e regulatória, incluindo a Resolução ANM nº 95/2022.</w:t>
      </w:r>
    </w:p>
    <w:p w14:paraId="46FC6691" w14:textId="77777777" w:rsidR="001122D4" w:rsidRPr="006F14C5" w:rsidRDefault="001122D4">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59EA593F" w14:textId="77777777" w:rsidTr="003C08D6">
        <w:trPr>
          <w:cantSplit/>
        </w:trPr>
        <w:tc>
          <w:tcPr>
            <w:tcW w:w="8334" w:type="dxa"/>
            <w:shd w:val="clear" w:color="auto" w:fill="F3F4F6"/>
            <w:tcMar>
              <w:top w:w="80" w:type="dxa"/>
              <w:left w:w="120" w:type="dxa"/>
              <w:bottom w:w="80" w:type="dxa"/>
              <w:right w:w="120" w:type="dxa"/>
            </w:tcMar>
          </w:tcPr>
          <w:p w14:paraId="589D8FAB" w14:textId="77777777" w:rsidR="003C08D6" w:rsidRDefault="007023C5" w:rsidP="001122D4">
            <w:pPr>
              <w:pStyle w:val="SemEspaamento"/>
              <w:spacing w:after="20" w:line="204" w:lineRule="exact"/>
              <w:rPr>
                <w:rFonts w:eastAsia="DejaVu Serif"/>
                <w:b/>
                <w:bCs/>
                <w:color w:val="auto"/>
                <w:sz w:val="18"/>
                <w:szCs w:val="20"/>
                <w:lang w:val="pt-BR"/>
              </w:rPr>
            </w:pPr>
            <w:r>
              <w:rPr>
                <w:rFonts w:eastAsia="DejaVu Serif"/>
                <w:b/>
                <w:bCs/>
                <w:color w:val="auto"/>
                <w:sz w:val="18"/>
                <w:szCs w:val="20"/>
                <w:lang w:val="pt-BR"/>
              </w:rPr>
              <w:t>[PAPEL]</w:t>
            </w:r>
          </w:p>
          <w:p w14:paraId="5BF7B4A5" w14:textId="433EBB20"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Atue como um Diretor de Projetos de Capital (CAPEX) especializado no setor de Mineração e profunda </w:t>
            </w:r>
            <w:r>
              <w:rPr>
                <w:rFonts w:eastAsia="DejaVu Serif"/>
                <w:i/>
                <w:iCs/>
                <w:color w:val="auto"/>
                <w:sz w:val="18"/>
                <w:szCs w:val="20"/>
                <w:lang w:val="pt-BR"/>
              </w:rPr>
              <w:t>expertise</w:t>
            </w:r>
            <w:r>
              <w:rPr>
                <w:rFonts w:eastAsia="DejaVu Serif"/>
                <w:color w:val="auto"/>
                <w:sz w:val="18"/>
                <w:szCs w:val="20"/>
                <w:lang w:val="pt-BR"/>
              </w:rPr>
              <w:t xml:space="preserve"> em governança corporativa e normas de segurança de barragens.</w:t>
            </w:r>
          </w:p>
          <w:p w14:paraId="48DA1454"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br/>
            </w:r>
            <w:r>
              <w:rPr>
                <w:rFonts w:eastAsia="DejaVu Serif"/>
                <w:b/>
                <w:bCs/>
                <w:color w:val="auto"/>
                <w:sz w:val="18"/>
                <w:szCs w:val="20"/>
                <w:lang w:val="pt-BR"/>
              </w:rPr>
              <w:t>[CONTEXTO]</w:t>
            </w:r>
            <w:r>
              <w:rPr>
                <w:rFonts w:eastAsia="DejaVu Serif"/>
                <w:color w:val="auto"/>
                <w:sz w:val="18"/>
                <w:szCs w:val="20"/>
                <w:lang w:val="pt-BR"/>
              </w:rPr>
              <w:br/>
              <w:t>Nosso projeto de minério de ferro está na fase FEL 3, prestes a passar pelo portão do FID. Os estudos geotécnicos finais indicaram a necessidade de alterar o projeto da barragem de rejeitos do método a montante para o método a jusante. Essa mudança decorre da recomendação geotécnica e deve ser tratada como medida de redução de risco e de atendimento aos requisitos aplicáveis, sujeita à validação técnica, documental e regulatória, incluindo a Resolução ANM nº 95/2022. O impacto direto é um aumento de 35% no CAPEX específico da barragem, saltando de R$ 1,4 Bilhão para R$ 1,89 Bilhão (acréscimo de R$ 490 Milhões). Precisamos justificar este aumento para o Conselho de Administração.</w:t>
              <w:br/>
              <w:br/>
            </w:r>
            <w:r>
              <w:rPr>
                <w:rFonts w:eastAsia="DejaVu Serif"/>
                <w:b/>
                <w:bCs/>
                <w:color w:val="auto"/>
                <w:sz w:val="18"/>
                <w:szCs w:val="20"/>
                <w:lang w:val="pt-BR"/>
              </w:rPr>
              <w:t>[TAREFA]</w:t>
            </w:r>
            <w:r>
              <w:rPr>
                <w:rFonts w:eastAsia="DejaVu Serif"/>
                <w:color w:val="auto"/>
                <w:sz w:val="18"/>
                <w:szCs w:val="20"/>
                <w:lang w:val="pt-BR"/>
              </w:rPr>
              <w:br/>
              <w:t>Elabore um Memorando de Justificativa de Variação de CAPEX focado na relação entre custo adicional, mitigação de riscos catastróficos e conformidade regulatória.</w:t>
            </w:r>
          </w:p>
          <w:p w14:paraId="714AB40D"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br/>
            </w:r>
            <w:r>
              <w:rPr>
                <w:rFonts w:eastAsia="DejaVu Serif"/>
                <w:b/>
                <w:bCs/>
                <w:color w:val="auto"/>
                <w:sz w:val="18"/>
                <w:szCs w:val="20"/>
                <w:lang w:val="pt-BR"/>
              </w:rPr>
              <w:t>[INSTRUÇÕES DE ANÁLISE E VERIFICAÇÃO]</w:t>
            </w:r>
          </w:p>
        </w:tc>
      </w:tr>
      <w:tr w:rsidR="00921ADD" w:rsidRPr="006F14C5" w14:paraId="475F584F" w14:textId="77777777" w:rsidTr="003C08D6">
        <w:trPr>
          <w:cantSplit/>
        </w:trPr>
        <w:tc>
          <w:tcPr>
            <w:tcW w:w="8334" w:type="dxa"/>
            <w:shd w:val="clear" w:color="auto" w:fill="F3F4F6"/>
            <w:tcMar>
              <w:top w:w="80" w:type="dxa"/>
              <w:left w:w="120" w:type="dxa"/>
              <w:bottom w:w="80" w:type="dxa"/>
              <w:right w:w="120" w:type="dxa"/>
            </w:tcMar>
          </w:tcPr>
          <w:p w14:paraId="0E6EAFEA"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165E2A4E" w14:textId="77777777" w:rsidTr="003C08D6">
        <w:trPr>
          <w:cantSplit/>
        </w:trPr>
        <w:tc>
          <w:tcPr>
            <w:tcW w:w="8334" w:type="dxa"/>
            <w:shd w:val="clear" w:color="auto" w:fill="F3F4F6"/>
            <w:tcMar>
              <w:top w:w="80" w:type="dxa"/>
              <w:left w:w="120" w:type="dxa"/>
              <w:bottom w:w="80" w:type="dxa"/>
              <w:right w:w="120" w:type="dxa"/>
            </w:tcMar>
          </w:tcPr>
          <w:p w14:paraId="2FCBA04C"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lastRenderedPageBreak/>
              <w:t xml:space="preserve">1. O tom deve ser firme em relação à segurança, justificando o custo não como um 'estouro de orçamento', mas como um 'investimento em resiliência e </w:t>
            </w:r>
            <w:r>
              <w:rPr>
                <w:rStyle w:val="EstiloPromptChar"/>
                <w:rFonts w:ascii="DejaVu Serif" w:eastAsia="DejaVu Serif" w:hAnsi="DejaVu Serif"/>
                <w:i/>
                <w:iCs/>
                <w:color w:val="auto"/>
                <w:sz w:val="18"/>
                <w:szCs w:val="20"/>
              </w:rPr>
              <w:t>compliance</w:t>
            </w:r>
            <w:r>
              <w:rPr>
                <w:rStyle w:val="EstiloPromptChar"/>
                <w:rFonts w:ascii="DejaVu Serif" w:eastAsia="DejaVu Serif" w:hAnsi="DejaVu Serif"/>
                <w:color w:val="auto"/>
                <w:sz w:val="18"/>
                <w:szCs w:val="20"/>
              </w:rPr>
              <w:t>'.</w:t>
            </w:r>
          </w:p>
          <w:p w14:paraId="31D15608"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2. Cite a Resolução ANM 95/2022 como referência regulatória aplicável à segurança de barragens, evitando extrapolações jurídicas não comprovadas.</w:t>
            </w:r>
          </w:p>
          <w:p w14:paraId="46DE4341"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3. Compare o custo adicional (R$ 490 Milhões) com o risco financeiro, reputacional e humano de um potencial colapso (risco catastrófico).</w:t>
            </w:r>
          </w:p>
          <w:p w14:paraId="57C6DFFD"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 xml:space="preserve">4. Demonstre que a identificação </w:t>
            </w:r>
            <w:del w:id="10361" w:author="Revisão editorial" w:date="2026-10-25T12:00:00Z">
              <w:r>
                <w:rPr>
                  <w:rStyle w:val="EstiloPromptChar"/>
                  <w:rFonts w:ascii="DejaVu Serif" w:eastAsia="DejaVu Serif" w:hAnsi="DejaVu Serif"/>
                  <w:color w:val="auto"/>
                  <w:sz w:val="18"/>
                  <w:szCs w:val="20"/>
                </w:rPr>
                <w:delText xml:space="preserve">desta</w:delText>
              </w:r>
            </w:del>
            <w:ins w:id="10362" w:author="Revisão editorial" w:date="2026-10-25T12:00:00Z">
              <w:r>
                <w:rPr>
                  <w:rStyle w:val="EstiloPromptChar"/>
                  <w:rFonts w:ascii="DejaVu Serif" w:eastAsia="DejaVu Serif" w:hAnsi="DejaVu Serif"/>
                  <w:color w:val="auto"/>
                  <w:sz w:val="18"/>
                  <w:szCs w:val="20"/>
                </w:rPr>
                <w:t xml:space="preserve">dessa</w:t>
              </w:r>
            </w:ins>
            <w:r>
              <w:rPr>
                <w:rStyle w:val="EstiloPromptChar"/>
                <w:rFonts w:ascii="DejaVu Serif" w:eastAsia="DejaVu Serif" w:hAnsi="DejaVu Serif"/>
                <w:color w:val="auto"/>
                <w:sz w:val="18"/>
                <w:szCs w:val="20"/>
              </w:rPr>
              <w:t xml:space="preserve"> necessidade na fase FEL 3 </w:t>
            </w:r>
            <w:del w:id="10363" w:author="Revisão editorial" w:date="2026-10-25T12:00:00Z">
              <w:r>
                <w:rPr>
                  <w:rStyle w:val="EstiloPromptChar"/>
                  <w:rFonts w:ascii="DejaVu Serif" w:eastAsia="DejaVu Serif" w:hAnsi="DejaVu Serif"/>
                  <w:color w:val="auto"/>
                  <w:sz w:val="18"/>
                  <w:szCs w:val="20"/>
                </w:rPr>
                <w:delText xml:space="preserve">demonstra</w:delText>
              </w:r>
            </w:del>
            <w:ins w:id="10364" w:author="Revisão editorial" w:date="2026-10-25T12:00:00Z">
              <w:r>
                <w:rPr>
                  <w:rStyle w:val="EstiloPromptChar"/>
                  <w:rFonts w:ascii="DejaVu Serif" w:eastAsia="DejaVu Serif" w:hAnsi="DejaVu Serif"/>
                  <w:color w:val="auto"/>
                  <w:sz w:val="18"/>
                  <w:szCs w:val="20"/>
                </w:rPr>
                <w:t xml:space="preserve">evidencia</w:t>
              </w:r>
            </w:ins>
            <w:r>
              <w:rPr>
                <w:rStyle w:val="EstiloPromptChar"/>
                <w:rFonts w:ascii="DejaVu Serif" w:eastAsia="DejaVu Serif" w:hAnsi="DejaVu Serif"/>
                <w:color w:val="auto"/>
                <w:sz w:val="18"/>
                <w:szCs w:val="20"/>
              </w:rPr>
              <w:t xml:space="preserve"> a maturidade da engenharia antes da execução.</w:t>
            </w:r>
          </w:p>
          <w:p w14:paraId="038BE2C7" w14:textId="77777777" w:rsidR="001122D4" w:rsidRPr="006F14C5" w:rsidRDefault="007023C5" w:rsidP="001122D4">
            <w:pPr>
              <w:pStyle w:val="SemEspaamento"/>
              <w:spacing w:after="20" w:line="204" w:lineRule="exact"/>
              <w:rPr>
                <w:rStyle w:val="EstiloPromptChar"/>
                <w:rFonts w:ascii="DejaVu Serif" w:eastAsia="DejaVu Serif" w:hAnsi="DejaVu Serif"/>
                <w:b/>
                <w:bCs/>
                <w:color w:val="auto"/>
                <w:sz w:val="18"/>
                <w:szCs w:val="20"/>
              </w:rPr>
            </w:pPr>
            <w:r>
              <w:rPr>
                <w:rStyle w:val="EstiloPromptChar"/>
                <w:rFonts w:ascii="DejaVu Serif" w:eastAsia="DejaVu Serif" w:hAnsi="DejaVu Serif"/>
                <w:color w:val="auto"/>
                <w:sz w:val="18"/>
                <w:szCs w:val="20"/>
              </w:rPr>
              <w:br/>
            </w:r>
            <w:r>
              <w:rPr>
                <w:rStyle w:val="EstiloPromptChar"/>
                <w:rFonts w:ascii="DejaVu Serif" w:eastAsia="DejaVu Serif" w:hAnsi="DejaVu Serif"/>
                <w:b/>
                <w:bCs/>
                <w:color w:val="auto"/>
                <w:sz w:val="18"/>
                <w:szCs w:val="20"/>
              </w:rPr>
              <w:t>[FORMATO DE SAÍDA]</w:t>
            </w:r>
          </w:p>
          <w:p w14:paraId="2887950E"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Apresente o documento no formato de Memorando Executivo:</w:t>
            </w:r>
          </w:p>
          <w:p w14:paraId="746E0CBB"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del w:id="10365" w:author="Revisão editorial" w:date="2026-10-25T12:00:00Z">
              <w:r>
                <w:rPr>
                  <w:rStyle w:val="EstiloPromptChar"/>
                  <w:rFonts w:ascii="DejaVu Serif" w:eastAsia="DejaVu Serif" w:hAnsi="DejaVu Serif"/>
                  <w:color w:val="auto"/>
                  <w:sz w:val="18"/>
                  <w:szCs w:val="20"/>
                </w:rPr>
                <w:delText xml:space="preserve">-</w:delText>
              </w:r>
            </w:del>
            <w:ins w:id="10366" w:author="Revisão editorial" w:date="2026-10-25T12:00:00Z">
              <w:r>
                <w:rPr>
                  <w:rStyle w:val="EstiloPromptChar"/>
                  <w:rFonts w:ascii="DejaVu Serif" w:eastAsia="DejaVu Serif" w:hAnsi="DejaVu Serif"/>
                  <w:color w:val="auto"/>
                  <w:sz w:val="18"/>
                  <w:szCs w:val="20"/>
                </w:rPr>
                <w:t xml:space="preserve">•</w:t>
              </w:r>
            </w:ins>
            <w:r>
              <w:rPr>
                <w:rStyle w:val="EstiloPromptChar"/>
                <w:rFonts w:ascii="DejaVu Serif" w:eastAsia="DejaVu Serif" w:hAnsi="DejaVu Serif"/>
                <w:color w:val="auto"/>
                <w:sz w:val="18"/>
                <w:szCs w:val="20"/>
              </w:rPr>
              <w:t xml:space="preserve"> PARA: Conselho de Administração / Comitê de FID</w:t>
            </w:r>
          </w:p>
          <w:p w14:paraId="3CEB492F"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del w:id="10367" w:author="Revisão editorial" w:date="2026-10-25T12:00:00Z">
              <w:r>
                <w:rPr>
                  <w:rStyle w:val="EstiloPromptChar"/>
                  <w:rFonts w:ascii="DejaVu Serif" w:eastAsia="DejaVu Serif" w:hAnsi="DejaVu Serif"/>
                  <w:color w:val="auto"/>
                  <w:sz w:val="18"/>
                  <w:szCs w:val="20"/>
                </w:rPr>
                <w:delText xml:space="preserve">-</w:delText>
              </w:r>
            </w:del>
            <w:ins w:id="10368" w:author="Revisão editorial" w:date="2026-10-25T12:00:00Z">
              <w:r>
                <w:rPr>
                  <w:rStyle w:val="EstiloPromptChar"/>
                  <w:rFonts w:ascii="DejaVu Serif" w:eastAsia="DejaVu Serif" w:hAnsi="DejaVu Serif"/>
                  <w:color w:val="auto"/>
                  <w:sz w:val="18"/>
                  <w:szCs w:val="20"/>
                </w:rPr>
                <w:t xml:space="preserve">•</w:t>
              </w:r>
            </w:ins>
            <w:r>
              <w:rPr>
                <w:rStyle w:val="EstiloPromptChar"/>
                <w:rFonts w:ascii="DejaVu Serif" w:eastAsia="DejaVu Serif" w:hAnsi="DejaVu Serif"/>
                <w:color w:val="auto"/>
                <w:sz w:val="18"/>
                <w:szCs w:val="20"/>
              </w:rPr>
              <w:t xml:space="preserve"> ASSUNTO: Justificativa de Revisão de CAPEX</w:t>
            </w:r>
            <w:del w:id="10369" w:author="Revisão editorial" w:date="2026-10-25T12:00:00Z">
              <w:r>
                <w:rPr>
                  <w:rStyle w:val="EstiloPromptChar"/>
                  <w:rFonts w:ascii="DejaVu Serif" w:eastAsia="DejaVu Serif" w:hAnsi="DejaVu Serif"/>
                  <w:color w:val="auto"/>
                  <w:sz w:val="18"/>
                  <w:szCs w:val="20"/>
                </w:rPr>
                <w:delText xml:space="preserve"> -</w:delText>
              </w:r>
            </w:del>
            <w:ins w:id="10370" w:author="Revisão editorial" w:date="2026-10-25T12:00:00Z">
              <w:r>
                <w:rPr>
                  <w:rStyle w:val="EstiloPromptChar"/>
                  <w:rFonts w:ascii="DejaVu Serif" w:eastAsia="DejaVu Serif" w:hAnsi="DejaVu Serif"/>
                  <w:color w:val="auto"/>
                  <w:sz w:val="18"/>
                  <w:szCs w:val="20"/>
                </w:rPr>
                <w:t xml:space="preserve">:</w:t>
              </w:r>
            </w:ins>
            <w:r>
              <w:rPr>
                <w:rStyle w:val="EstiloPromptChar"/>
                <w:rFonts w:ascii="DejaVu Serif" w:eastAsia="DejaVu Serif" w:hAnsi="DejaVu Serif"/>
                <w:color w:val="auto"/>
                <w:sz w:val="18"/>
                <w:szCs w:val="20"/>
              </w:rPr>
              <w:t xml:space="preserve"> Barragem de Rejeitos</w:t>
            </w:r>
          </w:p>
          <w:p w14:paraId="2963759B"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del w:id="10371" w:author="Revisão editorial" w:date="2026-10-25T12:00:00Z">
              <w:r>
                <w:rPr>
                  <w:rStyle w:val="EstiloPromptChar"/>
                  <w:rFonts w:ascii="DejaVu Serif" w:eastAsia="DejaVu Serif" w:hAnsi="DejaVu Serif"/>
                  <w:color w:val="auto"/>
                  <w:sz w:val="18"/>
                  <w:szCs w:val="20"/>
                </w:rPr>
                <w:delText xml:space="preserve">-</w:delText>
              </w:r>
            </w:del>
            <w:ins w:id="10372" w:author="Revisão editorial" w:date="2026-10-25T12:00:00Z">
              <w:r>
                <w:rPr>
                  <w:rStyle w:val="EstiloPromptChar"/>
                  <w:rFonts w:ascii="DejaVu Serif" w:eastAsia="DejaVu Serif" w:hAnsi="DejaVu Serif"/>
                  <w:color w:val="auto"/>
                  <w:sz w:val="18"/>
                  <w:szCs w:val="20"/>
                </w:rPr>
                <w:t xml:space="preserve">•</w:t>
              </w:r>
            </w:ins>
            <w:r>
              <w:rPr>
                <w:rStyle w:val="EstiloPromptChar"/>
                <w:rFonts w:ascii="DejaVu Serif" w:eastAsia="DejaVu Serif" w:hAnsi="DejaVu Serif"/>
                <w:color w:val="auto"/>
                <w:sz w:val="18"/>
                <w:szCs w:val="20"/>
              </w:rPr>
              <w:t xml:space="preserve"> 1. Contexto e Motivação Técnica.</w:t>
            </w:r>
          </w:p>
          <w:p w14:paraId="67A37381"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del w:id="10373" w:author="Revisão editorial" w:date="2026-10-25T12:00:00Z">
              <w:r>
                <w:rPr>
                  <w:rStyle w:val="EstiloPromptChar"/>
                  <w:rFonts w:ascii="DejaVu Serif" w:eastAsia="DejaVu Serif" w:hAnsi="DejaVu Serif"/>
                  <w:color w:val="auto"/>
                  <w:sz w:val="18"/>
                  <w:szCs w:val="20"/>
                </w:rPr>
                <w:delText xml:space="preserve">-</w:delText>
              </w:r>
            </w:del>
            <w:ins w:id="10374" w:author="Revisão editorial" w:date="2026-10-25T12:00:00Z">
              <w:r>
                <w:rPr>
                  <w:rStyle w:val="EstiloPromptChar"/>
                  <w:rFonts w:ascii="DejaVu Serif" w:eastAsia="DejaVu Serif" w:hAnsi="DejaVu Serif"/>
                  <w:color w:val="auto"/>
                  <w:sz w:val="18"/>
                  <w:szCs w:val="20"/>
                </w:rPr>
                <w:t xml:space="preserve">•</w:t>
              </w:r>
            </w:ins>
            <w:r>
              <w:rPr>
                <w:rStyle w:val="EstiloPromptChar"/>
                <w:rFonts w:ascii="DejaVu Serif" w:eastAsia="DejaVu Serif" w:hAnsi="DejaVu Serif"/>
                <w:color w:val="auto"/>
                <w:sz w:val="18"/>
                <w:szCs w:val="20"/>
              </w:rPr>
              <w:t xml:space="preserve"> 2. Impacto Financeiro (Valores em R$).</w:t>
            </w:r>
          </w:p>
          <w:p w14:paraId="0492FE8C"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del w:id="10375" w:author="Revisão editorial" w:date="2026-10-25T12:00:00Z">
              <w:r>
                <w:rPr>
                  <w:rStyle w:val="EstiloPromptChar"/>
                  <w:rFonts w:ascii="DejaVu Serif" w:eastAsia="DejaVu Serif" w:hAnsi="DejaVu Serif"/>
                  <w:color w:val="auto"/>
                  <w:sz w:val="18"/>
                  <w:szCs w:val="20"/>
                </w:rPr>
                <w:delText xml:space="preserve">-</w:delText>
              </w:r>
            </w:del>
            <w:ins w:id="10376" w:author="Revisão editorial" w:date="2026-10-25T12:00:00Z">
              <w:r>
                <w:rPr>
                  <w:rStyle w:val="EstiloPromptChar"/>
                  <w:rFonts w:ascii="DejaVu Serif" w:eastAsia="DejaVu Serif" w:hAnsi="DejaVu Serif"/>
                  <w:color w:val="auto"/>
                  <w:sz w:val="18"/>
                  <w:szCs w:val="20"/>
                </w:rPr>
                <w:t xml:space="preserve">•</w:t>
              </w:r>
            </w:ins>
            <w:r>
              <w:rPr>
                <w:rStyle w:val="EstiloPromptChar"/>
                <w:rFonts w:ascii="DejaVu Serif" w:eastAsia="DejaVu Serif" w:hAnsi="DejaVu Serif"/>
                <w:color w:val="auto"/>
                <w:sz w:val="18"/>
                <w:szCs w:val="20"/>
              </w:rPr>
              <w:t xml:space="preserve"> 3. Análise de Risco e </w:t>
            </w:r>
            <w:r>
              <w:rPr>
                <w:rStyle w:val="EstiloPromptChar"/>
                <w:rFonts w:ascii="DejaVu Serif" w:eastAsia="DejaVu Serif" w:hAnsi="DejaVu Serif"/>
                <w:i/>
                <w:iCs/>
                <w:color w:val="auto"/>
                <w:sz w:val="18"/>
                <w:szCs w:val="20"/>
              </w:rPr>
              <w:t xml:space="preserve">Compliance</w:t>
            </w:r>
            <w:r>
              <w:rPr>
                <w:rStyle w:val="EstiloPromptChar"/>
                <w:rFonts w:ascii="DejaVu Serif" w:eastAsia="DejaVu Serif" w:hAnsi="DejaVu Serif"/>
                <w:color w:val="auto"/>
                <w:sz w:val="18"/>
                <w:szCs w:val="20"/>
              </w:rPr>
              <w:t xml:space="preserve"> (Foco na ANM 95/2022).</w:t>
            </w:r>
          </w:p>
          <w:p w14:paraId="163BFCCE" w14:textId="77777777" w:rsidR="00921ADD" w:rsidRPr="006F14C5" w:rsidRDefault="007023C5" w:rsidP="001122D4">
            <w:pPr>
              <w:pStyle w:val="SemEspaamento"/>
              <w:spacing w:after="20" w:line="204" w:lineRule="exact"/>
              <w:rPr>
                <w:rFonts w:eastAsia="MS Mincho"/>
                <w:color w:val="auto"/>
                <w:sz w:val="18"/>
                <w:szCs w:val="20"/>
                <w:lang w:val="pt-BR"/>
              </w:rPr>
            </w:pPr>
            <w:del w:id="10377" w:author="Revisão editorial" w:date="2026-10-25T12:00:00Z">
              <w:r>
                <w:rPr>
                  <w:rStyle w:val="EstiloPromptChar"/>
                  <w:rFonts w:ascii="DejaVu Serif" w:eastAsia="DejaVu Serif" w:hAnsi="DejaVu Serif"/>
                  <w:color w:val="auto"/>
                  <w:sz w:val="18"/>
                  <w:szCs w:val="20"/>
                </w:rPr>
                <w:delText xml:space="preserve">-</w:delText>
              </w:r>
            </w:del>
            <w:ins w:id="10378" w:author="Revisão editorial" w:date="2026-10-25T12:00:00Z">
              <w:r>
                <w:rPr>
                  <w:rStyle w:val="EstiloPromptChar"/>
                  <w:rFonts w:ascii="DejaVu Serif" w:eastAsia="DejaVu Serif" w:hAnsi="DejaVu Serif"/>
                  <w:color w:val="auto"/>
                  <w:sz w:val="18"/>
                  <w:szCs w:val="20"/>
                </w:rPr>
                <w:t xml:space="preserve">•</w:t>
              </w:r>
            </w:ins>
            <w:r>
              <w:rPr>
                <w:rStyle w:val="EstiloPromptChar"/>
                <w:rFonts w:ascii="DejaVu Serif" w:eastAsia="DejaVu Serif" w:hAnsi="DejaVu Serif"/>
                <w:color w:val="auto"/>
                <w:sz w:val="18"/>
                <w:szCs w:val="20"/>
              </w:rPr>
              <w:t xml:space="preserve"> 4. Recomendação de Aprovação.</w:t>
            </w:r>
          </w:p>
        </w:tc>
      </w:tr>
    </w:tbl>
    <w:p w14:paraId="3589A00B" w14:textId="77777777" w:rsidR="00921ADD" w:rsidRPr="006F14C5" w:rsidRDefault="007023C5" w:rsidP="00B23895">
      <w:pPr>
        <w:pStyle w:val="Ttulo4"/>
      </w:pPr>
      <w:r>
        <w:t xml:space="preserve">Resultado ilustrativo de saída </w:t>
      </w:r>
      <w:del w:id="10379" w:author="Revisão editorial" w:date="2026-10-25T12:00:00Z">
        <w:r>
          <w:delText xml:space="preserve">— </w:delText>
        </w:r>
      </w:del>
      <w:ins w:id="10380" w:author="Revisão editorial" w:date="2026-10-25T12:00:00Z">
        <w:r>
          <w:t xml:space="preserve">(</w:t>
        </w:r>
      </w:ins>
      <w:r>
        <w:t xml:space="preserve">sujeito a premissas e validação</w:t>
      </w:r>
      <w:del w:id="10381" w:author="Revisão editorial" w:date="2026-10-25T12:00:00Z">
        <w:r>
          <w:delText xml:space="preserve"> —</w:delText>
        </w:r>
      </w:del>
      <w:ins w:id="10382" w:author="Revisão editorial" w:date="2026-10-25T12:00:00Z">
        <w:r>
          <w:t xml:space="preserve">):</w:t>
        </w:r>
      </w:ins>
      <w:r>
        <w:t xml:space="preserve"> resposta de LLM (ChatGPT)</w:t>
      </w:r>
    </w:p>
    <w:p w14:paraId="7BCD9830" w14:textId="77777777" w:rsidR="00921ADD"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del w:id="10383" w:author="Revisão editorial" w:date="2026-10-25T12:00:00Z">
        <w:r>
          <w:rPr>
            <w:rFonts w:eastAsia="DejaVu Serif"/>
            <w:i/>
            <w:iCs/>
            <w:color w:val="263238"/>
            <w:sz w:val="18"/>
            <w:szCs w:val="20"/>
          </w:rPr>
          <w:delText xml:space="preserve">Saída</w:delText>
        </w:r>
      </w:del>
      <w:ins w:id="10384" w:author="Revisão editorial" w:date="2026-10-25T12:00:00Z">
        <w:r>
          <w:rPr>
            <w:rFonts w:eastAsia="DejaVu Serif"/>
            <w:i/>
            <w:iCs/>
            <w:color w:val="263238"/>
            <w:sz w:val="18"/>
            <w:szCs w:val="20"/>
          </w:rPr>
          <w:t xml:space="preserve">saída</w:t>
        </w:r>
      </w:ins>
      <w:r>
        <w:rPr>
          <w:rFonts w:eastAsia="DejaVu Serif"/>
          <w:i/>
          <w:iCs/>
          <w:color w:val="263238"/>
          <w:sz w:val="18"/>
          <w:szCs w:val="20"/>
        </w:rPr>
        <w:t xml:space="preserve"> ilustrativa</w:t>
      </w:r>
      <w:ins w:id="10385" w:author="Revisão editorial" w:date="2026-10-25T12:00:00Z">
        <w:r>
          <w:rPr>
            <w:rFonts w:eastAsia="DejaVu Serif"/>
            <w:i/>
            <w:iCs/>
            <w:color w:val="263238"/>
            <w:sz w:val="18"/>
            <w:szCs w:val="20"/>
          </w:rPr>
          <w:t xml:space="preserve">,</w:t>
        </w:r>
      </w:ins>
      <w:r>
        <w:rPr>
          <w:rFonts w:eastAsia="DejaVu Serif"/>
          <w:i/>
          <w:iCs/>
          <w:color w:val="263238"/>
          <w:sz w:val="18"/>
          <w:szCs w:val="20"/>
        </w:rPr>
        <w:t xml:space="preserve"> </w:t>
      </w:r>
      <w:del w:id="10386" w:author="Revisão editorial" w:date="2026-10-25T12:00:00Z">
        <w:r>
          <w:rPr>
            <w:rFonts w:eastAsia="DejaVu Serif"/>
            <w:i/>
            <w:iCs/>
            <w:color w:val="263238"/>
            <w:sz w:val="18"/>
            <w:szCs w:val="20"/>
          </w:rPr>
          <w:delText xml:space="preserve">e disponibilizada pelo autor</w:delText>
        </w:r>
      </w:del>
      <w:ins w:id="10387" w:author="Revisão editorial" w:date="2026-10-25T12:00:00Z">
        <w:r>
          <w:rPr>
            <w:rFonts w:eastAsia="DejaVu Serif"/>
            <w:i/>
            <w:iCs/>
            <w:color w:val="263238"/>
            <w:sz w:val="18"/>
            <w:szCs w:val="20"/>
          </w:rPr>
          <w:t xml:space="preserve">reproduzida</w:t>
        </w:r>
      </w:ins>
      <w:r>
        <w:rPr>
          <w:rFonts w:eastAsia="DejaVu Serif"/>
          <w:i/>
          <w:iCs/>
          <w:color w:val="263238"/>
          <w:sz w:val="18"/>
          <w:szCs w:val="20"/>
        </w:rPr>
        <w:t xml:space="preserve"> conforme</w:t>
      </w:r>
      <w:ins w:id="10388" w:author="Revisão editorial" w:date="2026-10-25T12:00:00Z">
        <w:r>
          <w:rPr>
            <w:rFonts w:eastAsia="DejaVu Serif"/>
            <w:i/>
            <w:iCs/>
            <w:color w:val="263238"/>
            <w:sz w:val="18"/>
            <w:szCs w:val="20"/>
          </w:rPr>
          <w:t xml:space="preserve"> o</w:t>
        </w:r>
      </w:ins>
      <w:r>
        <w:rPr>
          <w:rFonts w:eastAsia="DejaVu Serif"/>
          <w:i/>
          <w:iCs/>
          <w:color w:val="263238"/>
          <w:sz w:val="18"/>
          <w:szCs w:val="20"/>
        </w:rPr>
        <w:t xml:space="preserve"> resultado do prompt</w:t>
      </w:r>
      <w:del w:id="10389" w:author="Revisão editorial" w:date="2026-10-25T12:00:00Z">
        <w:r>
          <w:rPr>
            <w:rFonts w:eastAsia="DejaVu Serif"/>
            <w:i/>
            <w:iCs/>
            <w:color w:val="263238"/>
            <w:sz w:val="18"/>
            <w:szCs w:val="20"/>
          </w:rPr>
          <w:delText xml:space="preserve">,</w:delText>
        </w:r>
      </w:del>
      <w:ins w:id="10390" w:author="Revisão editorial" w:date="2026-10-25T12:00:00Z">
        <w:r>
          <w:rPr>
            <w:rFonts w:eastAsia="DejaVu Serif"/>
            <w:i/>
            <w:iCs/>
            <w:color w:val="263238"/>
            <w:sz w:val="18"/>
            <w:szCs w:val="20"/>
          </w:rPr>
          <w:t xml:space="preserve"> e</w:t>
        </w:r>
      </w:ins>
      <w:r>
        <w:rPr>
          <w:rFonts w:eastAsia="DejaVu Serif"/>
          <w:i/>
          <w:iCs/>
          <w:color w:val="263238"/>
          <w:sz w:val="18"/>
          <w:szCs w:val="20"/>
        </w:rPr>
        <w:t xml:space="preserve"> sem </w:t>
      </w:r>
      <w:del w:id="10391" w:author="Revisão editorial" w:date="2026-10-25T12:00:00Z">
        <w:r>
          <w:rPr>
            <w:rFonts w:eastAsia="DejaVu Serif"/>
            <w:i/>
            <w:iCs/>
            <w:color w:val="263238"/>
            <w:sz w:val="18"/>
            <w:szCs w:val="20"/>
          </w:rPr>
          <w:delText xml:space="preserve">intervenção</w:delText>
        </w:r>
      </w:del>
      <w:ins w:id="10392" w:author="Revisão editorial" w:date="2026-10-25T12:00:00Z">
        <w:r>
          <w:rPr>
            <w:rFonts w:eastAsia="DejaVu Serif"/>
            <w:i/>
            <w:iCs/>
            <w:color w:val="263238"/>
            <w:sz w:val="18"/>
            <w:szCs w:val="20"/>
          </w:rPr>
          <w:t xml:space="preserve">alteração</w:t>
        </w:r>
      </w:ins>
      <w:r>
        <w:rPr>
          <w:rFonts w:eastAsia="DejaVu Serif"/>
          <w:i/>
          <w:iCs/>
          <w:color w:val="263238"/>
          <w:sz w:val="18"/>
          <w:szCs w:val="20"/>
        </w:rPr>
        <w:t xml:space="preserve"> </w:t>
      </w:r>
      <w:del w:id="10393" w:author="Revisão editorial" w:date="2026-10-25T12:00:00Z">
        <w:r>
          <w:rPr>
            <w:rFonts w:eastAsia="DejaVu Serif"/>
            <w:i/>
            <w:iCs/>
            <w:color w:val="263238"/>
            <w:sz w:val="18"/>
            <w:szCs w:val="20"/>
          </w:rPr>
          <w:delText xml:space="preserve">do</w:delText>
        </w:r>
      </w:del>
      <w:ins w:id="10394" w:author="Revisão editorial" w:date="2026-10-25T12:00:00Z">
        <w:r>
          <w:rPr>
            <w:rFonts w:eastAsia="DejaVu Serif"/>
            <w:i/>
            <w:iCs/>
            <w:color w:val="263238"/>
            <w:sz w:val="18"/>
            <w:szCs w:val="20"/>
          </w:rPr>
          <w:t xml:space="preserve">de</w:t>
        </w:r>
      </w:ins>
      <w:r>
        <w:rPr>
          <w:rFonts w:eastAsia="DejaVu Serif"/>
          <w:i/>
          <w:iCs/>
          <w:color w:val="263238"/>
          <w:sz w:val="18"/>
          <w:szCs w:val="20"/>
        </w:rPr>
        <w:t xml:space="preserve"> conteúdo pelo autor </w:t>
      </w:r>
      <w:del w:id="10395" w:author="Revisão editorial" w:date="2026-10-25T12:00:00Z">
        <w:r>
          <w:rPr>
            <w:rFonts w:eastAsia="DejaVu Serif"/>
            <w:i/>
            <w:iCs/>
            <w:color w:val="263238"/>
            <w:sz w:val="18"/>
            <w:szCs w:val="20"/>
          </w:rPr>
          <w:delText xml:space="preserve">-</w:delText>
        </w:r>
      </w:del>
      <w:ins w:id="10396" w:author="Revisão editorial" w:date="2026-10-25T12:00:00Z">
        <w:r>
          <w:rPr>
            <w:rFonts w:eastAsia="DejaVu Serif"/>
            <w:i/>
            <w:iCs/>
            <w:color w:val="263238"/>
            <w:sz w:val="18"/>
            <w:szCs w:val="20"/>
          </w:rPr>
          <w:t xml:space="preserve">(ajustes limitados à pontuação e à formatação);</w:t>
        </w:r>
      </w:ins>
      <w:r>
        <w:rPr>
          <w:rFonts w:eastAsia="DejaVu Serif"/>
          <w:i/>
          <w:iCs/>
          <w:color w:val="263238"/>
          <w:sz w:val="18"/>
          <w:szCs w:val="20"/>
        </w:rPr>
        <w:t xml:space="preserve"> exemplo didático sujeito a dados complementares, premissas verificáveis e validação especializada. </w:t>
      </w:r>
    </w:p>
    <w:p w14:paraId="4658804E" w14:textId="77777777" w:rsidR="003C08D6" w:rsidRPr="006F14C5" w:rsidRDefault="003C08D6">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57E3D90C" w14:textId="77777777" w:rsidTr="003C08D6">
        <w:trPr>
          <w:cantSplit/>
        </w:trPr>
        <w:tc>
          <w:tcPr>
            <w:tcW w:w="8334" w:type="dxa"/>
            <w:shd w:val="clear" w:color="auto" w:fill="F3F4F6"/>
            <w:tcMar>
              <w:top w:w="80" w:type="dxa"/>
              <w:left w:w="120" w:type="dxa"/>
              <w:bottom w:w="80" w:type="dxa"/>
              <w:right w:w="120" w:type="dxa"/>
            </w:tcMar>
          </w:tcPr>
          <w:p w14:paraId="1954739C"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PARA:</w:t>
            </w:r>
            <w:r>
              <w:rPr>
                <w:rFonts w:eastAsia="DejaVu Serif"/>
                <w:sz w:val="18"/>
                <w:szCs w:val="24"/>
                <w:lang w:val="pt-BR"/>
              </w:rPr>
              <w:t xml:space="preserve"> Conselho de Administração / Comitê de FID</w:t>
            </w:r>
          </w:p>
        </w:tc>
      </w:tr>
      <w:tr w:rsidR="00921ADD" w:rsidRPr="006F14C5" w14:paraId="402D16C6" w14:textId="77777777" w:rsidTr="003C08D6">
        <w:trPr>
          <w:cantSplit/>
        </w:trPr>
        <w:tc>
          <w:tcPr>
            <w:tcW w:w="8334" w:type="dxa"/>
            <w:shd w:val="clear" w:color="auto" w:fill="F3F4F6"/>
            <w:tcMar>
              <w:top w:w="80" w:type="dxa"/>
              <w:left w:w="120" w:type="dxa"/>
              <w:bottom w:w="80" w:type="dxa"/>
              <w:right w:w="120" w:type="dxa"/>
            </w:tcMar>
          </w:tcPr>
          <w:p w14:paraId="5B0A9619"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DE:</w:t>
            </w:r>
            <w:r>
              <w:rPr>
                <w:rFonts w:eastAsia="DejaVu Serif"/>
                <w:sz w:val="18"/>
                <w:szCs w:val="24"/>
                <w:lang w:val="pt-BR"/>
              </w:rPr>
              <w:t xml:space="preserve"> Diretoria de Projetos de Capital (CAPEX)</w:t>
            </w:r>
          </w:p>
        </w:tc>
      </w:tr>
      <w:tr w:rsidR="00921ADD" w:rsidRPr="006F14C5" w14:paraId="5CAEF463" w14:textId="77777777" w:rsidTr="003C08D6">
        <w:trPr>
          <w:cantSplit/>
        </w:trPr>
        <w:tc>
          <w:tcPr>
            <w:tcW w:w="8334" w:type="dxa"/>
            <w:shd w:val="clear" w:color="auto" w:fill="F3F4F6"/>
            <w:tcMar>
              <w:top w:w="80" w:type="dxa"/>
              <w:left w:w="120" w:type="dxa"/>
              <w:bottom w:w="80" w:type="dxa"/>
              <w:right w:w="120" w:type="dxa"/>
            </w:tcMar>
          </w:tcPr>
          <w:p w14:paraId="1CCF6DAB"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DATA:</w:t>
            </w:r>
            <w:r>
              <w:rPr>
                <w:rFonts w:eastAsia="DejaVu Serif"/>
                <w:sz w:val="18"/>
                <w:szCs w:val="24"/>
                <w:lang w:val="pt-BR"/>
              </w:rPr>
              <w:t xml:space="preserve"> 2 de julho de 2026</w:t>
            </w:r>
          </w:p>
        </w:tc>
      </w:tr>
      <w:tr w:rsidR="00921ADD" w:rsidRPr="006F14C5" w14:paraId="0F9B4AA3" w14:textId="77777777" w:rsidTr="003C08D6">
        <w:trPr>
          <w:cantSplit/>
        </w:trPr>
        <w:tc>
          <w:tcPr>
            <w:tcW w:w="8334" w:type="dxa"/>
            <w:shd w:val="clear" w:color="auto" w:fill="F3F4F6"/>
            <w:tcMar>
              <w:top w:w="80" w:type="dxa"/>
              <w:left w:w="120" w:type="dxa"/>
              <w:bottom w:w="80" w:type="dxa"/>
              <w:right w:w="120" w:type="dxa"/>
            </w:tcMar>
          </w:tcPr>
          <w:p w14:paraId="3EE26DCE"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 xml:space="preserve">ASSUNTO:</w:t>
            </w:r>
            <w:r>
              <w:rPr>
                <w:rFonts w:eastAsia="DejaVu Serif"/>
                <w:sz w:val="18"/>
                <w:szCs w:val="24"/>
                <w:lang w:val="pt-BR"/>
              </w:rPr>
              <w:t xml:space="preserve"> Justificativa de Revisão de CAPEX</w:t>
            </w:r>
            <w:del w:id="10397" w:author="Revisão editorial" w:date="2026-10-25T12:00:00Z">
              <w:r>
                <w:rPr>
                  <w:rFonts w:eastAsia="DejaVu Serif"/>
                  <w:sz w:val="18"/>
                  <w:szCs w:val="24"/>
                  <w:lang w:val="pt-BR"/>
                </w:rPr>
                <w:delText xml:space="preserve"> -</w:delText>
              </w:r>
            </w:del>
            <w:ins w:id="10398" w:author="Revisão editorial" w:date="2026-10-25T12:00:00Z">
              <w:r>
                <w:rPr>
                  <w:rFonts w:eastAsia="DejaVu Serif"/>
                  <w:sz w:val="18"/>
                  <w:szCs w:val="24"/>
                  <w:lang w:val="pt-BR"/>
                </w:rPr>
                <w:t xml:space="preserve">:</w:t>
              </w:r>
            </w:ins>
            <w:r>
              <w:rPr>
                <w:rFonts w:eastAsia="DejaVu Serif"/>
                <w:sz w:val="18"/>
                <w:szCs w:val="24"/>
                <w:lang w:val="pt-BR"/>
              </w:rPr>
              <w:t xml:space="preserve"> Barragem de Rejeitos</w:t>
            </w:r>
          </w:p>
        </w:tc>
      </w:tr>
      <w:tr w:rsidR="00921ADD" w:rsidRPr="006F14C5" w14:paraId="154C84FD" w14:textId="77777777" w:rsidTr="003C08D6">
        <w:trPr>
          <w:cantSplit/>
        </w:trPr>
        <w:tc>
          <w:tcPr>
            <w:tcW w:w="8334" w:type="dxa"/>
            <w:shd w:val="clear" w:color="auto" w:fill="F3F4F6"/>
            <w:tcMar>
              <w:top w:w="80" w:type="dxa"/>
              <w:left w:w="120" w:type="dxa"/>
              <w:bottom w:w="80" w:type="dxa"/>
              <w:right w:w="120" w:type="dxa"/>
            </w:tcMar>
          </w:tcPr>
          <w:p w14:paraId="538AF7AD"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1. Contexto e Motivação Técnica</w:t>
            </w:r>
          </w:p>
        </w:tc>
      </w:tr>
      <w:tr w:rsidR="00921ADD" w:rsidRPr="006F14C5" w14:paraId="310F8340" w14:textId="77777777" w:rsidTr="003C08D6">
        <w:trPr>
          <w:cantSplit/>
        </w:trPr>
        <w:tc>
          <w:tcPr>
            <w:tcW w:w="8334" w:type="dxa"/>
            <w:shd w:val="clear" w:color="auto" w:fill="F3F4F6"/>
            <w:tcMar>
              <w:top w:w="80" w:type="dxa"/>
              <w:left w:w="120" w:type="dxa"/>
              <w:bottom w:w="80" w:type="dxa"/>
              <w:right w:w="120" w:type="dxa"/>
            </w:tcMar>
          </w:tcPr>
          <w:p w14:paraId="339688EC"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O nosso projeto de minério de ferro atingiu a maturidade da fase FEL 3, momento em que a engenharia básica avançada nos fornece o grau de previsibilidade necessário para a Tomada de Decisão Final de Investimento (FID). Os estudos geotécnicos finais, consolidados nesta etapa, indicaram uma vulnerabilidade no design original da barragem de rejeitos.</w:t>
            </w:r>
          </w:p>
        </w:tc>
      </w:tr>
      <w:tr w:rsidR="00921ADD" w:rsidRPr="006F14C5" w14:paraId="7D9D039E" w14:textId="77777777" w:rsidTr="003C08D6">
        <w:trPr>
          <w:cantSplit/>
        </w:trPr>
        <w:tc>
          <w:tcPr>
            <w:tcW w:w="8334" w:type="dxa"/>
            <w:shd w:val="clear" w:color="auto" w:fill="F3F4F6"/>
            <w:tcMar>
              <w:top w:w="80" w:type="dxa"/>
              <w:left w:w="120" w:type="dxa"/>
              <w:bottom w:w="80" w:type="dxa"/>
              <w:right w:w="120" w:type="dxa"/>
            </w:tcMar>
          </w:tcPr>
          <w:p w14:paraId="3B2B0CF6"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Para reduzir o risco associado às características do maciço e do substrato rochoso avaliados, a equipe técnica recomendou alterar a concepção do projeto do método de alteamento a montante para o método a jusante, sujeita às validações e aprovações aplicáveis.</w:t>
            </w:r>
          </w:p>
        </w:tc>
      </w:tr>
      <w:tr w:rsidR="00921ADD" w:rsidRPr="006F14C5" w14:paraId="31ABB961" w14:textId="77777777" w:rsidTr="003C08D6">
        <w:trPr>
          <w:cantSplit/>
        </w:trPr>
        <w:tc>
          <w:tcPr>
            <w:tcW w:w="8334" w:type="dxa"/>
            <w:shd w:val="clear" w:color="auto" w:fill="F3F4F6"/>
            <w:tcMar>
              <w:top w:w="80" w:type="dxa"/>
              <w:left w:w="120" w:type="dxa"/>
              <w:bottom w:w="80" w:type="dxa"/>
              <w:right w:w="120" w:type="dxa"/>
            </w:tcMar>
          </w:tcPr>
          <w:p w14:paraId="0BA0C4D4"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lastRenderedPageBreak/>
              <w:t>Gostaria de destacar que a identificação desta necessidade estrutural antes do início das obras é um atestado da maturidade e do rigor da nossa engenharia na fase FEL 3. Detectar e corrigir essa rota agora elimina o risco de paralisação das obras, reprovação de licenciamento ou necessidade de descomissionamento futuro.</w:t>
            </w:r>
          </w:p>
        </w:tc>
      </w:tr>
      <w:tr w:rsidR="00921ADD" w:rsidRPr="006F14C5" w14:paraId="534926FF" w14:textId="77777777" w:rsidTr="003C08D6">
        <w:trPr>
          <w:cantSplit/>
        </w:trPr>
        <w:tc>
          <w:tcPr>
            <w:tcW w:w="8334" w:type="dxa"/>
            <w:shd w:val="clear" w:color="auto" w:fill="F3F4F6"/>
            <w:tcMar>
              <w:top w:w="80" w:type="dxa"/>
              <w:left w:w="120" w:type="dxa"/>
              <w:bottom w:w="80" w:type="dxa"/>
              <w:right w:w="120" w:type="dxa"/>
            </w:tcMar>
          </w:tcPr>
          <w:p w14:paraId="23F39934"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2. Impacto Financeiro (Valores em R$)</w:t>
            </w:r>
          </w:p>
        </w:tc>
      </w:tr>
      <w:tr w:rsidR="00921ADD" w:rsidRPr="006F14C5" w14:paraId="52B38708" w14:textId="77777777" w:rsidTr="003C08D6">
        <w:trPr>
          <w:cantSplit/>
        </w:trPr>
        <w:tc>
          <w:tcPr>
            <w:tcW w:w="8334" w:type="dxa"/>
            <w:shd w:val="clear" w:color="auto" w:fill="F3F4F6"/>
            <w:tcMar>
              <w:top w:w="80" w:type="dxa"/>
              <w:left w:w="120" w:type="dxa"/>
              <w:bottom w:w="80" w:type="dxa"/>
              <w:right w:w="120" w:type="dxa"/>
            </w:tcMar>
          </w:tcPr>
          <w:p w14:paraId="3869ECF0"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 mudança de escopo técnico exige um volume substancialmente maior de material de empréstimo, movimentação de terra e adequação de fundações. O impacto financeiro direto consolidado pela engenharia de custos é o seguinte:</w:t>
            </w:r>
          </w:p>
        </w:tc>
      </w:tr>
      <w:tr w:rsidR="00921ADD" w:rsidRPr="006F14C5" w14:paraId="39245B1E" w14:textId="77777777" w:rsidTr="003C08D6">
        <w:trPr>
          <w:cantSplit/>
        </w:trPr>
        <w:tc>
          <w:tcPr>
            <w:tcW w:w="8334" w:type="dxa"/>
            <w:shd w:val="clear" w:color="auto" w:fill="F3F4F6"/>
            <w:tcMar>
              <w:top w:w="80" w:type="dxa"/>
              <w:left w:w="120" w:type="dxa"/>
              <w:bottom w:w="80" w:type="dxa"/>
              <w:right w:w="120" w:type="dxa"/>
            </w:tcMar>
          </w:tcPr>
          <w:p w14:paraId="4C50218F"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CAPEX Original (Estimativa FEL 2):</w:t>
            </w:r>
            <w:r>
              <w:rPr>
                <w:rFonts w:eastAsia="DejaVu Serif"/>
                <w:sz w:val="18"/>
                <w:szCs w:val="24"/>
                <w:lang w:val="pt-BR"/>
              </w:rPr>
              <w:t xml:space="preserve"> R$ 1.400.000.000,00</w:t>
            </w:r>
          </w:p>
        </w:tc>
      </w:tr>
      <w:tr w:rsidR="00921ADD" w:rsidRPr="006F14C5" w14:paraId="1CC4F4E5" w14:textId="77777777" w:rsidTr="003C08D6">
        <w:trPr>
          <w:cantSplit/>
        </w:trPr>
        <w:tc>
          <w:tcPr>
            <w:tcW w:w="8334" w:type="dxa"/>
            <w:shd w:val="clear" w:color="auto" w:fill="F3F4F6"/>
            <w:tcMar>
              <w:top w:w="80" w:type="dxa"/>
              <w:left w:w="120" w:type="dxa"/>
              <w:bottom w:w="80" w:type="dxa"/>
              <w:right w:w="120" w:type="dxa"/>
            </w:tcMar>
          </w:tcPr>
          <w:p w14:paraId="42C86484"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 xml:space="preserve">CAPEX Revisado (Estimativa FEL 3</w:t>
            </w:r>
            <w:del w:id="10399" w:author="Revisão editorial" w:date="2026-10-25T12:00:00Z">
              <w:r>
                <w:rPr>
                  <w:rFonts w:eastAsia="DejaVu Serif"/>
                  <w:b/>
                  <w:bCs/>
                  <w:sz w:val="18"/>
                  <w:szCs w:val="24"/>
                  <w:lang w:val="pt-BR"/>
                </w:rPr>
                <w:delText xml:space="preserve"> -</w:delText>
              </w:r>
            </w:del>
            <w:ins w:id="10400" w:author="Revisão editorial" w:date="2026-10-25T12:00:00Z">
              <w:r>
                <w:rPr>
                  <w:rFonts w:eastAsia="DejaVu Serif"/>
                  <w:b/>
                  <w:bCs/>
                  <w:sz w:val="18"/>
                  <w:szCs w:val="24"/>
                  <w:lang w:val="pt-BR"/>
                </w:rPr>
                <w:t xml:space="preserve">,</w:t>
              </w:r>
            </w:ins>
            <w:r>
              <w:rPr>
                <w:rFonts w:eastAsia="DejaVu Serif"/>
                <w:b/>
                <w:bCs/>
                <w:sz w:val="18"/>
                <w:szCs w:val="24"/>
                <w:lang w:val="pt-BR"/>
              </w:rPr>
              <w:t xml:space="preserve"> Design a Jusante):</w:t>
            </w:r>
            <w:r>
              <w:rPr>
                <w:rFonts w:eastAsia="DejaVu Serif"/>
                <w:sz w:val="18"/>
                <w:szCs w:val="24"/>
                <w:lang w:val="pt-BR"/>
              </w:rPr>
              <w:t xml:space="preserve"> R$ 1.890.000.000,00</w:t>
            </w:r>
          </w:p>
        </w:tc>
      </w:tr>
      <w:tr w:rsidR="00921ADD" w:rsidRPr="006F14C5" w14:paraId="04187194" w14:textId="77777777" w:rsidTr="003C08D6">
        <w:trPr>
          <w:cantSplit/>
        </w:trPr>
        <w:tc>
          <w:tcPr>
            <w:tcW w:w="8334" w:type="dxa"/>
            <w:shd w:val="clear" w:color="auto" w:fill="F3F4F6"/>
            <w:tcMar>
              <w:top w:w="80" w:type="dxa"/>
              <w:left w:w="120" w:type="dxa"/>
              <w:bottom w:w="80" w:type="dxa"/>
              <w:right w:w="120" w:type="dxa"/>
            </w:tcMar>
          </w:tcPr>
          <w:p w14:paraId="4AF3BFF8"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Variação Absoluta:</w:t>
            </w:r>
            <w:r>
              <w:rPr>
                <w:rFonts w:eastAsia="DejaVu Serif"/>
                <w:sz w:val="18"/>
                <w:szCs w:val="24"/>
                <w:lang w:val="pt-BR"/>
              </w:rPr>
              <w:t xml:space="preserve"> + R$ 490.000.000,00</w:t>
            </w:r>
          </w:p>
        </w:tc>
      </w:tr>
      <w:tr w:rsidR="00921ADD" w:rsidRPr="006F14C5" w14:paraId="335B8E00" w14:textId="77777777" w:rsidTr="003C08D6">
        <w:trPr>
          <w:cantSplit/>
        </w:trPr>
        <w:tc>
          <w:tcPr>
            <w:tcW w:w="8334" w:type="dxa"/>
            <w:shd w:val="clear" w:color="auto" w:fill="F3F4F6"/>
            <w:tcMar>
              <w:top w:w="80" w:type="dxa"/>
              <w:left w:w="120" w:type="dxa"/>
              <w:bottom w:w="80" w:type="dxa"/>
              <w:right w:w="120" w:type="dxa"/>
            </w:tcMar>
          </w:tcPr>
          <w:p w14:paraId="38C9DE22"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Variação Relativa:</w:t>
            </w:r>
            <w:r>
              <w:rPr>
                <w:rFonts w:eastAsia="DejaVu Serif"/>
                <w:sz w:val="18"/>
                <w:szCs w:val="24"/>
                <w:lang w:val="pt-BR"/>
              </w:rPr>
              <w:t xml:space="preserve"> + 35% no custo específico da estrutura.</w:t>
            </w:r>
          </w:p>
        </w:tc>
      </w:tr>
      <w:tr w:rsidR="00921ADD" w:rsidRPr="006F14C5" w14:paraId="3441F738" w14:textId="77777777" w:rsidTr="003C08D6">
        <w:trPr>
          <w:cantSplit/>
        </w:trPr>
        <w:tc>
          <w:tcPr>
            <w:tcW w:w="8334" w:type="dxa"/>
            <w:shd w:val="clear" w:color="auto" w:fill="F3F4F6"/>
            <w:tcMar>
              <w:top w:w="80" w:type="dxa"/>
              <w:left w:w="120" w:type="dxa"/>
              <w:bottom w:w="80" w:type="dxa"/>
              <w:right w:w="120" w:type="dxa"/>
            </w:tcMar>
          </w:tcPr>
          <w:p w14:paraId="5A63730F"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Este acréscimo não deve ser interpretado como um desvio de planejamento, ineficiência de suprimentos ou "estouro de orçamento". Trata-se de um investimento direto em resiliência estrutural, previsibilidade operacional e conformidade. O investimento adicional busca reduzir materialmente a exposição a riscos geotécnicos, regulatórios e operacionais, dentro dos limites de segurança, conformidade e risco residual definidos pela organização.</w:t>
            </w:r>
          </w:p>
        </w:tc>
      </w:tr>
      <w:tr w:rsidR="00921ADD" w:rsidRPr="006F14C5" w14:paraId="1984DB85" w14:textId="77777777" w:rsidTr="003C08D6">
        <w:trPr>
          <w:cantSplit/>
        </w:trPr>
        <w:tc>
          <w:tcPr>
            <w:tcW w:w="8334" w:type="dxa"/>
            <w:shd w:val="clear" w:color="auto" w:fill="F3F4F6"/>
            <w:tcMar>
              <w:top w:w="80" w:type="dxa"/>
              <w:left w:w="120" w:type="dxa"/>
              <w:bottom w:w="80" w:type="dxa"/>
              <w:right w:w="120" w:type="dxa"/>
            </w:tcMar>
          </w:tcPr>
          <w:p w14:paraId="61B5E0FB"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 xml:space="preserve">3. Análise de Risco e </w:t>
            </w:r>
            <w:r>
              <w:rPr>
                <w:rFonts w:eastAsia="DejaVu Serif"/>
                <w:b/>
                <w:bCs/>
                <w:i/>
                <w:iCs/>
                <w:sz w:val="18"/>
                <w:szCs w:val="24"/>
                <w:lang w:val="pt-BR"/>
              </w:rPr>
              <w:t>Compliance</w:t>
            </w:r>
            <w:r>
              <w:rPr>
                <w:rFonts w:eastAsia="DejaVu Serif"/>
                <w:b/>
                <w:bCs/>
                <w:sz w:val="18"/>
                <w:szCs w:val="24"/>
                <w:lang w:val="pt-BR"/>
              </w:rPr>
              <w:t xml:space="preserve"> (Foco na ANM 95/2022)</w:t>
            </w:r>
          </w:p>
        </w:tc>
      </w:tr>
      <w:tr w:rsidR="00921ADD" w:rsidRPr="006F14C5" w14:paraId="55DBA006" w14:textId="77777777" w:rsidTr="003C08D6">
        <w:trPr>
          <w:cantSplit/>
        </w:trPr>
        <w:tc>
          <w:tcPr>
            <w:tcW w:w="8334" w:type="dxa"/>
            <w:shd w:val="clear" w:color="auto" w:fill="F3F4F6"/>
            <w:tcMar>
              <w:top w:w="80" w:type="dxa"/>
              <w:left w:w="120" w:type="dxa"/>
              <w:bottom w:w="80" w:type="dxa"/>
              <w:right w:w="120" w:type="dxa"/>
            </w:tcMar>
          </w:tcPr>
          <w:p w14:paraId="18E64B18"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 Resolução ANM 95/2022 é uma referência regulatória central para a segurança de barragens de mineração no Brasil e deve ser considerada na tomada de decisão. A norma estabelece requisitos de segurança e veda a construção ou o alteamento de barragens de mineração pelo método a montante, além de exigir documentação, controles e verificações técnicas aplicáveis.</w:t>
            </w:r>
          </w:p>
        </w:tc>
      </w:tr>
      <w:tr w:rsidR="00921ADD" w:rsidRPr="006F14C5" w14:paraId="69BDBEBC" w14:textId="77777777" w:rsidTr="003C08D6">
        <w:trPr>
          <w:cantSplit/>
        </w:trPr>
        <w:tc>
          <w:tcPr>
            <w:tcW w:w="8334" w:type="dxa"/>
            <w:shd w:val="clear" w:color="auto" w:fill="F3F4F6"/>
            <w:tcMar>
              <w:top w:w="80" w:type="dxa"/>
              <w:left w:w="120" w:type="dxa"/>
              <w:bottom w:w="80" w:type="dxa"/>
              <w:right w:w="120" w:type="dxa"/>
            </w:tcMar>
          </w:tcPr>
          <w:p w14:paraId="6596EAE2"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Avançar para o FID mantendo uma concepção incompatível com os requisitos regulatórios aplicáveis ou com a recomendação geotécnica atualizada elevaria de forma material a exposição técnica, regulatória, ambiental e reputacional do empreendimento. Mais do que isso, a relação de custo-benefício da prevenção é assimétrica e deve ser analisada com prudência:</w:t>
            </w:r>
          </w:p>
        </w:tc>
      </w:tr>
      <w:tr w:rsidR="00921ADD" w:rsidRPr="006F14C5" w14:paraId="6F7BF119" w14:textId="77777777" w:rsidTr="003C08D6">
        <w:trPr>
          <w:cantSplit/>
        </w:trPr>
        <w:tc>
          <w:tcPr>
            <w:tcW w:w="8334" w:type="dxa"/>
            <w:shd w:val="clear" w:color="auto" w:fill="F3F4F6"/>
            <w:tcMar>
              <w:top w:w="80" w:type="dxa"/>
              <w:left w:w="120" w:type="dxa"/>
              <w:bottom w:w="80" w:type="dxa"/>
              <w:right w:w="120" w:type="dxa"/>
            </w:tcMar>
          </w:tcPr>
          <w:p w14:paraId="2F4B1BF2"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Custo da Prevenção:</w:t>
            </w:r>
            <w:r>
              <w:rPr>
                <w:rFonts w:eastAsia="DejaVu Serif"/>
                <w:sz w:val="18"/>
                <w:szCs w:val="24"/>
                <w:lang w:val="pt-BR"/>
              </w:rPr>
              <w:t xml:space="preserve"> R$ 490 Milhões de incremento em CAPEX.</w:t>
            </w:r>
          </w:p>
        </w:tc>
      </w:tr>
      <w:tr w:rsidR="00921ADD" w:rsidRPr="006F14C5" w14:paraId="40DEEB11" w14:textId="77777777" w:rsidTr="003C08D6">
        <w:trPr>
          <w:cantSplit/>
        </w:trPr>
        <w:tc>
          <w:tcPr>
            <w:tcW w:w="8334" w:type="dxa"/>
            <w:shd w:val="clear" w:color="auto" w:fill="F3F4F6"/>
            <w:tcMar>
              <w:top w:w="80" w:type="dxa"/>
              <w:left w:w="120" w:type="dxa"/>
              <w:bottom w:w="80" w:type="dxa"/>
              <w:right w:w="120" w:type="dxa"/>
            </w:tcMar>
          </w:tcPr>
          <w:p w14:paraId="00DD324A"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Custo de um Evento Catastrófico:</w:t>
            </w:r>
            <w:r>
              <w:rPr>
                <w:rFonts w:eastAsia="DejaVu Serif"/>
                <w:sz w:val="18"/>
                <w:szCs w:val="24"/>
                <w:lang w:val="pt-BR"/>
              </w:rPr>
              <w:t xml:space="preserve"> Bilhões em passivos ambientais e multas, perda irreparável de vidas humanas, paralisação completa das operações da companhia, destruição do valor para os acionistas e responsabilização criminal dos executivos e conselheiros.</w:t>
            </w:r>
          </w:p>
        </w:tc>
      </w:tr>
      <w:tr w:rsidR="00921ADD" w:rsidRPr="006F14C5" w14:paraId="11D31622" w14:textId="77777777" w:rsidTr="003C08D6">
        <w:trPr>
          <w:cantSplit/>
        </w:trPr>
        <w:tc>
          <w:tcPr>
            <w:tcW w:w="8334" w:type="dxa"/>
            <w:shd w:val="clear" w:color="auto" w:fill="F3F4F6"/>
            <w:tcMar>
              <w:top w:w="80" w:type="dxa"/>
              <w:left w:w="120" w:type="dxa"/>
              <w:bottom w:w="80" w:type="dxa"/>
              <w:right w:w="120" w:type="dxa"/>
            </w:tcMar>
          </w:tcPr>
          <w:p w14:paraId="42ECCF22"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lastRenderedPageBreak/>
              <w:t>A adequação ao método a jusante contribui para retirar o projeto de uma zona de risco elevado e ampliar sua aderência aos requisitos regulatórios e às boas práticas de segurança de barragens, desde que confirmada por estudos de estabilidade, engenharia, licenciamento ambiental, documentação de segurança e aprovação dos órgãos competentes.</w:t>
            </w:r>
          </w:p>
        </w:tc>
      </w:tr>
      <w:tr w:rsidR="00921ADD" w:rsidRPr="006F14C5" w14:paraId="5657C952" w14:textId="77777777" w:rsidTr="003C08D6">
        <w:trPr>
          <w:cantSplit/>
        </w:trPr>
        <w:tc>
          <w:tcPr>
            <w:tcW w:w="8334" w:type="dxa"/>
            <w:shd w:val="clear" w:color="auto" w:fill="F3F4F6"/>
            <w:tcMar>
              <w:top w:w="80" w:type="dxa"/>
              <w:left w:w="120" w:type="dxa"/>
              <w:bottom w:w="80" w:type="dxa"/>
              <w:right w:w="120" w:type="dxa"/>
            </w:tcMar>
          </w:tcPr>
          <w:p w14:paraId="6A04D477"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4. Recomendação de Aprovação</w:t>
            </w:r>
          </w:p>
        </w:tc>
      </w:tr>
      <w:tr w:rsidR="00921ADD" w:rsidRPr="006F14C5" w14:paraId="44034989" w14:textId="77777777" w:rsidTr="003C08D6">
        <w:trPr>
          <w:cantSplit/>
        </w:trPr>
        <w:tc>
          <w:tcPr>
            <w:tcW w:w="8334" w:type="dxa"/>
            <w:shd w:val="clear" w:color="auto" w:fill="F3F4F6"/>
            <w:tcMar>
              <w:top w:w="80" w:type="dxa"/>
              <w:left w:w="120" w:type="dxa"/>
              <w:bottom w:w="80" w:type="dxa"/>
              <w:right w:w="120" w:type="dxa"/>
            </w:tcMar>
          </w:tcPr>
          <w:p w14:paraId="00D344CE"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 segurança de nossas operações e das comunidades do entorno é um valor inegociável. A engenharia cumpriu seu papel ao apontar a solução técnica adequada antes do comprometimento do capital de execução.</w:t>
            </w:r>
          </w:p>
        </w:tc>
      </w:tr>
      <w:tr w:rsidR="00921ADD" w:rsidRPr="006F14C5" w14:paraId="32D3A673" w14:textId="77777777" w:rsidTr="003C08D6">
        <w:trPr>
          <w:cantSplit/>
        </w:trPr>
        <w:tc>
          <w:tcPr>
            <w:tcW w:w="8334" w:type="dxa"/>
            <w:shd w:val="clear" w:color="auto" w:fill="F3F4F6"/>
            <w:tcMar>
              <w:top w:w="80" w:type="dxa"/>
              <w:left w:w="120" w:type="dxa"/>
              <w:bottom w:w="80" w:type="dxa"/>
              <w:right w:w="120" w:type="dxa"/>
            </w:tcMar>
          </w:tcPr>
          <w:p w14:paraId="4D28D72D"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Com base na recomendação técnica atualizada, na redução esperada da exposição a riscos geotécnicos e na necessidade de atendimento aos requisitos aplicáveis da Resolução ANM 95/2022, esta Diretoria recomenda a aprovação da revisão do CAPEX da barragem para R$ 1,89 Bilhão, condicionada à validação técnica, documental e regulatória pertinente.</w:t>
            </w:r>
          </w:p>
        </w:tc>
      </w:tr>
      <w:tr w:rsidR="00921ADD" w:rsidRPr="006F14C5" w14:paraId="6F645C25" w14:textId="77777777" w:rsidTr="003C08D6">
        <w:trPr>
          <w:cantSplit/>
        </w:trPr>
        <w:tc>
          <w:tcPr>
            <w:tcW w:w="8334" w:type="dxa"/>
            <w:shd w:val="clear" w:color="auto" w:fill="F3F4F6"/>
            <w:tcMar>
              <w:top w:w="80" w:type="dxa"/>
              <w:left w:w="120" w:type="dxa"/>
              <w:bottom w:w="80" w:type="dxa"/>
              <w:right w:w="120" w:type="dxa"/>
            </w:tcMar>
          </w:tcPr>
          <w:p w14:paraId="7CA56017"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 aprovação deste memorando deve ser tratada como condição precedente para que o projeto avance pelo portão do FID com premissas técnicas, legais, ambientais e reputacionais adequadamente documentadas e submetidas à governança competente.</w:t>
            </w:r>
          </w:p>
        </w:tc>
      </w:tr>
    </w:tbl>
    <w:p w14:paraId="782FF924" w14:textId="77777777" w:rsidR="00921ADD" w:rsidRPr="006F14C5" w:rsidRDefault="007023C5" w:rsidP="00B23895">
      <w:pPr>
        <w:pStyle w:val="Ttulo4"/>
      </w:pPr>
      <w:r>
        <w:rPr>
          <w:rStyle w:val="MdStrong"/>
          <w:b/>
          <w:bCs/>
        </w:rPr>
        <w:t>Benefícios potenciais da IA</w:t>
      </w:r>
    </w:p>
    <w:p w14:paraId="6375C41A" w14:textId="77777777" w:rsidR="00921ADD" w:rsidRPr="006F14C5" w:rsidRDefault="007023C5" w:rsidP="001122D4">
      <w:pPr>
        <w:rPr>
          <w:rFonts w:eastAsia="DejaVu Serif"/>
          <w:color w:val="263238"/>
        </w:rPr>
      </w:pPr>
      <w:bookmarkStart w:id="230" w:name="_Toc233748489"/>
      <w:bookmarkStart w:id="231" w:name="_Toc233040036"/>
      <w:r>
        <w:rPr>
          <w:rFonts w:eastAsia="DejaVu Serif"/>
          <w:color w:val="263238"/>
        </w:rPr>
        <w:t xml:space="preserve">No memorando de revisão de CAPEX da barragem de rejeitos, a IA agrega valor ao transformar um aumento de custo potencialmente percebido como desvio orçamentário em uma narrativa de governança, segurança, resiliência e </w:t>
      </w:r>
      <w:r>
        <w:rPr>
          <w:rFonts w:eastAsia="DejaVu Serif"/>
          <w:i/>
          <w:iCs/>
          <w:color w:val="263238"/>
        </w:rPr>
        <w:t>compliance</w:t>
      </w:r>
      <w:r>
        <w:rPr>
          <w:rFonts w:eastAsia="DejaVu Serif"/>
          <w:color w:val="263238"/>
        </w:rPr>
        <w:t>. Em métodos tradicionais, a justificativa pode ficar excessivamente concentrada no valor do acréscimo de investimento ou em explicações técnicas de difícil assimilação pelo Conselho. A IA auxilia na organização de uma mensagem executiva que conecta, de forma lógica, a mudança de método construtivo, o diagnóstico geotécnico, os requisitos regulatórios e a preservação da continuidade operacional.</w:t>
      </w:r>
    </w:p>
    <w:p w14:paraId="37F0F42F" w14:textId="77777777" w:rsidR="00921ADD" w:rsidRPr="006F14C5" w:rsidRDefault="007023C5">
      <w:r>
        <w:rPr>
          <w:rFonts w:eastAsia="DejaVu Serif"/>
          <w:color w:val="263238"/>
        </w:rPr>
        <w:t>A ferramenta também melhora a qualidade da análise comparativa entre o custo adicional e a exposição a riscos catastróficos. Sem inventar valores para perdas humanas, ambientais ou reputacionais, a IA ajuda a demonstrar que a avaliação correta não é apenas entre duas alternativas de CAPEX, mas entre uma solução tecnicamente robusta e uma exposição residual incompatível com a responsabilidade corporativa. Esse enquadramento é especialmente relevante para Conselhos de Administração, financiadores, auditorias e órgãos reguladores.</w:t>
      </w:r>
    </w:p>
    <w:p w14:paraId="31D487A4" w14:textId="77777777" w:rsidR="00921ADD" w:rsidRPr="006F14C5" w:rsidRDefault="007023C5">
      <w:r>
        <w:rPr>
          <w:rFonts w:eastAsia="DejaVu Serif"/>
          <w:color w:val="263238"/>
        </w:rPr>
        <w:t xml:space="preserve">Outro benefício direto é a maior maturidade documental antes do FID. Ao organizar dados fornecidos, premissas, inferências e informações ainda necessárias, a IA contribui para que a decisão seja tomada com maior transparência e menor risco de correções tardias durante a execução. Em </w:t>
        <w:lastRenderedPageBreak/>
        <w:t>comparação aos métodos tradicionais, nos quais a justificativa pode depender de múltiplos documentos técnicos pouco integrados, a IA acelera a consolidação da visão de negócio sem substituir a validação dos projetistas, geotécnicos, responsáveis técnicos e equipes jurídicas.</w:t>
      </w:r>
    </w:p>
    <w:p w14:paraId="24AC9032" w14:textId="77777777" w:rsidR="007761E2" w:rsidRPr="006F14C5" w:rsidRDefault="007023C5" w:rsidP="007761E2">
      <w:pPr>
        <w:rPr>
          <w:rFonts w:eastAsia="DejaVu Serif"/>
          <w:color w:val="263238"/>
        </w:rPr>
      </w:pPr>
      <w:r>
        <w:rPr>
          <w:rFonts w:eastAsia="DejaVu Serif"/>
          <w:color w:val="263238"/>
        </w:rPr>
        <w:t>Enquanto o caso de mineração trabalha com definição avançada, o exemplo seguinte recua ao FEL 1. Em uma PPP rodoviária, a prioridade não é fechar uma solução, mas identificar antecipadamente os riscos capazes de comprometer a viabilidade e a bancabilidade do empreendimento.</w:t>
      </w:r>
    </w:p>
    <w:p w14:paraId="41646CE1" w14:textId="77777777" w:rsidR="00921ADD" w:rsidRPr="006F14C5" w:rsidRDefault="007023C5" w:rsidP="00FE6E33">
      <w:pPr>
        <w:pStyle w:val="Ttulo3"/>
      </w:pPr>
      <w:bookmarkStart w:id="232" w:name="__RefHeading___Toc10616_3485589216"/>
      <w:bookmarkStart w:id="233" w:name="_Toc236076027"/>
      <w:bookmarkStart w:id="234" w:name="_Toc236516902"/>
      <w:bookmarkEnd w:id="232"/>
      <w:r>
        <w:t xml:space="preserve">Prompt 6.4</w:t>
      </w:r>
      <w:del w:id="10401" w:author="Revisão editorial" w:date="2026-10-25T12:00:00Z">
        <w:r>
          <w:delText xml:space="preserve"> -</w:delText>
        </w:r>
      </w:del>
      <w:ins w:id="10402" w:author="Revisão editorial" w:date="2026-10-25T12:00:00Z">
        <w:r>
          <w:t xml:space="preserve">:</w:t>
        </w:r>
      </w:ins>
      <w:r>
        <w:t xml:space="preserve"> Infraestrutura Civil / FEL 1 (</w:t>
      </w:r>
      <w:r>
        <w:rPr>
          <w:i/>
          <w:iCs/>
        </w:rPr>
        <w:t xml:space="preserve">Screening</w:t>
      </w:r>
      <w:r>
        <w:t xml:space="preserve"> de Riscos de PPP Rodoviária)</w:t>
      </w:r>
      <w:bookmarkEnd w:id="230"/>
      <w:bookmarkEnd w:id="231"/>
      <w:bookmarkEnd w:id="233"/>
      <w:bookmarkEnd w:id="234"/>
    </w:p>
    <w:p w14:paraId="44B1C676"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Um governo estadual está avaliando a viabilidade de uma concessão rodoviária (PPP) para duplicação e operação de 320 km de rodovia. O gestor do projeto precisa realizar um </w:t>
      </w:r>
      <w:r>
        <w:rPr>
          <w:rFonts w:eastAsia="DejaVu Serif"/>
          <w:i/>
          <w:iCs/>
        </w:rPr>
        <w:t>screening</w:t>
      </w:r>
      <w:r>
        <w:rPr>
          <w:rFonts w:eastAsia="DejaVu Serif"/>
        </w:rPr>
        <w:t xml:space="preserve"> inicial de riscos para o Estudo de Viabilidade Técnica, Econômica e Ambiental (EVTEA) a ser submetido ao BNDES e ao Tribunal de Contas do Estado (TCE). O CAPEX estimado preliminar é de R$ 3,5 Bilhões.</w:t>
      </w:r>
    </w:p>
    <w:p w14:paraId="731764B8" w14:textId="77777777" w:rsidR="001122D4" w:rsidRPr="006F14C5" w:rsidRDefault="001122D4">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7001AD6E" w14:textId="77777777" w:rsidTr="00CC6DB7">
        <w:trPr>
          <w:cantSplit/>
        </w:trPr>
        <w:tc>
          <w:tcPr>
            <w:tcW w:w="8334" w:type="dxa"/>
            <w:shd w:val="clear" w:color="auto" w:fill="F3F4F6"/>
            <w:tcMar>
              <w:top w:w="80" w:type="dxa"/>
              <w:left w:w="120" w:type="dxa"/>
              <w:bottom w:w="80" w:type="dxa"/>
              <w:right w:w="120" w:type="dxa"/>
            </w:tcMar>
          </w:tcPr>
          <w:p w14:paraId="637FEE76"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b/>
                <w:bCs/>
                <w:color w:val="auto"/>
                <w:sz w:val="18"/>
                <w:szCs w:val="20"/>
                <w:lang w:val="pt-BR"/>
              </w:rPr>
              <w:t>[PAPEL]</w:t>
            </w:r>
            <w:r>
              <w:rPr>
                <w:rFonts w:eastAsia="DejaVu Serif"/>
                <w:color w:val="auto"/>
                <w:sz w:val="18"/>
                <w:szCs w:val="20"/>
                <w:lang w:val="pt-BR"/>
              </w:rPr>
              <w:br/>
              <w:t>Atue como um Especialista em Estruturação de PPPs e Concessões de Infraestrutura Rodoviária, com vasta experiência em análise de riscos para financiamentos do BNDES.</w:t>
            </w:r>
          </w:p>
          <w:p w14:paraId="3DEC1C61" w14:textId="77777777" w:rsidR="001122D4" w:rsidRPr="006F14C5" w:rsidRDefault="007023C5" w:rsidP="001122D4">
            <w:pPr>
              <w:pStyle w:val="SemEspaamento"/>
              <w:spacing w:after="20" w:line="204" w:lineRule="exact"/>
              <w:rPr>
                <w:rFonts w:eastAsia="DejaVu Serif"/>
                <w:color w:val="auto"/>
                <w:sz w:val="18"/>
                <w:szCs w:val="20"/>
                <w:lang w:val="pt-BR"/>
              </w:rPr>
            </w:pPr>
            <w:del w:id="10403" w:author="Revisão editorial" w:date="2026-10-25T12:00:00Z">
              <w:r>
                <w:rPr>
                  <w:rFonts w:eastAsia="DejaVu Serif"/>
                  <w:color w:val="auto"/>
                  <w:sz w:val="18"/>
                  <w:szCs w:val="20"/>
                  <w:lang w:val="pt-BR"/>
                </w:rPr>
                <w:br/>
              </w:r>
            </w:del>
            <w:r>
              <w:rPr>
                <w:rFonts w:eastAsia="DejaVu Serif"/>
                <w:b/>
                <w:bCs/>
                <w:color w:val="auto"/>
                <w:sz w:val="18"/>
                <w:szCs w:val="20"/>
                <w:lang w:val="pt-BR"/>
              </w:rPr>
              <w:t xml:space="preserve">[CONTEXTO]</w:t>
            </w:r>
            <w:ins w:id="10404" w:author="Revisão editorial" w:date="2026-10-25T12:00:00Z">
              <w:r>
                <w:rPr>
                  <w:rFonts w:eastAsia="DejaVu Serif"/>
                  <w:b/>
                  <w:bCs/>
                  <w:color w:val="auto"/>
                  <w:sz w:val="18"/>
                  <w:szCs w:val="20"/>
                  <w:lang w:val="pt-BR"/>
                </w:rPr>
                <w:br/>
              </w:r>
            </w:ins>
            <w:r>
              <w:rPr>
                <w:rFonts w:eastAsia="DejaVu Serif"/>
                <w:color w:val="auto"/>
                <w:sz w:val="18"/>
                <w:szCs w:val="20"/>
                <w:lang w:val="pt-BR"/>
              </w:rPr>
              <w:t xml:space="preserve">Estamos na fase FEL 1 de estruturação de uma Parceria Público-Privada (PPP) para a duplicação e operação de 320 km de rodovia estadual. O CAPEX preliminar é estimado em R$ 3,5 Bilhões. Precisamos estruturar o capítulo de '</w:t>
            </w:r>
            <w:r>
              <w:rPr>
                <w:rFonts w:eastAsia="DejaVu Serif"/>
                <w:i/>
                <w:iCs/>
                <w:color w:val="auto"/>
                <w:sz w:val="18"/>
                <w:szCs w:val="20"/>
                <w:lang w:val="pt-BR"/>
              </w:rPr>
              <w:t xml:space="preserve">Screening</w:t>
            </w:r>
            <w:r>
              <w:rPr>
                <w:rFonts w:eastAsia="DejaVu Serif"/>
                <w:color w:val="auto"/>
                <w:sz w:val="18"/>
                <w:szCs w:val="20"/>
                <w:lang w:val="pt-BR"/>
              </w:rPr>
              <w:t xml:space="preserve"> de Riscos' do EVTEA (Estudo de Viabilidade Técnica, Econômica e Ambiental) que será avaliado pelo BNDES para financiamento e pelo TCE para controle. A rodovia atravessa duas áreas de proteção ambiental e possui alto tráfego de veículos pesados.</w:t>
            </w:r>
          </w:p>
          <w:p w14:paraId="26098437" w14:textId="77777777" w:rsidR="001122D4" w:rsidRPr="006F14C5" w:rsidRDefault="007023C5" w:rsidP="001122D4">
            <w:pPr>
              <w:pStyle w:val="SemEspaamento"/>
              <w:spacing w:after="20" w:line="204" w:lineRule="exact"/>
              <w:rPr>
                <w:rFonts w:eastAsia="DejaVu Serif"/>
                <w:color w:val="auto"/>
                <w:sz w:val="18"/>
                <w:szCs w:val="20"/>
                <w:lang w:val="pt-BR"/>
              </w:rPr>
            </w:pPr>
            <w:del w:id="10405" w:author="Revisão editorial" w:date="2026-10-25T12:00:00Z">
              <w:r>
                <w:rPr>
                  <w:rFonts w:eastAsia="DejaVu Serif"/>
                  <w:color w:val="auto"/>
                  <w:sz w:val="18"/>
                  <w:szCs w:val="20"/>
                  <w:lang w:val="pt-BR"/>
                </w:rPr>
                <w:br/>
              </w:r>
            </w:del>
            <w:r>
              <w:rPr>
                <w:rFonts w:eastAsia="DejaVu Serif"/>
                <w:b/>
                <w:bCs/>
                <w:color w:val="auto"/>
                <w:sz w:val="18"/>
                <w:szCs w:val="20"/>
                <w:lang w:val="pt-BR"/>
              </w:rPr>
              <w:t xml:space="preserve">[TAREFA]</w:t>
            </w:r>
            <w:ins w:id="10406" w:author="Revisão editorial" w:date="2026-10-25T12:00:00Z">
              <w:r>
                <w:rPr>
                  <w:rFonts w:eastAsia="DejaVu Serif"/>
                  <w:b/>
                  <w:bCs/>
                  <w:color w:val="auto"/>
                  <w:sz w:val="18"/>
                  <w:szCs w:val="20"/>
                  <w:lang w:val="pt-BR"/>
                </w:rPr>
                <w:br/>
              </w:r>
            </w:ins>
            <w:r>
              <w:rPr>
                <w:rFonts w:eastAsia="DejaVu Serif"/>
                <w:color w:val="auto"/>
                <w:sz w:val="18"/>
                <w:szCs w:val="20"/>
                <w:lang w:val="pt-BR"/>
              </w:rPr>
              <w:t xml:space="preserve">Desenvolva uma Matriz Preliminar de Riscos (</w:t>
            </w:r>
            <w:r>
              <w:rPr>
                <w:rFonts w:eastAsia="DejaVu Serif"/>
                <w:i/>
                <w:iCs/>
                <w:color w:val="auto"/>
                <w:sz w:val="18"/>
                <w:szCs w:val="20"/>
                <w:lang w:val="pt-BR"/>
              </w:rPr>
              <w:t xml:space="preserve">Screening</w:t>
            </w:r>
            <w:r>
              <w:rPr>
                <w:rFonts w:eastAsia="DejaVu Serif"/>
                <w:color w:val="auto"/>
                <w:sz w:val="18"/>
                <w:szCs w:val="20"/>
                <w:lang w:val="pt-BR"/>
              </w:rPr>
              <w:t xml:space="preserve">) focada nos principais gargalos que podem inviabilizar o projeto ou causar estouros de CAPEX, classificando-os para alocação entre o Parceiro Público e o Parceiro Privado.</w:t>
            </w:r>
          </w:p>
          <w:p w14:paraId="5621F6B0"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br/>
            </w:r>
            <w:r>
              <w:rPr>
                <w:rFonts w:eastAsia="DejaVu Serif"/>
                <w:b/>
                <w:bCs/>
                <w:color w:val="auto"/>
                <w:sz w:val="18"/>
                <w:szCs w:val="20"/>
                <w:lang w:val="pt-BR"/>
              </w:rPr>
              <w:t>[INSTRUÇÕES DE ANÁLISE E VERIFICAÇÃO]</w:t>
            </w:r>
          </w:p>
        </w:tc>
      </w:tr>
      <w:tr w:rsidR="00921ADD" w:rsidRPr="006F14C5" w14:paraId="12192D9A" w14:textId="77777777" w:rsidTr="00CC6DB7">
        <w:trPr>
          <w:cantSplit/>
        </w:trPr>
        <w:tc>
          <w:tcPr>
            <w:tcW w:w="8334" w:type="dxa"/>
            <w:shd w:val="clear" w:color="auto" w:fill="F3F4F6"/>
            <w:tcMar>
              <w:top w:w="80" w:type="dxa"/>
              <w:left w:w="120" w:type="dxa"/>
              <w:bottom w:w="80" w:type="dxa"/>
              <w:right w:w="120" w:type="dxa"/>
            </w:tcMar>
          </w:tcPr>
          <w:p w14:paraId="0B673998"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425FC198" w14:textId="77777777" w:rsidTr="00CC6DB7">
        <w:trPr>
          <w:cantSplit/>
        </w:trPr>
        <w:tc>
          <w:tcPr>
            <w:tcW w:w="8334" w:type="dxa"/>
            <w:shd w:val="clear" w:color="auto" w:fill="F3F4F6"/>
            <w:tcMar>
              <w:top w:w="80" w:type="dxa"/>
              <w:left w:w="120" w:type="dxa"/>
              <w:bottom w:w="80" w:type="dxa"/>
              <w:right w:w="120" w:type="dxa"/>
            </w:tcMar>
          </w:tcPr>
          <w:p w14:paraId="6AF714F4"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lastRenderedPageBreak/>
              <w:t>1. Foque em riscos de alta severidade típicos de infraestrutura viária no Brasil: desapropriações, licenciamento ambiental, risco de demanda (tráfego) e risco geológico.</w:t>
            </w:r>
          </w:p>
          <w:p w14:paraId="23EBD4B2"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2. Proponha uma matriz de alocação justa (quem assume o risco: Público, Privado ou Compartilhado) conforme as melhores práticas do BNDES.</w:t>
            </w:r>
          </w:p>
          <w:p w14:paraId="294B747A"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3. Considere o impacto das áreas de proteção ambiental no cronograma de licenciamento prévio (LP) e de instalação (LI).</w:t>
            </w:r>
          </w:p>
          <w:p w14:paraId="4EC02E8E"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4. O documento deve transmitir solidez técnica para escrutínio do Tribunal de Contas (TCE).</w:t>
            </w:r>
          </w:p>
          <w:p w14:paraId="3DC6ED4E" w14:textId="77777777" w:rsidR="001122D4" w:rsidRPr="006F14C5" w:rsidRDefault="007023C5" w:rsidP="001122D4">
            <w:pPr>
              <w:pStyle w:val="SemEspaamento"/>
              <w:spacing w:after="20" w:line="204" w:lineRule="exact"/>
              <w:rPr>
                <w:rFonts w:eastAsia="DejaVu Serif"/>
                <w:b/>
                <w:bCs/>
                <w:color w:val="auto"/>
                <w:sz w:val="18"/>
                <w:szCs w:val="20"/>
                <w:lang w:val="pt-BR"/>
              </w:rPr>
            </w:pPr>
            <w:r>
              <w:rPr>
                <w:rFonts w:eastAsia="DejaVu Serif"/>
                <w:color w:val="auto"/>
                <w:sz w:val="18"/>
                <w:szCs w:val="20"/>
                <w:lang w:val="pt-BR"/>
              </w:rPr>
              <w:br/>
            </w:r>
            <w:r>
              <w:rPr>
                <w:rFonts w:eastAsia="DejaVu Serif"/>
                <w:b/>
                <w:bCs/>
                <w:color w:val="auto"/>
                <w:sz w:val="18"/>
                <w:szCs w:val="20"/>
                <w:lang w:val="pt-BR"/>
              </w:rPr>
              <w:t>[FORMATO DE SAÍDA]</w:t>
            </w:r>
          </w:p>
          <w:p w14:paraId="138A9C82"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Estruture a resposta com:</w:t>
            </w:r>
          </w:p>
          <w:p w14:paraId="47A2F288"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1. Visão Geral do Perfil de Risco do Projeto.</w:t>
            </w:r>
          </w:p>
          <w:p w14:paraId="513F13F0"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2. Matriz de Riscos Críticos (Tabela com</w:t>
            </w:r>
            <w:del w:id="10407" w:author="Revisão editorial" w:date="2026-10-25T12:00:00Z">
              <w:r>
                <w:rPr>
                  <w:rFonts w:eastAsia="DejaVu Serif"/>
                  <w:color w:val="auto"/>
                  <w:sz w:val="18"/>
                  <w:szCs w:val="20"/>
                  <w:lang w:val="pt-BR"/>
                </w:rPr>
                <w:delText xml:space="preserve">:</w:delText>
              </w:r>
            </w:del>
            <w:ins w:id="10408" w:author="Revisão editorial" w:date="2026-10-25T12:00:00Z">
              <w:r>
                <w:rPr>
                  <w:rFonts w:eastAsia="DejaVu Serif"/>
                  <w:color w:val="auto"/>
                  <w:sz w:val="18"/>
                  <w:szCs w:val="20"/>
                  <w:lang w:val="pt-BR"/>
                </w:rPr>
                <w:t xml:space="preserve"> as colunas</w:t>
              </w:r>
            </w:ins>
            <w:r>
              <w:rPr>
                <w:rFonts w:eastAsia="DejaVu Serif"/>
                <w:color w:val="auto"/>
                <w:sz w:val="18"/>
                <w:szCs w:val="20"/>
                <w:lang w:val="pt-BR"/>
              </w:rPr>
              <w:t xml:space="preserve"> Risco | Descrição | Impacto no CAPEX | Alocação Sugerida).</w:t>
            </w:r>
          </w:p>
          <w:p w14:paraId="7BECB16E"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t>3. Estratégias Preliminares de Mitigação para os 3 maiores riscos.</w:t>
            </w:r>
          </w:p>
        </w:tc>
      </w:tr>
    </w:tbl>
    <w:p w14:paraId="6E92CF24" w14:textId="77777777" w:rsidR="00921ADD" w:rsidRPr="006F14C5" w:rsidRDefault="007023C5" w:rsidP="00B23895">
      <w:pPr>
        <w:pStyle w:val="Ttulo4"/>
      </w:pPr>
      <w:r>
        <w:t xml:space="preserve">Resultado ilustrativo de saída </w:t>
      </w:r>
      <w:del w:id="10409" w:author="Revisão editorial" w:date="2026-10-25T12:00:00Z">
        <w:r>
          <w:delText xml:space="preserve">— </w:delText>
        </w:r>
      </w:del>
      <w:ins w:id="10410" w:author="Revisão editorial" w:date="2026-10-25T12:00:00Z">
        <w:r>
          <w:t xml:space="preserve">(</w:t>
        </w:r>
      </w:ins>
      <w:r>
        <w:t xml:space="preserve">sujeito a premissas e validação</w:t>
      </w:r>
      <w:del w:id="10411" w:author="Revisão editorial" w:date="2026-10-25T12:00:00Z">
        <w:r>
          <w:delText xml:space="preserve"> —</w:delText>
        </w:r>
      </w:del>
      <w:ins w:id="10412" w:author="Revisão editorial" w:date="2026-10-25T12:00:00Z">
        <w:r>
          <w:t xml:space="preserve">):</w:t>
        </w:r>
      </w:ins>
      <w:r>
        <w:t xml:space="preserve"> resposta de LLM (ChatGPT)</w:t>
      </w:r>
    </w:p>
    <w:p w14:paraId="112179A3" w14:textId="77777777" w:rsidR="00921ADD" w:rsidRPr="006F14C5" w:rsidRDefault="007023C5">
      <w:pPr>
        <w:ind w:firstLine="0"/>
        <w:rPr>
          <w:i/>
          <w:iCs/>
          <w:sz w:val="18"/>
          <w:szCs w:val="18"/>
        </w:rPr>
      </w:pPr>
      <w:r>
        <w:rPr>
          <w:rFonts w:eastAsia="DejaVu Serif"/>
          <w:b/>
          <w:bCs/>
          <w:i/>
          <w:iCs/>
          <w:color w:val="263238"/>
          <w:sz w:val="18"/>
          <w:szCs w:val="18"/>
        </w:rPr>
        <w:t xml:space="preserve">Observação:</w:t>
      </w:r>
      <w:r>
        <w:rPr>
          <w:rFonts w:eastAsia="DejaVu Serif"/>
          <w:i/>
          <w:iCs/>
          <w:color w:val="263238"/>
          <w:sz w:val="18"/>
          <w:szCs w:val="18"/>
        </w:rPr>
        <w:t xml:space="preserve"> </w:t>
      </w:r>
      <w:del w:id="10413" w:author="Revisão editorial" w:date="2026-10-25T12:00:00Z">
        <w:r>
          <w:rPr>
            <w:rFonts w:eastAsia="DejaVu Serif"/>
            <w:i/>
            <w:iCs/>
            <w:color w:val="263238"/>
            <w:sz w:val="18"/>
            <w:szCs w:val="18"/>
          </w:rPr>
          <w:delText xml:space="preserve">Saída</w:delText>
        </w:r>
      </w:del>
      <w:ins w:id="10414" w:author="Revisão editorial" w:date="2026-10-25T12:00:00Z">
        <w:r>
          <w:rPr>
            <w:rFonts w:eastAsia="DejaVu Serif"/>
            <w:i/>
            <w:iCs/>
            <w:color w:val="263238"/>
            <w:sz w:val="18"/>
            <w:szCs w:val="18"/>
          </w:rPr>
          <w:t xml:space="preserve">saída</w:t>
        </w:r>
      </w:ins>
      <w:r>
        <w:rPr>
          <w:rFonts w:eastAsia="DejaVu Serif"/>
          <w:i/>
          <w:iCs/>
          <w:color w:val="263238"/>
          <w:sz w:val="18"/>
          <w:szCs w:val="18"/>
        </w:rPr>
        <w:t xml:space="preserve"> ilustrativa</w:t>
      </w:r>
      <w:ins w:id="10415" w:author="Revisão editorial" w:date="2026-10-25T12:00:00Z">
        <w:r>
          <w:rPr>
            <w:rFonts w:eastAsia="DejaVu Serif"/>
            <w:i/>
            <w:iCs/>
            <w:color w:val="263238"/>
            <w:sz w:val="18"/>
            <w:szCs w:val="18"/>
          </w:rPr>
          <w:t xml:space="preserve">,</w:t>
        </w:r>
      </w:ins>
      <w:r>
        <w:rPr>
          <w:rFonts w:eastAsia="DejaVu Serif"/>
          <w:i/>
          <w:iCs/>
          <w:color w:val="263238"/>
          <w:sz w:val="18"/>
          <w:szCs w:val="18"/>
        </w:rPr>
        <w:t xml:space="preserve"> </w:t>
      </w:r>
      <w:del w:id="10416" w:author="Revisão editorial" w:date="2026-10-25T12:00:00Z">
        <w:r>
          <w:rPr>
            <w:rFonts w:eastAsia="DejaVu Serif"/>
            <w:i/>
            <w:iCs/>
            <w:color w:val="263238"/>
            <w:sz w:val="18"/>
            <w:szCs w:val="18"/>
          </w:rPr>
          <w:delText xml:space="preserve">e disponibilizada pelo autor</w:delText>
        </w:r>
      </w:del>
      <w:ins w:id="10417" w:author="Revisão editorial" w:date="2026-10-25T12:00:00Z">
        <w:r>
          <w:rPr>
            <w:rFonts w:eastAsia="DejaVu Serif"/>
            <w:i/>
            <w:iCs/>
            <w:color w:val="263238"/>
            <w:sz w:val="18"/>
            <w:szCs w:val="18"/>
          </w:rPr>
          <w:t xml:space="preserve">reproduzida</w:t>
        </w:r>
      </w:ins>
      <w:r>
        <w:rPr>
          <w:rFonts w:eastAsia="DejaVu Serif"/>
          <w:i/>
          <w:iCs/>
          <w:color w:val="263238"/>
          <w:sz w:val="18"/>
          <w:szCs w:val="18"/>
        </w:rPr>
        <w:t xml:space="preserve"> conforme</w:t>
      </w:r>
      <w:ins w:id="10418" w:author="Revisão editorial" w:date="2026-10-25T12:00:00Z">
        <w:r>
          <w:rPr>
            <w:rFonts w:eastAsia="DejaVu Serif"/>
            <w:i/>
            <w:iCs/>
            <w:color w:val="263238"/>
            <w:sz w:val="18"/>
            <w:szCs w:val="18"/>
          </w:rPr>
          <w:t xml:space="preserve"> o</w:t>
        </w:r>
      </w:ins>
      <w:r>
        <w:rPr>
          <w:rFonts w:eastAsia="DejaVu Serif"/>
          <w:i/>
          <w:iCs/>
          <w:color w:val="263238"/>
          <w:sz w:val="18"/>
          <w:szCs w:val="18"/>
        </w:rPr>
        <w:t xml:space="preserve"> resultado do prompt</w:t>
      </w:r>
      <w:del w:id="10419" w:author="Revisão editorial" w:date="2026-10-25T12:00:00Z">
        <w:r>
          <w:rPr>
            <w:rFonts w:eastAsia="DejaVu Serif"/>
            <w:i/>
            <w:iCs/>
            <w:color w:val="263238"/>
            <w:sz w:val="18"/>
            <w:szCs w:val="18"/>
          </w:rPr>
          <w:delText xml:space="preserve">,</w:delText>
        </w:r>
      </w:del>
      <w:ins w:id="10420" w:author="Revisão editorial" w:date="2026-10-25T12:00:00Z">
        <w:r>
          <w:rPr>
            <w:rFonts w:eastAsia="DejaVu Serif"/>
            <w:i/>
            <w:iCs/>
            <w:color w:val="263238"/>
            <w:sz w:val="18"/>
            <w:szCs w:val="18"/>
          </w:rPr>
          <w:t xml:space="preserve"> e</w:t>
        </w:r>
      </w:ins>
      <w:r>
        <w:rPr>
          <w:rFonts w:eastAsia="DejaVu Serif"/>
          <w:i/>
          <w:iCs/>
          <w:color w:val="263238"/>
          <w:sz w:val="18"/>
          <w:szCs w:val="18"/>
        </w:rPr>
        <w:t xml:space="preserve"> sem </w:t>
      </w:r>
      <w:del w:id="10421" w:author="Revisão editorial" w:date="2026-10-25T12:00:00Z">
        <w:r>
          <w:rPr>
            <w:rFonts w:eastAsia="DejaVu Serif"/>
            <w:i/>
            <w:iCs/>
            <w:color w:val="263238"/>
            <w:sz w:val="18"/>
            <w:szCs w:val="18"/>
          </w:rPr>
          <w:delText xml:space="preserve">intervenção</w:delText>
        </w:r>
      </w:del>
      <w:ins w:id="10422" w:author="Revisão editorial" w:date="2026-10-25T12:00:00Z">
        <w:r>
          <w:rPr>
            <w:rFonts w:eastAsia="DejaVu Serif"/>
            <w:i/>
            <w:iCs/>
            <w:color w:val="263238"/>
            <w:sz w:val="18"/>
            <w:szCs w:val="18"/>
          </w:rPr>
          <w:t xml:space="preserve">alteração</w:t>
        </w:r>
      </w:ins>
      <w:r>
        <w:rPr>
          <w:rFonts w:eastAsia="DejaVu Serif"/>
          <w:i/>
          <w:iCs/>
          <w:color w:val="263238"/>
          <w:sz w:val="18"/>
          <w:szCs w:val="18"/>
        </w:rPr>
        <w:t xml:space="preserve"> </w:t>
      </w:r>
      <w:del w:id="10423" w:author="Revisão editorial" w:date="2026-10-25T12:00:00Z">
        <w:r>
          <w:rPr>
            <w:rFonts w:eastAsia="DejaVu Serif"/>
            <w:i/>
            <w:iCs/>
            <w:color w:val="263238"/>
            <w:sz w:val="18"/>
            <w:szCs w:val="18"/>
          </w:rPr>
          <w:delText xml:space="preserve">do</w:delText>
        </w:r>
      </w:del>
      <w:ins w:id="10424" w:author="Revisão editorial" w:date="2026-10-25T12:00:00Z">
        <w:r>
          <w:rPr>
            <w:rFonts w:eastAsia="DejaVu Serif"/>
            <w:i/>
            <w:iCs/>
            <w:color w:val="263238"/>
            <w:sz w:val="18"/>
            <w:szCs w:val="18"/>
          </w:rPr>
          <w:t xml:space="preserve">de</w:t>
        </w:r>
      </w:ins>
      <w:r>
        <w:rPr>
          <w:rFonts w:eastAsia="DejaVu Serif"/>
          <w:i/>
          <w:iCs/>
          <w:color w:val="263238"/>
          <w:sz w:val="18"/>
          <w:szCs w:val="18"/>
        </w:rPr>
        <w:t xml:space="preserve"> conteúdo pelo autor </w:t>
      </w:r>
      <w:del w:id="10425" w:author="Revisão editorial" w:date="2026-10-25T12:00:00Z">
        <w:r>
          <w:rPr>
            <w:rFonts w:eastAsia="DejaVu Serif"/>
            <w:i/>
            <w:iCs/>
            <w:color w:val="263238"/>
            <w:sz w:val="18"/>
            <w:szCs w:val="18"/>
          </w:rPr>
          <w:delText xml:space="preserve">-</w:delText>
        </w:r>
      </w:del>
      <w:ins w:id="10426" w:author="Revisão editorial" w:date="2026-10-25T12:00:00Z">
        <w:r>
          <w:rPr>
            <w:rFonts w:eastAsia="DejaVu Serif"/>
            <w:i/>
            <w:iCs/>
            <w:color w:val="263238"/>
            <w:sz w:val="18"/>
            <w:szCs w:val="18"/>
          </w:rPr>
          <w:t xml:space="preserve">(ajustes limitados à pontuação e à formatação);</w:t>
        </w:r>
      </w:ins>
      <w:r>
        <w:rPr>
          <w:rFonts w:eastAsia="DejaVu Serif"/>
          <w:i/>
          <w:iCs/>
          <w:color w:val="263238"/>
          <w:sz w:val="18"/>
          <w:szCs w:val="18"/>
        </w:rPr>
        <w:t xml:space="preserve"> exemplo didático sujeito a dados complementares, premissas verificáveis e validação especializada. </w:t>
      </w: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DE0D7DD" w14:textId="77777777" w:rsidTr="008371B8">
        <w:trPr>
          <w:cantSplit/>
        </w:trPr>
        <w:tc>
          <w:tcPr>
            <w:tcW w:w="8334" w:type="dxa"/>
            <w:shd w:val="clear" w:color="auto" w:fill="F3F4F6"/>
            <w:tcMar>
              <w:top w:w="80" w:type="dxa"/>
              <w:left w:w="120" w:type="dxa"/>
              <w:bottom w:w="80" w:type="dxa"/>
              <w:right w:w="120" w:type="dxa"/>
            </w:tcMar>
          </w:tcPr>
          <w:p w14:paraId="4C4428DF"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1. Visão Geral do Perfil de Risco do Projeto</w:t>
            </w:r>
          </w:p>
        </w:tc>
      </w:tr>
      <w:tr w:rsidR="00921ADD" w:rsidRPr="006F14C5" w14:paraId="7DA72409" w14:textId="77777777" w:rsidTr="008371B8">
        <w:trPr>
          <w:cantSplit/>
        </w:trPr>
        <w:tc>
          <w:tcPr>
            <w:tcW w:w="8334" w:type="dxa"/>
            <w:shd w:val="clear" w:color="auto" w:fill="F3F4F6"/>
            <w:tcMar>
              <w:top w:w="80" w:type="dxa"/>
              <w:left w:w="120" w:type="dxa"/>
              <w:bottom w:w="80" w:type="dxa"/>
              <w:right w:w="120" w:type="dxa"/>
            </w:tcMar>
          </w:tcPr>
          <w:p w14:paraId="65C625DB"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 xml:space="preserve">O projeto em análise encontra-se em FEL 1, com escopo preliminar de duplicação e operação de 320 km de rodovia estadual e CAPEX estimado em R$ 3,5 bilhões. Nesta fase, a finalidade do </w:t>
            </w:r>
            <w:r>
              <w:rPr>
                <w:rFonts w:eastAsia="DejaVu Serif"/>
                <w:i/>
                <w:iCs/>
                <w:sz w:val="18"/>
                <w:lang w:val="pt-BR" w:eastAsia="pt-BR"/>
              </w:rPr>
              <w:t>screening</w:t>
            </w:r>
            <w:r>
              <w:rPr>
                <w:rFonts w:eastAsia="DejaVu Serif"/>
                <w:sz w:val="18"/>
                <w:lang w:val="pt-BR" w:eastAsia="pt-BR"/>
              </w:rPr>
              <w:t xml:space="preserve"> de riscos é identificar fatores com potencial de inviabilizar a modelagem, comprometer a bancabilidade, ampliar materialmente o CAPEX ou gerar atrasos incompatíveis com o cronograma de concessão/PPP.</w:t>
            </w:r>
          </w:p>
        </w:tc>
      </w:tr>
      <w:tr w:rsidR="00921ADD" w:rsidRPr="006F14C5" w14:paraId="7C2957CE" w14:textId="77777777" w:rsidTr="008371B8">
        <w:trPr>
          <w:cantSplit/>
        </w:trPr>
        <w:tc>
          <w:tcPr>
            <w:tcW w:w="8334" w:type="dxa"/>
            <w:shd w:val="clear" w:color="auto" w:fill="F3F4F6"/>
            <w:tcMar>
              <w:top w:w="80" w:type="dxa"/>
              <w:left w:w="120" w:type="dxa"/>
              <w:bottom w:w="80" w:type="dxa"/>
              <w:right w:w="120" w:type="dxa"/>
            </w:tcMar>
          </w:tcPr>
          <w:p w14:paraId="101E798A"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 xml:space="preserve">Os principais vetores críticos identificados são</w:t>
            </w:r>
            <w:del w:id="10427" w:author="Revisão editorial" w:date="2026-10-25T12:00:00Z">
              <w:r>
                <w:rPr>
                  <w:rFonts w:eastAsia="DejaVu Serif"/>
                  <w:sz w:val="18"/>
                  <w:lang w:val="pt-BR" w:eastAsia="pt-BR"/>
                </w:rPr>
                <w:delText xml:space="preserve">:</w:delText>
              </w:r>
            </w:del>
            <w:r>
              <w:rPr>
                <w:rFonts w:eastAsia="DejaVu Serif"/>
                <w:sz w:val="18"/>
                <w:lang w:val="pt-BR" w:eastAsia="pt-BR"/>
              </w:rPr>
              <w:t xml:space="preserve"> desapropriações e desocupações, licenciamento ambiental associado à travessia de duas áreas de proteção ambiental, risco de demanda em corredor com elevada participação de veículos pesados e riscos geológico-geotécnicos ligados às obras de duplicação, terraplenagem, drenagem e contenções.</w:t>
            </w:r>
          </w:p>
        </w:tc>
      </w:tr>
      <w:tr w:rsidR="00921ADD" w:rsidRPr="006F14C5" w14:paraId="660557C2" w14:textId="77777777" w:rsidTr="008371B8">
        <w:trPr>
          <w:cantSplit/>
        </w:trPr>
        <w:tc>
          <w:tcPr>
            <w:tcW w:w="8334" w:type="dxa"/>
            <w:shd w:val="clear" w:color="auto" w:fill="F3F4F6"/>
            <w:tcMar>
              <w:top w:w="80" w:type="dxa"/>
              <w:left w:w="120" w:type="dxa"/>
              <w:bottom w:w="80" w:type="dxa"/>
              <w:right w:w="120" w:type="dxa"/>
            </w:tcMar>
          </w:tcPr>
          <w:p w14:paraId="591A6E46"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matriz deve observar repartição objetiva de riscos entre as partes, diretriz expressa da Lei nº 11.079/2004 para contratos de PPP. A lógica recomendada é alocar cada risco à parte com maior capacidade de preveni-lo, gerenciá-lo ou precificá-lo, evitando transferência integral de riscos não controláveis ao parceiro privado, pois isso tende a elevar prêmio de risco, custo de capital e tarifa/contraprestação requerida.</w:t>
            </w:r>
          </w:p>
        </w:tc>
      </w:tr>
      <w:tr w:rsidR="00921ADD" w:rsidRPr="006F14C5" w14:paraId="280711BF" w14:textId="77777777" w:rsidTr="008371B8">
        <w:trPr>
          <w:cantSplit/>
        </w:trPr>
        <w:tc>
          <w:tcPr>
            <w:tcW w:w="8334" w:type="dxa"/>
            <w:shd w:val="clear" w:color="auto" w:fill="F3F4F6"/>
            <w:tcMar>
              <w:top w:w="80" w:type="dxa"/>
              <w:left w:w="120" w:type="dxa"/>
              <w:bottom w:w="80" w:type="dxa"/>
              <w:right w:w="120" w:type="dxa"/>
            </w:tcMar>
          </w:tcPr>
          <w:p w14:paraId="76048FA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lastRenderedPageBreak/>
              <w:t>A literatura técnica do BNDES destaca que a matriz de riscos deve definir quais impactos financeiros permanecem com o parceiro privado e quais serão suportados ou compensados pelo Poder Público. Também registra que, conforme o caso, riscos de demanda, desapropriação, licenciamento ambiental e interferências socioambientais podem ser compartilhados para assegurar estrutura contratual mais eficiente e financiável.</w:t>
            </w:r>
          </w:p>
        </w:tc>
      </w:tr>
      <w:tr w:rsidR="00921ADD" w:rsidRPr="006F14C5" w14:paraId="6FD7CE8F" w14:textId="77777777" w:rsidTr="008371B8">
        <w:trPr>
          <w:cantSplit/>
        </w:trPr>
        <w:tc>
          <w:tcPr>
            <w:tcW w:w="8334" w:type="dxa"/>
            <w:shd w:val="clear" w:color="auto" w:fill="F3F4F6"/>
            <w:tcMar>
              <w:top w:w="80" w:type="dxa"/>
              <w:left w:w="120" w:type="dxa"/>
              <w:bottom w:w="80" w:type="dxa"/>
              <w:right w:w="120" w:type="dxa"/>
            </w:tcMar>
          </w:tcPr>
          <w:p w14:paraId="32408269" w14:textId="77777777" w:rsidR="00921ADD" w:rsidRPr="006F14C5" w:rsidRDefault="007023C5" w:rsidP="001122D4">
            <w:pPr>
              <w:pStyle w:val="SemEspaamento"/>
              <w:spacing w:after="20" w:line="204" w:lineRule="exact"/>
              <w:rPr>
                <w:rFonts w:eastAsia="MS Mincho"/>
                <w:b/>
                <w:bCs/>
                <w:sz w:val="18"/>
                <w:lang w:val="pt-BR"/>
              </w:rPr>
            </w:pPr>
            <w:r>
              <w:rPr>
                <w:rFonts w:eastAsia="DejaVu Serif"/>
                <w:b/>
                <w:bCs/>
                <w:sz w:val="18"/>
                <w:lang w:val="pt-BR" w:eastAsia="pt-BR"/>
              </w:rPr>
              <w:t>Dados fornecidos:</w:t>
            </w:r>
          </w:p>
        </w:tc>
      </w:tr>
      <w:tr w:rsidR="00921ADD" w:rsidRPr="006F14C5" w14:paraId="649E09E2" w14:textId="77777777" w:rsidTr="008371B8">
        <w:trPr>
          <w:cantSplit/>
        </w:trPr>
        <w:tc>
          <w:tcPr>
            <w:tcW w:w="8334" w:type="dxa"/>
            <w:shd w:val="clear" w:color="auto" w:fill="F3F4F6"/>
            <w:tcMar>
              <w:top w:w="80" w:type="dxa"/>
              <w:left w:w="120" w:type="dxa"/>
              <w:bottom w:w="80" w:type="dxa"/>
              <w:right w:w="120" w:type="dxa"/>
            </w:tcMar>
          </w:tcPr>
          <w:p w14:paraId="451C2AA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Rodovia estadual com 320 km de extensão.</w:t>
            </w:r>
          </w:p>
        </w:tc>
      </w:tr>
      <w:tr w:rsidR="00921ADD" w:rsidRPr="006F14C5" w14:paraId="5209ED50" w14:textId="77777777" w:rsidTr="008371B8">
        <w:trPr>
          <w:cantSplit/>
        </w:trPr>
        <w:tc>
          <w:tcPr>
            <w:tcW w:w="8334" w:type="dxa"/>
            <w:shd w:val="clear" w:color="auto" w:fill="F3F4F6"/>
            <w:tcMar>
              <w:top w:w="80" w:type="dxa"/>
              <w:left w:w="120" w:type="dxa"/>
              <w:bottom w:w="80" w:type="dxa"/>
              <w:right w:w="120" w:type="dxa"/>
            </w:tcMar>
          </w:tcPr>
          <w:p w14:paraId="1DEE178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Projeto de duplicação e operação em estrutura de PPP.</w:t>
            </w:r>
          </w:p>
        </w:tc>
      </w:tr>
      <w:tr w:rsidR="00921ADD" w:rsidRPr="006F14C5" w14:paraId="32E5AC4A" w14:textId="77777777" w:rsidTr="008371B8">
        <w:trPr>
          <w:cantSplit/>
        </w:trPr>
        <w:tc>
          <w:tcPr>
            <w:tcW w:w="8334" w:type="dxa"/>
            <w:shd w:val="clear" w:color="auto" w:fill="F3F4F6"/>
            <w:tcMar>
              <w:top w:w="80" w:type="dxa"/>
              <w:left w:w="120" w:type="dxa"/>
              <w:bottom w:w="80" w:type="dxa"/>
              <w:right w:w="120" w:type="dxa"/>
            </w:tcMar>
          </w:tcPr>
          <w:p w14:paraId="61E1EA4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CAPEX preliminar estimado em R$ 3,5 bilhões.</w:t>
            </w:r>
          </w:p>
        </w:tc>
      </w:tr>
      <w:tr w:rsidR="00921ADD" w:rsidRPr="006F14C5" w14:paraId="5B0CE3E7" w14:textId="77777777" w:rsidTr="008371B8">
        <w:trPr>
          <w:cantSplit/>
        </w:trPr>
        <w:tc>
          <w:tcPr>
            <w:tcW w:w="8334" w:type="dxa"/>
            <w:shd w:val="clear" w:color="auto" w:fill="F3F4F6"/>
            <w:tcMar>
              <w:top w:w="80" w:type="dxa"/>
              <w:left w:w="120" w:type="dxa"/>
              <w:bottom w:w="80" w:type="dxa"/>
              <w:right w:w="120" w:type="dxa"/>
            </w:tcMar>
          </w:tcPr>
          <w:p w14:paraId="300F6E7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Travessia de duas áreas de proteção ambiental.</w:t>
            </w:r>
          </w:p>
        </w:tc>
      </w:tr>
      <w:tr w:rsidR="00921ADD" w:rsidRPr="006F14C5" w14:paraId="67C117E0" w14:textId="77777777" w:rsidTr="008371B8">
        <w:trPr>
          <w:cantSplit/>
        </w:trPr>
        <w:tc>
          <w:tcPr>
            <w:tcW w:w="8334" w:type="dxa"/>
            <w:shd w:val="clear" w:color="auto" w:fill="F3F4F6"/>
            <w:tcMar>
              <w:top w:w="80" w:type="dxa"/>
              <w:left w:w="120" w:type="dxa"/>
              <w:bottom w:w="80" w:type="dxa"/>
              <w:right w:w="120" w:type="dxa"/>
            </w:tcMar>
          </w:tcPr>
          <w:p w14:paraId="1890029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Alto tráfego de veículos pesados.</w:t>
            </w:r>
          </w:p>
        </w:tc>
      </w:tr>
      <w:tr w:rsidR="00921ADD" w:rsidRPr="006F14C5" w14:paraId="0F697B20" w14:textId="77777777" w:rsidTr="008371B8">
        <w:trPr>
          <w:cantSplit/>
        </w:trPr>
        <w:tc>
          <w:tcPr>
            <w:tcW w:w="8334" w:type="dxa"/>
            <w:shd w:val="clear" w:color="auto" w:fill="F3F4F6"/>
            <w:tcMar>
              <w:top w:w="80" w:type="dxa"/>
              <w:left w:w="120" w:type="dxa"/>
              <w:bottom w:w="80" w:type="dxa"/>
              <w:right w:w="120" w:type="dxa"/>
            </w:tcMar>
          </w:tcPr>
          <w:p w14:paraId="75BDDA3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Projeto ainda em FEL 1.</w:t>
            </w:r>
          </w:p>
        </w:tc>
      </w:tr>
      <w:tr w:rsidR="00921ADD" w:rsidRPr="006F14C5" w14:paraId="49AC98AF" w14:textId="77777777" w:rsidTr="008371B8">
        <w:trPr>
          <w:cantSplit/>
        </w:trPr>
        <w:tc>
          <w:tcPr>
            <w:tcW w:w="8334" w:type="dxa"/>
            <w:shd w:val="clear" w:color="auto" w:fill="F3F4F6"/>
            <w:tcMar>
              <w:top w:w="80" w:type="dxa"/>
              <w:left w:w="120" w:type="dxa"/>
              <w:bottom w:w="80" w:type="dxa"/>
              <w:right w:w="120" w:type="dxa"/>
            </w:tcMar>
          </w:tcPr>
          <w:p w14:paraId="5CA539F0"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71F2F224" w14:textId="77777777" w:rsidTr="008371B8">
        <w:trPr>
          <w:cantSplit/>
        </w:trPr>
        <w:tc>
          <w:tcPr>
            <w:tcW w:w="8334" w:type="dxa"/>
            <w:shd w:val="clear" w:color="auto" w:fill="F3F4F6"/>
            <w:tcMar>
              <w:top w:w="80" w:type="dxa"/>
              <w:left w:w="120" w:type="dxa"/>
              <w:bottom w:w="80" w:type="dxa"/>
              <w:right w:w="120" w:type="dxa"/>
            </w:tcMar>
          </w:tcPr>
          <w:p w14:paraId="7D6A4C02"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Premissas adotadas:</w:t>
            </w:r>
          </w:p>
        </w:tc>
      </w:tr>
      <w:tr w:rsidR="00921ADD" w:rsidRPr="006F14C5" w14:paraId="0EF1C61D" w14:textId="77777777" w:rsidTr="008371B8">
        <w:trPr>
          <w:cantSplit/>
        </w:trPr>
        <w:tc>
          <w:tcPr>
            <w:tcW w:w="8334" w:type="dxa"/>
            <w:shd w:val="clear" w:color="auto" w:fill="F3F4F6"/>
            <w:tcMar>
              <w:top w:w="80" w:type="dxa"/>
              <w:left w:w="120" w:type="dxa"/>
              <w:bottom w:w="80" w:type="dxa"/>
              <w:right w:w="120" w:type="dxa"/>
            </w:tcMar>
          </w:tcPr>
          <w:p w14:paraId="1040546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O projeto dependerá de licenciamento ambiental ordinário, com necessidade de avaliação de viabilidade ambiental, condicionantes e autorizações aplicáveis.</w:t>
            </w:r>
          </w:p>
        </w:tc>
      </w:tr>
      <w:tr w:rsidR="00921ADD" w:rsidRPr="006F14C5" w14:paraId="6C42BFAF" w14:textId="77777777" w:rsidTr="008371B8">
        <w:trPr>
          <w:cantSplit/>
        </w:trPr>
        <w:tc>
          <w:tcPr>
            <w:tcW w:w="8334" w:type="dxa"/>
            <w:shd w:val="clear" w:color="auto" w:fill="F3F4F6"/>
            <w:tcMar>
              <w:top w:w="80" w:type="dxa"/>
              <w:left w:w="120" w:type="dxa"/>
              <w:bottom w:w="80" w:type="dxa"/>
              <w:right w:w="120" w:type="dxa"/>
            </w:tcMar>
          </w:tcPr>
          <w:p w14:paraId="6C49F4D7"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duplicação exigirá faixas adicionais de domínio, obras de arte, adequações geométricas, dispositivos de segurança e eventuais obras de contenção e drenagem.</w:t>
            </w:r>
          </w:p>
        </w:tc>
      </w:tr>
      <w:tr w:rsidR="00921ADD" w:rsidRPr="006F14C5" w14:paraId="0FDBB79E" w14:textId="77777777" w:rsidTr="008371B8">
        <w:trPr>
          <w:cantSplit/>
        </w:trPr>
        <w:tc>
          <w:tcPr>
            <w:tcW w:w="8334" w:type="dxa"/>
            <w:shd w:val="clear" w:color="auto" w:fill="F3F4F6"/>
            <w:tcMar>
              <w:top w:w="80" w:type="dxa"/>
              <w:left w:w="120" w:type="dxa"/>
              <w:bottom w:w="80" w:type="dxa"/>
              <w:right w:w="120" w:type="dxa"/>
            </w:tcMar>
          </w:tcPr>
          <w:p w14:paraId="57C085D9"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remuneração do parceiro privado poderá combinar receitas tarifárias, contraprestação pública ou mecanismos híbridos, ainda não definidos.</w:t>
            </w:r>
          </w:p>
        </w:tc>
      </w:tr>
      <w:tr w:rsidR="00921ADD" w:rsidRPr="006F14C5" w14:paraId="107F4F56" w14:textId="77777777" w:rsidTr="008371B8">
        <w:trPr>
          <w:cantSplit/>
        </w:trPr>
        <w:tc>
          <w:tcPr>
            <w:tcW w:w="8334" w:type="dxa"/>
            <w:shd w:val="clear" w:color="auto" w:fill="F3F4F6"/>
            <w:tcMar>
              <w:top w:w="80" w:type="dxa"/>
              <w:left w:w="120" w:type="dxa"/>
              <w:bottom w:w="80" w:type="dxa"/>
              <w:right w:w="120" w:type="dxa"/>
            </w:tcMar>
          </w:tcPr>
          <w:p w14:paraId="7B1FDD72"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2078FB1B" w14:textId="77777777" w:rsidTr="008371B8">
        <w:trPr>
          <w:cantSplit/>
        </w:trPr>
        <w:tc>
          <w:tcPr>
            <w:tcW w:w="8334" w:type="dxa"/>
            <w:shd w:val="clear" w:color="auto" w:fill="F3F4F6"/>
            <w:tcMar>
              <w:top w:w="80" w:type="dxa"/>
              <w:left w:w="120" w:type="dxa"/>
              <w:bottom w:w="80" w:type="dxa"/>
              <w:right w:w="120" w:type="dxa"/>
            </w:tcMar>
          </w:tcPr>
          <w:p w14:paraId="7F133F86"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Hipóteses que exigem confirmação:</w:t>
            </w:r>
          </w:p>
        </w:tc>
      </w:tr>
      <w:tr w:rsidR="00921ADD" w:rsidRPr="006F14C5" w14:paraId="0548905D" w14:textId="77777777" w:rsidTr="008371B8">
        <w:trPr>
          <w:cantSplit/>
        </w:trPr>
        <w:tc>
          <w:tcPr>
            <w:tcW w:w="8334" w:type="dxa"/>
            <w:shd w:val="clear" w:color="auto" w:fill="F3F4F6"/>
            <w:tcMar>
              <w:top w:w="80" w:type="dxa"/>
              <w:left w:w="120" w:type="dxa"/>
              <w:bottom w:w="80" w:type="dxa"/>
              <w:right w:w="120" w:type="dxa"/>
            </w:tcMar>
          </w:tcPr>
          <w:p w14:paraId="5C46055C"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Existência de passivos ambientais ou ocupações irregulares na faixa de domínio.</w:t>
            </w:r>
          </w:p>
        </w:tc>
      </w:tr>
      <w:tr w:rsidR="00921ADD" w:rsidRPr="006F14C5" w14:paraId="0FAF697B" w14:textId="77777777" w:rsidTr="008371B8">
        <w:trPr>
          <w:cantSplit/>
        </w:trPr>
        <w:tc>
          <w:tcPr>
            <w:tcW w:w="8334" w:type="dxa"/>
            <w:shd w:val="clear" w:color="auto" w:fill="F3F4F6"/>
            <w:tcMar>
              <w:top w:w="80" w:type="dxa"/>
              <w:left w:w="120" w:type="dxa"/>
              <w:bottom w:w="80" w:type="dxa"/>
              <w:right w:w="120" w:type="dxa"/>
            </w:tcMar>
          </w:tcPr>
          <w:p w14:paraId="4BD6EF8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Necessidade de EIA/RIMA, estudos específicos para unidades/áreas protegidas ou anuências de órgãos intervenientes.</w:t>
            </w:r>
          </w:p>
        </w:tc>
      </w:tr>
      <w:tr w:rsidR="00921ADD" w:rsidRPr="006F14C5" w14:paraId="3EBDA9C5" w14:textId="77777777" w:rsidTr="008371B8">
        <w:trPr>
          <w:cantSplit/>
        </w:trPr>
        <w:tc>
          <w:tcPr>
            <w:tcW w:w="8334" w:type="dxa"/>
            <w:shd w:val="clear" w:color="auto" w:fill="F3F4F6"/>
            <w:tcMar>
              <w:top w:w="80" w:type="dxa"/>
              <w:left w:w="120" w:type="dxa"/>
              <w:bottom w:w="80" w:type="dxa"/>
              <w:right w:w="120" w:type="dxa"/>
            </w:tcMar>
          </w:tcPr>
          <w:p w14:paraId="576E54F2"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Distribuição territorial do tráfego pesado e elasticidade de demanda à tarifa.</w:t>
            </w:r>
          </w:p>
        </w:tc>
      </w:tr>
      <w:tr w:rsidR="00921ADD" w:rsidRPr="006F14C5" w14:paraId="24914CB6" w14:textId="77777777" w:rsidTr="008371B8">
        <w:trPr>
          <w:cantSplit/>
        </w:trPr>
        <w:tc>
          <w:tcPr>
            <w:tcW w:w="8334" w:type="dxa"/>
            <w:shd w:val="clear" w:color="auto" w:fill="F3F4F6"/>
            <w:tcMar>
              <w:top w:w="80" w:type="dxa"/>
              <w:left w:w="120" w:type="dxa"/>
              <w:bottom w:w="80" w:type="dxa"/>
              <w:right w:w="120" w:type="dxa"/>
            </w:tcMar>
          </w:tcPr>
          <w:p w14:paraId="0D26CCF3"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Condições geotécnicas críticas, tais como solos moles, áreas de instabilidade, travessias especiais ou trechos com elevada necessidade de contenção.</w:t>
            </w:r>
          </w:p>
        </w:tc>
      </w:tr>
      <w:tr w:rsidR="00921ADD" w:rsidRPr="006F14C5" w14:paraId="1B1408C0" w14:textId="77777777" w:rsidTr="008371B8">
        <w:trPr>
          <w:cantSplit/>
        </w:trPr>
        <w:tc>
          <w:tcPr>
            <w:tcW w:w="8334" w:type="dxa"/>
            <w:shd w:val="clear" w:color="auto" w:fill="F3F4F6"/>
            <w:tcMar>
              <w:top w:w="80" w:type="dxa"/>
              <w:left w:w="120" w:type="dxa"/>
              <w:bottom w:w="80" w:type="dxa"/>
              <w:right w:w="120" w:type="dxa"/>
            </w:tcMar>
          </w:tcPr>
          <w:p w14:paraId="7538B210"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Estratégia de desapropriação, cadastro fundiário, reassentamento e desocupação.</w:t>
            </w:r>
          </w:p>
        </w:tc>
      </w:tr>
      <w:tr w:rsidR="00921ADD" w:rsidRPr="006F14C5" w14:paraId="26BBB45D" w14:textId="77777777" w:rsidTr="008371B8">
        <w:trPr>
          <w:cantSplit/>
        </w:trPr>
        <w:tc>
          <w:tcPr>
            <w:tcW w:w="8334" w:type="dxa"/>
            <w:shd w:val="clear" w:color="auto" w:fill="F3F4F6"/>
            <w:tcMar>
              <w:top w:w="80" w:type="dxa"/>
              <w:left w:w="120" w:type="dxa"/>
              <w:bottom w:w="80" w:type="dxa"/>
              <w:right w:w="120" w:type="dxa"/>
            </w:tcMar>
          </w:tcPr>
          <w:p w14:paraId="6AA067D1"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344E0394" w14:textId="77777777" w:rsidTr="008371B8">
        <w:trPr>
          <w:cantSplit/>
        </w:trPr>
        <w:tc>
          <w:tcPr>
            <w:tcW w:w="8334" w:type="dxa"/>
            <w:shd w:val="clear" w:color="auto" w:fill="F3F4F6"/>
            <w:tcMar>
              <w:top w:w="80" w:type="dxa"/>
              <w:left w:w="120" w:type="dxa"/>
              <w:bottom w:w="80" w:type="dxa"/>
              <w:right w:w="120" w:type="dxa"/>
            </w:tcMar>
          </w:tcPr>
          <w:p w14:paraId="0A031BCB"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lastRenderedPageBreak/>
              <w:t>Inferência preliminar</w:t>
            </w:r>
          </w:p>
        </w:tc>
      </w:tr>
      <w:tr w:rsidR="00921ADD" w:rsidRPr="006F14C5" w14:paraId="0DCF8F78" w14:textId="77777777" w:rsidTr="008371B8">
        <w:trPr>
          <w:cantSplit/>
        </w:trPr>
        <w:tc>
          <w:tcPr>
            <w:tcW w:w="8334" w:type="dxa"/>
            <w:shd w:val="clear" w:color="auto" w:fill="F3F4F6"/>
            <w:tcMar>
              <w:top w:w="80" w:type="dxa"/>
              <w:left w:w="120" w:type="dxa"/>
              <w:bottom w:w="80" w:type="dxa"/>
              <w:right w:w="120" w:type="dxa"/>
            </w:tcMar>
          </w:tcPr>
          <w:p w14:paraId="2FEC0D86"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O risco de licenciamento ambiental e o risco fundiário possuem potencial de afetar diretamente o cronograma de início das obras e, por consequência, o perfil de desembolso do CAPEX.</w:t>
            </w:r>
          </w:p>
        </w:tc>
      </w:tr>
      <w:tr w:rsidR="00921ADD" w:rsidRPr="006F14C5" w14:paraId="4B7C7E65" w14:textId="77777777" w:rsidTr="008371B8">
        <w:trPr>
          <w:cantSplit/>
        </w:trPr>
        <w:tc>
          <w:tcPr>
            <w:tcW w:w="8334" w:type="dxa"/>
            <w:shd w:val="clear" w:color="auto" w:fill="F3F4F6"/>
            <w:tcMar>
              <w:top w:w="80" w:type="dxa"/>
              <w:left w:w="120" w:type="dxa"/>
              <w:bottom w:w="80" w:type="dxa"/>
              <w:right w:w="120" w:type="dxa"/>
            </w:tcMar>
          </w:tcPr>
          <w:p w14:paraId="6EBFB480"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O risco de demanda merece tratamento específico devido à concentração de veículos pesados, pois alterações na atividade econômica regional, rotas concorrentes, restrições de circulação, comportamento logístico ou estrutura tarifária podem alterar de forma relevante as receitas projetadas.</w:t>
            </w:r>
          </w:p>
        </w:tc>
      </w:tr>
      <w:tr w:rsidR="00921ADD" w:rsidRPr="006F14C5" w14:paraId="4EB487D5" w14:textId="77777777" w:rsidTr="008371B8">
        <w:trPr>
          <w:cantSplit/>
        </w:trPr>
        <w:tc>
          <w:tcPr>
            <w:tcW w:w="8334" w:type="dxa"/>
            <w:shd w:val="clear" w:color="auto" w:fill="F3F4F6"/>
            <w:tcMar>
              <w:top w:w="80" w:type="dxa"/>
              <w:left w:w="120" w:type="dxa"/>
              <w:bottom w:w="80" w:type="dxa"/>
              <w:right w:w="120" w:type="dxa"/>
            </w:tcMar>
          </w:tcPr>
          <w:p w14:paraId="0209D81D"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No licenciamento ambiental, a Licença Prévia aprova a viabilidade ambiental, localização e concepção do empreendimento, enquanto a Licença de Instalação autoriza o início das obras. Em projetos de impacto significativo, a etapa de LP pode requerer EIA/RIMA; a LI depende do atendimento das condicionantes e da apresentação de estudos e programas ambientais compatíveis. A travessia de áreas de proteção ambiental aumenta a probabilidade de condicionantes, estudos complementares e interfaces institucionais que precisam ser incorporados desde o EVTEA.</w:t>
            </w:r>
          </w:p>
        </w:tc>
      </w:tr>
      <w:tr w:rsidR="00921ADD" w:rsidRPr="006F14C5" w14:paraId="6C4A99A7" w14:textId="77777777" w:rsidTr="008371B8">
        <w:trPr>
          <w:cantSplit/>
        </w:trPr>
        <w:tc>
          <w:tcPr>
            <w:tcW w:w="8334" w:type="dxa"/>
            <w:shd w:val="clear" w:color="auto" w:fill="F3F4F6"/>
            <w:tcMar>
              <w:top w:w="80" w:type="dxa"/>
              <w:left w:w="120" w:type="dxa"/>
              <w:bottom w:w="80" w:type="dxa"/>
              <w:right w:w="120" w:type="dxa"/>
            </w:tcMar>
          </w:tcPr>
          <w:p w14:paraId="7ECBD22A"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5D300E58" w14:textId="77777777" w:rsidTr="008371B8">
        <w:trPr>
          <w:cantSplit/>
        </w:trPr>
        <w:tc>
          <w:tcPr>
            <w:tcW w:w="8334" w:type="dxa"/>
            <w:shd w:val="clear" w:color="auto" w:fill="F3F4F6"/>
            <w:tcMar>
              <w:top w:w="80" w:type="dxa"/>
              <w:left w:w="120" w:type="dxa"/>
              <w:bottom w:w="80" w:type="dxa"/>
              <w:right w:w="120" w:type="dxa"/>
            </w:tcMar>
          </w:tcPr>
          <w:p w14:paraId="04F59A60"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2. Matriz de Riscos Críticos</w:t>
            </w:r>
          </w:p>
        </w:tc>
      </w:tr>
      <w:tr w:rsidR="00921ADD" w:rsidRPr="006F14C5" w14:paraId="69DCA4CA" w14:textId="77777777" w:rsidTr="008371B8">
        <w:trPr>
          <w:cantSplit/>
        </w:trPr>
        <w:tc>
          <w:tcPr>
            <w:tcW w:w="8334" w:type="dxa"/>
            <w:shd w:val="clear" w:color="auto" w:fill="F3F4F6"/>
            <w:tcMar>
              <w:top w:w="80" w:type="dxa"/>
              <w:left w:w="120" w:type="dxa"/>
              <w:bottom w:w="80" w:type="dxa"/>
              <w:right w:w="120" w:type="dxa"/>
            </w:tcMar>
          </w:tcPr>
          <w:p w14:paraId="17A32C06"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426AA3B2" w14:textId="77777777" w:rsidTr="008371B8">
        <w:trPr>
          <w:cantSplit/>
        </w:trPr>
        <w:tc>
          <w:tcPr>
            <w:tcW w:w="8334" w:type="dxa"/>
            <w:shd w:val="clear" w:color="auto" w:fill="F3F4F6"/>
            <w:tcMar>
              <w:top w:w="80" w:type="dxa"/>
              <w:left w:w="120" w:type="dxa"/>
              <w:bottom w:w="80" w:type="dxa"/>
              <w:right w:w="120" w:type="dxa"/>
            </w:tcMar>
          </w:tcPr>
          <w:p w14:paraId="50AAC59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alocação acima busca evitar dois extremos: a transferência integral de riscos incontroláveis ao parceiro privado, que encarece o projeto e pode reduzir competição, e a retenção excessiva de riscos pelo Poder Público, que pode reduzir incentivos à eficiência. Experiências analisadas pelo BNDES indicam que, em concessões rodoviárias, desapropriações até determinado limite podem ser atribuídas ao concessionário, com excedentes sujeitos a reequilíbrio; o mesmo racional de bandas e gatilhos pode ser aplicado a riscos de maior incerteza.</w:t>
            </w:r>
          </w:p>
        </w:tc>
      </w:tr>
      <w:tr w:rsidR="00921ADD" w:rsidRPr="006F14C5" w14:paraId="518B0564" w14:textId="77777777" w:rsidTr="008371B8">
        <w:trPr>
          <w:cantSplit/>
        </w:trPr>
        <w:tc>
          <w:tcPr>
            <w:tcW w:w="8334" w:type="dxa"/>
            <w:shd w:val="clear" w:color="auto" w:fill="F3F4F6"/>
            <w:tcMar>
              <w:top w:w="80" w:type="dxa"/>
              <w:left w:w="120" w:type="dxa"/>
              <w:bottom w:w="80" w:type="dxa"/>
              <w:right w:w="120" w:type="dxa"/>
            </w:tcMar>
          </w:tcPr>
          <w:p w14:paraId="1016B0D8"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7A9DC4D9" w14:textId="77777777" w:rsidTr="008371B8">
        <w:trPr>
          <w:cantSplit/>
        </w:trPr>
        <w:tc>
          <w:tcPr>
            <w:tcW w:w="8334" w:type="dxa"/>
            <w:shd w:val="clear" w:color="auto" w:fill="F3F4F6"/>
            <w:tcMar>
              <w:top w:w="80" w:type="dxa"/>
              <w:left w:w="120" w:type="dxa"/>
              <w:bottom w:w="80" w:type="dxa"/>
              <w:right w:w="120" w:type="dxa"/>
            </w:tcMar>
          </w:tcPr>
          <w:p w14:paraId="5D5AACA3"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3. Estratégias Preliminares de Mitigação para os 3 Maiores Riscos</w:t>
            </w:r>
          </w:p>
        </w:tc>
      </w:tr>
      <w:tr w:rsidR="00921ADD" w:rsidRPr="006F14C5" w14:paraId="38BFF664" w14:textId="77777777" w:rsidTr="008371B8">
        <w:trPr>
          <w:cantSplit/>
        </w:trPr>
        <w:tc>
          <w:tcPr>
            <w:tcW w:w="8334" w:type="dxa"/>
            <w:shd w:val="clear" w:color="auto" w:fill="F3F4F6"/>
            <w:tcMar>
              <w:top w:w="80" w:type="dxa"/>
              <w:left w:w="120" w:type="dxa"/>
              <w:bottom w:w="80" w:type="dxa"/>
              <w:right w:w="120" w:type="dxa"/>
            </w:tcMar>
          </w:tcPr>
          <w:p w14:paraId="1195BEA8"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68FC33C3" w14:textId="77777777" w:rsidTr="008371B8">
        <w:trPr>
          <w:cantSplit/>
        </w:trPr>
        <w:tc>
          <w:tcPr>
            <w:tcW w:w="8334" w:type="dxa"/>
            <w:shd w:val="clear" w:color="auto" w:fill="F3F4F6"/>
            <w:tcMar>
              <w:top w:w="80" w:type="dxa"/>
              <w:left w:w="120" w:type="dxa"/>
              <w:bottom w:w="80" w:type="dxa"/>
              <w:right w:w="120" w:type="dxa"/>
            </w:tcMar>
          </w:tcPr>
          <w:p w14:paraId="375C3F7B" w14:textId="77777777" w:rsidR="00921ADD" w:rsidRPr="006F14C5" w:rsidRDefault="007023C5" w:rsidP="001122D4">
            <w:pPr>
              <w:pStyle w:val="SemEspaamento"/>
              <w:spacing w:after="20" w:line="204" w:lineRule="exact"/>
              <w:rPr>
                <w:rFonts w:eastAsia="MS Mincho"/>
                <w:sz w:val="18"/>
                <w:lang w:val="pt-BR"/>
              </w:rPr>
            </w:pPr>
            <w:r>
              <w:rPr>
                <w:rFonts w:eastAsia="DejaVu Serif"/>
                <w:i/>
                <w:iCs/>
                <w:sz w:val="18"/>
                <w:lang w:val="pt-BR" w:eastAsia="pt-BR"/>
              </w:rPr>
              <w:t>3.1 Desapropriações, desocupações e disponibilidade da faixa de domínio</w:t>
            </w:r>
          </w:p>
        </w:tc>
      </w:tr>
      <w:tr w:rsidR="00921ADD" w:rsidRPr="006F14C5" w14:paraId="6930270E" w14:textId="77777777" w:rsidTr="008371B8">
        <w:trPr>
          <w:cantSplit/>
        </w:trPr>
        <w:tc>
          <w:tcPr>
            <w:tcW w:w="8334" w:type="dxa"/>
            <w:shd w:val="clear" w:color="auto" w:fill="F3F4F6"/>
            <w:tcMar>
              <w:top w:w="80" w:type="dxa"/>
              <w:left w:w="120" w:type="dxa"/>
              <w:bottom w:w="80" w:type="dxa"/>
              <w:right w:w="120" w:type="dxa"/>
            </w:tcMar>
          </w:tcPr>
          <w:p w14:paraId="2E5AB72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Risco prioritário: indisponibilidade de áreas pode paralisar frentes críticas, postergar obras obrigatórias e comprometer a curva de desembolso do CAPEX.</w:t>
            </w:r>
          </w:p>
        </w:tc>
      </w:tr>
      <w:tr w:rsidR="00921ADD" w:rsidRPr="006F14C5" w14:paraId="68934BAF" w14:textId="77777777" w:rsidTr="008371B8">
        <w:trPr>
          <w:cantSplit/>
        </w:trPr>
        <w:tc>
          <w:tcPr>
            <w:tcW w:w="8334" w:type="dxa"/>
            <w:shd w:val="clear" w:color="auto" w:fill="F3F4F6"/>
            <w:tcMar>
              <w:top w:w="80" w:type="dxa"/>
              <w:left w:w="120" w:type="dxa"/>
              <w:bottom w:w="80" w:type="dxa"/>
              <w:right w:w="120" w:type="dxa"/>
            </w:tcMar>
          </w:tcPr>
          <w:p w14:paraId="77573B85"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175B9932" w14:textId="77777777" w:rsidTr="008371B8">
        <w:trPr>
          <w:cantSplit/>
        </w:trPr>
        <w:tc>
          <w:tcPr>
            <w:tcW w:w="8334" w:type="dxa"/>
            <w:shd w:val="clear" w:color="auto" w:fill="F3F4F6"/>
            <w:tcMar>
              <w:top w:w="80" w:type="dxa"/>
              <w:left w:w="120" w:type="dxa"/>
              <w:bottom w:w="80" w:type="dxa"/>
              <w:right w:w="120" w:type="dxa"/>
            </w:tcMar>
          </w:tcPr>
          <w:p w14:paraId="75CB67D7"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Estratégias preliminares de mitigação</w:t>
            </w:r>
          </w:p>
        </w:tc>
      </w:tr>
      <w:tr w:rsidR="00921ADD" w:rsidRPr="006F14C5" w14:paraId="102841AA" w14:textId="77777777" w:rsidTr="008371B8">
        <w:trPr>
          <w:cantSplit/>
        </w:trPr>
        <w:tc>
          <w:tcPr>
            <w:tcW w:w="8334" w:type="dxa"/>
            <w:shd w:val="clear" w:color="auto" w:fill="F3F4F6"/>
            <w:tcMar>
              <w:top w:w="80" w:type="dxa"/>
              <w:left w:w="120" w:type="dxa"/>
              <w:bottom w:w="80" w:type="dxa"/>
              <w:right w:w="120" w:type="dxa"/>
            </w:tcMar>
          </w:tcPr>
          <w:p w14:paraId="3010D0D5"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Elaborar cadastro fundiário georreferenciado de alta confiabilidade para todo o corredor, identificando propriedades, ocupações, benfeitorias, áreas públicas, áreas com litígio e pontos de conflito social.</w:t>
            </w:r>
          </w:p>
        </w:tc>
      </w:tr>
      <w:tr w:rsidR="00921ADD" w:rsidRPr="006F14C5" w14:paraId="0B67D862" w14:textId="77777777" w:rsidTr="008371B8">
        <w:trPr>
          <w:cantSplit/>
        </w:trPr>
        <w:tc>
          <w:tcPr>
            <w:tcW w:w="8334" w:type="dxa"/>
            <w:shd w:val="clear" w:color="auto" w:fill="F3F4F6"/>
            <w:tcMar>
              <w:top w:w="80" w:type="dxa"/>
              <w:left w:w="120" w:type="dxa"/>
              <w:bottom w:w="80" w:type="dxa"/>
              <w:right w:w="120" w:type="dxa"/>
            </w:tcMar>
          </w:tcPr>
          <w:p w14:paraId="736BD8C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lastRenderedPageBreak/>
              <w:t>Estruturar plano de desapropriação e reassentamento com estimativa independente de valores, cronograma por trecho, matriz de responsáveis e estratégia de comunicação social.</w:t>
            </w:r>
          </w:p>
        </w:tc>
      </w:tr>
      <w:tr w:rsidR="00921ADD" w:rsidRPr="006F14C5" w14:paraId="4C8FD61C" w14:textId="77777777" w:rsidTr="008371B8">
        <w:trPr>
          <w:cantSplit/>
        </w:trPr>
        <w:tc>
          <w:tcPr>
            <w:tcW w:w="8334" w:type="dxa"/>
            <w:shd w:val="clear" w:color="auto" w:fill="F3F4F6"/>
            <w:tcMar>
              <w:top w:w="80" w:type="dxa"/>
              <w:left w:w="120" w:type="dxa"/>
              <w:bottom w:w="80" w:type="dxa"/>
              <w:right w:w="120" w:type="dxa"/>
            </w:tcMar>
          </w:tcPr>
          <w:p w14:paraId="29E4E0C6"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Priorizar, no cronograma de obras, trechos com maior maturidade fundiária, reduzindo dependência de áreas ainda sujeitas a litígios ou negociações.</w:t>
            </w:r>
          </w:p>
        </w:tc>
      </w:tr>
      <w:tr w:rsidR="00921ADD" w:rsidRPr="006F14C5" w14:paraId="6EF0F266" w14:textId="77777777" w:rsidTr="008371B8">
        <w:trPr>
          <w:cantSplit/>
        </w:trPr>
        <w:tc>
          <w:tcPr>
            <w:tcW w:w="8334" w:type="dxa"/>
            <w:shd w:val="clear" w:color="auto" w:fill="F3F4F6"/>
            <w:tcMar>
              <w:top w:w="80" w:type="dxa"/>
              <w:left w:w="120" w:type="dxa"/>
              <w:bottom w:w="80" w:type="dxa"/>
              <w:right w:w="120" w:type="dxa"/>
            </w:tcMar>
          </w:tcPr>
          <w:p w14:paraId="4515C34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Definir no contrato uma linha de base objetiva para quantitativos e custos de desapropriação, com faixa de risco a cargo do parceiro privado e mecanismo de reequilíbrio para desvios materiais não imputáveis à concessionária.</w:t>
            </w:r>
          </w:p>
        </w:tc>
      </w:tr>
      <w:tr w:rsidR="00921ADD" w:rsidRPr="006F14C5" w14:paraId="3111537C" w14:textId="77777777" w:rsidTr="008371B8">
        <w:trPr>
          <w:cantSplit/>
        </w:trPr>
        <w:tc>
          <w:tcPr>
            <w:tcW w:w="8334" w:type="dxa"/>
            <w:shd w:val="clear" w:color="auto" w:fill="F3F4F6"/>
            <w:tcMar>
              <w:top w:w="80" w:type="dxa"/>
              <w:left w:w="120" w:type="dxa"/>
              <w:bottom w:w="80" w:type="dxa"/>
              <w:right w:w="120" w:type="dxa"/>
            </w:tcMar>
          </w:tcPr>
          <w:p w14:paraId="2C902612"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Prever governança executiva conjunta entre Poder Concedente e SPE para acompanhamento mensal de disponibilidade de áreas, imissões na posse, litígios e riscos de atraso.</w:t>
            </w:r>
          </w:p>
        </w:tc>
      </w:tr>
      <w:tr w:rsidR="00921ADD" w:rsidRPr="006F14C5" w14:paraId="5E3F1217" w14:textId="77777777" w:rsidTr="008371B8">
        <w:trPr>
          <w:cantSplit/>
        </w:trPr>
        <w:tc>
          <w:tcPr>
            <w:tcW w:w="8334" w:type="dxa"/>
            <w:shd w:val="clear" w:color="auto" w:fill="F3F4F6"/>
            <w:tcMar>
              <w:top w:w="80" w:type="dxa"/>
              <w:left w:w="120" w:type="dxa"/>
              <w:bottom w:w="80" w:type="dxa"/>
              <w:right w:w="120" w:type="dxa"/>
            </w:tcMar>
          </w:tcPr>
          <w:p w14:paraId="00BC98D0"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5DAEC467" w14:textId="77777777" w:rsidTr="008371B8">
        <w:trPr>
          <w:cantSplit/>
        </w:trPr>
        <w:tc>
          <w:tcPr>
            <w:tcW w:w="8334" w:type="dxa"/>
            <w:shd w:val="clear" w:color="auto" w:fill="F3F4F6"/>
            <w:tcMar>
              <w:top w:w="80" w:type="dxa"/>
              <w:left w:w="120" w:type="dxa"/>
              <w:bottom w:w="80" w:type="dxa"/>
              <w:right w:w="120" w:type="dxa"/>
            </w:tcMar>
          </w:tcPr>
          <w:p w14:paraId="34A5F4D8" w14:textId="77777777" w:rsidR="00921ADD" w:rsidRPr="006F14C5" w:rsidRDefault="007023C5" w:rsidP="001122D4">
            <w:pPr>
              <w:pStyle w:val="SemEspaamento"/>
              <w:spacing w:after="20" w:line="204" w:lineRule="exact"/>
              <w:rPr>
                <w:rFonts w:eastAsia="MS Mincho"/>
                <w:sz w:val="18"/>
                <w:lang w:val="pt-BR"/>
              </w:rPr>
            </w:pPr>
            <w:r>
              <w:rPr>
                <w:rFonts w:eastAsia="DejaVu Serif"/>
                <w:i/>
                <w:iCs/>
                <w:sz w:val="18"/>
                <w:lang w:val="pt-BR" w:eastAsia="pt-BR"/>
              </w:rPr>
              <w:t>3.2 Licenciamento ambiental e travessia de áreas de proteção ambiental</w:t>
            </w:r>
          </w:p>
        </w:tc>
      </w:tr>
      <w:tr w:rsidR="00921ADD" w:rsidRPr="006F14C5" w14:paraId="7CF8E6C7" w14:textId="77777777" w:rsidTr="008371B8">
        <w:trPr>
          <w:cantSplit/>
        </w:trPr>
        <w:tc>
          <w:tcPr>
            <w:tcW w:w="8334" w:type="dxa"/>
            <w:shd w:val="clear" w:color="auto" w:fill="F3F4F6"/>
            <w:tcMar>
              <w:top w:w="80" w:type="dxa"/>
              <w:left w:w="120" w:type="dxa"/>
              <w:bottom w:w="80" w:type="dxa"/>
              <w:right w:w="120" w:type="dxa"/>
            </w:tcMar>
          </w:tcPr>
          <w:p w14:paraId="14B19DA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Risco prioritário: atraso na LP ou na LI pode impedir a implantação da duplicação, exigir reconfiguração de traçado e ampliar significativamente CAPEX e prazo.</w:t>
            </w:r>
          </w:p>
        </w:tc>
      </w:tr>
      <w:tr w:rsidR="00921ADD" w:rsidRPr="006F14C5" w14:paraId="4DAD958F" w14:textId="77777777" w:rsidTr="008371B8">
        <w:trPr>
          <w:cantSplit/>
        </w:trPr>
        <w:tc>
          <w:tcPr>
            <w:tcW w:w="8334" w:type="dxa"/>
            <w:shd w:val="clear" w:color="auto" w:fill="F3F4F6"/>
            <w:tcMar>
              <w:top w:w="80" w:type="dxa"/>
              <w:left w:w="120" w:type="dxa"/>
              <w:bottom w:w="80" w:type="dxa"/>
              <w:right w:w="120" w:type="dxa"/>
            </w:tcMar>
          </w:tcPr>
          <w:p w14:paraId="73BA5075"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Estratégias preliminares de mitigação</w:t>
            </w:r>
          </w:p>
        </w:tc>
      </w:tr>
      <w:tr w:rsidR="00921ADD" w:rsidRPr="006F14C5" w14:paraId="5D5F9473" w14:textId="77777777" w:rsidTr="008371B8">
        <w:trPr>
          <w:cantSplit/>
        </w:trPr>
        <w:tc>
          <w:tcPr>
            <w:tcW w:w="8334" w:type="dxa"/>
            <w:shd w:val="clear" w:color="auto" w:fill="F3F4F6"/>
            <w:tcMar>
              <w:top w:w="80" w:type="dxa"/>
              <w:left w:w="120" w:type="dxa"/>
              <w:bottom w:w="80" w:type="dxa"/>
              <w:right w:w="120" w:type="dxa"/>
            </w:tcMar>
          </w:tcPr>
          <w:p w14:paraId="174F6EEF"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Desenvolver, ainda em FEL 1, diagnóstico ambiental de corredor com mapeamento detalhado das áreas de proteção ambiental, zonas de sensibilidade, travessias de cursos d’água, fauna, flora, comunidades afetadas e restrições de uso do solo.</w:t>
            </w:r>
          </w:p>
        </w:tc>
      </w:tr>
      <w:tr w:rsidR="00921ADD" w:rsidRPr="006F14C5" w14:paraId="3987C82C" w14:textId="77777777" w:rsidTr="008371B8">
        <w:trPr>
          <w:cantSplit/>
        </w:trPr>
        <w:tc>
          <w:tcPr>
            <w:tcW w:w="8334" w:type="dxa"/>
            <w:shd w:val="clear" w:color="auto" w:fill="F3F4F6"/>
            <w:tcMar>
              <w:top w:w="80" w:type="dxa"/>
              <w:left w:w="120" w:type="dxa"/>
              <w:bottom w:w="80" w:type="dxa"/>
              <w:right w:w="120" w:type="dxa"/>
            </w:tcMar>
          </w:tcPr>
          <w:p w14:paraId="36CEE083"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Avaliar alternativas de traçado e soluções de engenharia com menor impacto ambiental antes da consolidação do projeto de referência.</w:t>
            </w:r>
          </w:p>
        </w:tc>
      </w:tr>
      <w:tr w:rsidR="00921ADD" w:rsidRPr="006F14C5" w14:paraId="76E1BE56" w14:textId="77777777" w:rsidTr="008371B8">
        <w:trPr>
          <w:cantSplit/>
        </w:trPr>
        <w:tc>
          <w:tcPr>
            <w:tcW w:w="8334" w:type="dxa"/>
            <w:shd w:val="clear" w:color="auto" w:fill="F3F4F6"/>
            <w:tcMar>
              <w:top w:w="80" w:type="dxa"/>
              <w:left w:w="120" w:type="dxa"/>
              <w:bottom w:w="80" w:type="dxa"/>
              <w:right w:w="120" w:type="dxa"/>
            </w:tcMar>
          </w:tcPr>
          <w:p w14:paraId="29171DDF"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Promover consulta técnica antecipada com o órgão ambiental competente e demais entidades intervenientes, para identificar escopo provável de estudos, condicionantes, autorizações complementares e cronograma realista.</w:t>
            </w:r>
          </w:p>
        </w:tc>
      </w:tr>
      <w:tr w:rsidR="00921ADD" w:rsidRPr="006F14C5" w14:paraId="0ECF7FC0" w14:textId="77777777" w:rsidTr="008371B8">
        <w:trPr>
          <w:cantSplit/>
        </w:trPr>
        <w:tc>
          <w:tcPr>
            <w:tcW w:w="8334" w:type="dxa"/>
            <w:shd w:val="clear" w:color="auto" w:fill="F3F4F6"/>
            <w:tcMar>
              <w:top w:w="80" w:type="dxa"/>
              <w:left w:w="120" w:type="dxa"/>
              <w:bottom w:w="80" w:type="dxa"/>
              <w:right w:w="120" w:type="dxa"/>
            </w:tcMar>
          </w:tcPr>
          <w:p w14:paraId="4D4FF0A3"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Inserir no EVTEA uma linha de base ambiental explícita, distinguindo condicionantes previsíveis de exigências supervenientes ou extraordinárias.</w:t>
            </w:r>
          </w:p>
        </w:tc>
      </w:tr>
      <w:tr w:rsidR="00921ADD" w:rsidRPr="006F14C5" w14:paraId="32F8582F" w14:textId="77777777" w:rsidTr="008371B8">
        <w:trPr>
          <w:cantSplit/>
        </w:trPr>
        <w:tc>
          <w:tcPr>
            <w:tcW w:w="8334" w:type="dxa"/>
            <w:shd w:val="clear" w:color="auto" w:fill="F3F4F6"/>
            <w:tcMar>
              <w:top w:w="80" w:type="dxa"/>
              <w:left w:w="120" w:type="dxa"/>
              <w:bottom w:w="80" w:type="dxa"/>
              <w:right w:w="120" w:type="dxa"/>
            </w:tcMar>
          </w:tcPr>
          <w:p w14:paraId="496496C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Planejar a obtenção da LP como marco de viabilidade ambiental e a LI como condição de início das frentes de obra afetadas. A LP aprova localização e concepção do empreendimento; a LI autoriza sua instalação e depende do atendimento das exigências aplicáveis.</w:t>
            </w:r>
          </w:p>
        </w:tc>
      </w:tr>
      <w:tr w:rsidR="00921ADD" w:rsidRPr="006F14C5" w14:paraId="6A3CB9EE" w14:textId="77777777" w:rsidTr="008371B8">
        <w:trPr>
          <w:cantSplit/>
        </w:trPr>
        <w:tc>
          <w:tcPr>
            <w:tcW w:w="8334" w:type="dxa"/>
            <w:shd w:val="clear" w:color="auto" w:fill="F3F4F6"/>
            <w:tcMar>
              <w:top w:w="80" w:type="dxa"/>
              <w:left w:w="120" w:type="dxa"/>
              <w:bottom w:w="80" w:type="dxa"/>
              <w:right w:w="120" w:type="dxa"/>
            </w:tcMar>
          </w:tcPr>
          <w:p w14:paraId="7C5BD66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Reservar contingência física e temporal para medidas de mitigação, compensação, programas ambientais, passagens de fauna, manejo de vegetação, drenagem especial e monitoramentos exigidos.</w:t>
            </w:r>
          </w:p>
        </w:tc>
      </w:tr>
      <w:tr w:rsidR="00921ADD" w:rsidRPr="006F14C5" w14:paraId="7680FA66" w14:textId="77777777" w:rsidTr="008371B8">
        <w:trPr>
          <w:cantSplit/>
        </w:trPr>
        <w:tc>
          <w:tcPr>
            <w:tcW w:w="8334" w:type="dxa"/>
            <w:shd w:val="clear" w:color="auto" w:fill="F3F4F6"/>
            <w:tcMar>
              <w:top w:w="80" w:type="dxa"/>
              <w:left w:w="120" w:type="dxa"/>
              <w:bottom w:w="80" w:type="dxa"/>
              <w:right w:w="120" w:type="dxa"/>
            </w:tcMar>
          </w:tcPr>
          <w:p w14:paraId="36B5C630"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6E3AE50D" w14:textId="77777777" w:rsidTr="008371B8">
        <w:trPr>
          <w:cantSplit/>
        </w:trPr>
        <w:tc>
          <w:tcPr>
            <w:tcW w:w="8334" w:type="dxa"/>
            <w:shd w:val="clear" w:color="auto" w:fill="F3F4F6"/>
            <w:tcMar>
              <w:top w:w="80" w:type="dxa"/>
              <w:left w:w="120" w:type="dxa"/>
              <w:bottom w:w="80" w:type="dxa"/>
              <w:right w:w="120" w:type="dxa"/>
            </w:tcMar>
          </w:tcPr>
          <w:p w14:paraId="4D130886" w14:textId="77777777" w:rsidR="00921ADD" w:rsidRPr="006F14C5" w:rsidRDefault="007023C5" w:rsidP="001122D4">
            <w:pPr>
              <w:pStyle w:val="SemEspaamento"/>
              <w:spacing w:after="20" w:line="204" w:lineRule="exact"/>
              <w:rPr>
                <w:rFonts w:eastAsia="MS Mincho"/>
                <w:sz w:val="18"/>
                <w:lang w:val="pt-BR"/>
              </w:rPr>
            </w:pPr>
            <w:r>
              <w:rPr>
                <w:rFonts w:eastAsia="DejaVu Serif"/>
                <w:i/>
                <w:iCs/>
                <w:sz w:val="18"/>
                <w:lang w:val="pt-BR" w:eastAsia="pt-BR"/>
              </w:rPr>
              <w:t>3.3 Risco de demanda e sustentabilidade econômico-financeira</w:t>
            </w:r>
          </w:p>
        </w:tc>
      </w:tr>
      <w:tr w:rsidR="00921ADD" w:rsidRPr="006F14C5" w14:paraId="09FE6B18" w14:textId="77777777" w:rsidTr="008371B8">
        <w:trPr>
          <w:cantSplit/>
        </w:trPr>
        <w:tc>
          <w:tcPr>
            <w:tcW w:w="8334" w:type="dxa"/>
            <w:shd w:val="clear" w:color="auto" w:fill="F3F4F6"/>
            <w:tcMar>
              <w:top w:w="80" w:type="dxa"/>
              <w:left w:w="120" w:type="dxa"/>
              <w:bottom w:w="80" w:type="dxa"/>
              <w:right w:w="120" w:type="dxa"/>
            </w:tcMar>
          </w:tcPr>
          <w:p w14:paraId="647224E6"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lastRenderedPageBreak/>
              <w:t>Risco prioritário: a elevada participação de veículos pesados torna o projeto sensível ao comportamento de cadeias produtivas, ao custo logístico, à concorrência entre rotas e à elasticidade dos usuários à tarifa.</w:t>
            </w:r>
          </w:p>
        </w:tc>
      </w:tr>
      <w:tr w:rsidR="00921ADD" w:rsidRPr="006F14C5" w14:paraId="5BB029DD" w14:textId="77777777" w:rsidTr="008371B8">
        <w:trPr>
          <w:cantSplit/>
        </w:trPr>
        <w:tc>
          <w:tcPr>
            <w:tcW w:w="8334" w:type="dxa"/>
            <w:shd w:val="clear" w:color="auto" w:fill="F3F4F6"/>
            <w:tcMar>
              <w:top w:w="80" w:type="dxa"/>
              <w:left w:w="120" w:type="dxa"/>
              <w:bottom w:w="80" w:type="dxa"/>
              <w:right w:w="120" w:type="dxa"/>
            </w:tcMar>
          </w:tcPr>
          <w:p w14:paraId="005F1B8A"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Estratégias preliminares de mitigação</w:t>
            </w:r>
          </w:p>
        </w:tc>
      </w:tr>
      <w:tr w:rsidR="00921ADD" w:rsidRPr="006F14C5" w14:paraId="72B0B795" w14:textId="77777777" w:rsidTr="008371B8">
        <w:trPr>
          <w:cantSplit/>
        </w:trPr>
        <w:tc>
          <w:tcPr>
            <w:tcW w:w="8334" w:type="dxa"/>
            <w:shd w:val="clear" w:color="auto" w:fill="F3F4F6"/>
            <w:tcMar>
              <w:top w:w="80" w:type="dxa"/>
              <w:left w:w="120" w:type="dxa"/>
              <w:bottom w:w="80" w:type="dxa"/>
              <w:right w:w="120" w:type="dxa"/>
            </w:tcMar>
          </w:tcPr>
          <w:p w14:paraId="1042EDFD"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Elaborar estudo de demanda com base em contagens classificadas, origem-destino, pesagem, dados logísticos, projeções setoriais e análise de rotas alternativas, com segregação entre veículos leves, comerciais leves, caminhões e combinações veiculares de carga.</w:t>
            </w:r>
          </w:p>
        </w:tc>
      </w:tr>
      <w:tr w:rsidR="00921ADD" w:rsidRPr="006F14C5" w14:paraId="407E7601" w14:textId="77777777" w:rsidTr="008371B8">
        <w:trPr>
          <w:cantSplit/>
        </w:trPr>
        <w:tc>
          <w:tcPr>
            <w:tcW w:w="8334" w:type="dxa"/>
            <w:shd w:val="clear" w:color="auto" w:fill="F3F4F6"/>
            <w:tcMar>
              <w:top w:w="80" w:type="dxa"/>
              <w:left w:w="120" w:type="dxa"/>
              <w:bottom w:w="80" w:type="dxa"/>
              <w:right w:w="120" w:type="dxa"/>
            </w:tcMar>
          </w:tcPr>
          <w:p w14:paraId="007FC392"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Construir cenários conservador, base e otimista, sem utilizar apenas taxa média de crescimento histórico. Cada cenário deve refletir variações de atividade econômica regional, produção agroindustrial/mineral, alternativas modais e políticas de circulação.</w:t>
            </w:r>
          </w:p>
        </w:tc>
      </w:tr>
      <w:tr w:rsidR="00921ADD" w:rsidRPr="006F14C5" w14:paraId="68755FAB" w14:textId="77777777" w:rsidTr="008371B8">
        <w:trPr>
          <w:cantSplit/>
        </w:trPr>
        <w:tc>
          <w:tcPr>
            <w:tcW w:w="8334" w:type="dxa"/>
            <w:shd w:val="clear" w:color="auto" w:fill="F3F4F6"/>
            <w:tcMar>
              <w:top w:w="80" w:type="dxa"/>
              <w:left w:w="120" w:type="dxa"/>
              <w:bottom w:w="80" w:type="dxa"/>
              <w:right w:w="120" w:type="dxa"/>
            </w:tcMar>
          </w:tcPr>
          <w:p w14:paraId="4E81E685"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Testar a capacidade de pagamento dos usuários e a elasticidade à tarifa, especialmente para o tráfego pesado recorrente.</w:t>
            </w:r>
          </w:p>
        </w:tc>
      </w:tr>
      <w:tr w:rsidR="00921ADD" w:rsidRPr="006F14C5" w14:paraId="3F574265" w14:textId="77777777" w:rsidTr="008371B8">
        <w:trPr>
          <w:cantSplit/>
        </w:trPr>
        <w:tc>
          <w:tcPr>
            <w:tcW w:w="8334" w:type="dxa"/>
            <w:shd w:val="clear" w:color="auto" w:fill="F3F4F6"/>
            <w:tcMar>
              <w:top w:w="80" w:type="dxa"/>
              <w:left w:w="120" w:type="dxa"/>
              <w:bottom w:w="80" w:type="dxa"/>
              <w:right w:w="120" w:type="dxa"/>
            </w:tcMar>
          </w:tcPr>
          <w:p w14:paraId="79E41DC7"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Avaliar mecanismos de compartilhamento de demanda, como bandas de receita, gatilhos de reequilíbrio, contraprestação variável, extensão de prazo ou aportes condicionados a eventos objetivos.</w:t>
            </w:r>
          </w:p>
        </w:tc>
      </w:tr>
      <w:tr w:rsidR="00921ADD" w:rsidRPr="006F14C5" w14:paraId="00949539" w14:textId="77777777" w:rsidTr="008371B8">
        <w:trPr>
          <w:cantSplit/>
        </w:trPr>
        <w:tc>
          <w:tcPr>
            <w:tcW w:w="8334" w:type="dxa"/>
            <w:shd w:val="clear" w:color="auto" w:fill="F3F4F6"/>
            <w:tcMar>
              <w:top w:w="80" w:type="dxa"/>
              <w:left w:w="120" w:type="dxa"/>
              <w:bottom w:w="80" w:type="dxa"/>
              <w:right w:w="120" w:type="dxa"/>
            </w:tcMar>
          </w:tcPr>
          <w:p w14:paraId="119AF423"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Estabelecer cronograma de investimentos vinculado a gatilhos de tráfego e nível de serviço, evitando antecipar CAPEX de expansão antes que a necessidade operacional esteja comprovada.</w:t>
            </w:r>
          </w:p>
        </w:tc>
      </w:tr>
      <w:tr w:rsidR="00921ADD" w:rsidRPr="006F14C5" w14:paraId="675C45C4" w14:textId="77777777" w:rsidTr="008371B8">
        <w:trPr>
          <w:cantSplit/>
        </w:trPr>
        <w:tc>
          <w:tcPr>
            <w:tcW w:w="8334" w:type="dxa"/>
            <w:shd w:val="clear" w:color="auto" w:fill="F3F4F6"/>
            <w:tcMar>
              <w:top w:w="80" w:type="dxa"/>
              <w:left w:w="120" w:type="dxa"/>
              <w:bottom w:w="80" w:type="dxa"/>
              <w:right w:w="120" w:type="dxa"/>
            </w:tcMar>
          </w:tcPr>
          <w:p w14:paraId="5F2D4927"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Submeter o modelo financeiro a testes de sensibilidade para demanda, CAPEX, inflação, prazo de obras, custo de capital e atraso de licenças, demonstrando ao BNDES e ao TCE a resiliência do projeto sob cenários adversos.</w:t>
            </w:r>
          </w:p>
        </w:tc>
      </w:tr>
      <w:tr w:rsidR="00921ADD" w:rsidRPr="006F14C5" w14:paraId="043D801F" w14:textId="77777777" w:rsidTr="008371B8">
        <w:trPr>
          <w:cantSplit/>
        </w:trPr>
        <w:tc>
          <w:tcPr>
            <w:tcW w:w="8334" w:type="dxa"/>
            <w:shd w:val="clear" w:color="auto" w:fill="F3F4F6"/>
            <w:tcMar>
              <w:top w:w="80" w:type="dxa"/>
              <w:left w:w="120" w:type="dxa"/>
              <w:bottom w:w="80" w:type="dxa"/>
              <w:right w:w="120" w:type="dxa"/>
            </w:tcMar>
          </w:tcPr>
          <w:p w14:paraId="59ED6B62"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4060B00C" w14:textId="77777777" w:rsidTr="008371B8">
        <w:trPr>
          <w:cantSplit/>
        </w:trPr>
        <w:tc>
          <w:tcPr>
            <w:tcW w:w="8334" w:type="dxa"/>
            <w:shd w:val="clear" w:color="auto" w:fill="F3F4F6"/>
            <w:tcMar>
              <w:top w:w="80" w:type="dxa"/>
              <w:left w:w="120" w:type="dxa"/>
              <w:bottom w:w="80" w:type="dxa"/>
              <w:right w:w="120" w:type="dxa"/>
            </w:tcMar>
          </w:tcPr>
          <w:p w14:paraId="4668DFDB"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Dados Ausentes que Podem Alterar a Matriz</w:t>
            </w:r>
          </w:p>
        </w:tc>
      </w:tr>
      <w:tr w:rsidR="00921ADD" w:rsidRPr="006F14C5" w14:paraId="58A5E28E" w14:textId="77777777" w:rsidTr="008371B8">
        <w:trPr>
          <w:cantSplit/>
        </w:trPr>
        <w:tc>
          <w:tcPr>
            <w:tcW w:w="8334" w:type="dxa"/>
            <w:shd w:val="clear" w:color="auto" w:fill="F3F4F6"/>
            <w:tcMar>
              <w:top w:w="80" w:type="dxa"/>
              <w:left w:w="120" w:type="dxa"/>
              <w:bottom w:w="80" w:type="dxa"/>
              <w:right w:w="120" w:type="dxa"/>
            </w:tcMar>
          </w:tcPr>
          <w:p w14:paraId="584E8DE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presente matriz é preliminar e deverá ser atualizada à medida que o EVTEA evoluir. Os seguintes dados podem alterar a classificação, a materialidade ou a alocação dos riscos:</w:t>
            </w:r>
          </w:p>
        </w:tc>
      </w:tr>
      <w:tr w:rsidR="00921ADD" w:rsidRPr="006F14C5" w14:paraId="37003C17" w14:textId="77777777" w:rsidTr="008371B8">
        <w:trPr>
          <w:cantSplit/>
        </w:trPr>
        <w:tc>
          <w:tcPr>
            <w:tcW w:w="8334" w:type="dxa"/>
            <w:shd w:val="clear" w:color="auto" w:fill="F3F4F6"/>
            <w:tcMar>
              <w:top w:w="80" w:type="dxa"/>
              <w:left w:w="120" w:type="dxa"/>
              <w:bottom w:w="80" w:type="dxa"/>
              <w:right w:w="120" w:type="dxa"/>
            </w:tcMar>
          </w:tcPr>
          <w:p w14:paraId="6EF1380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traçado de referência e alternativas técnicas de duplicação;</w:t>
            </w:r>
          </w:p>
        </w:tc>
      </w:tr>
      <w:tr w:rsidR="00921ADD" w:rsidRPr="006F14C5" w14:paraId="79C05379" w14:textId="77777777" w:rsidTr="008371B8">
        <w:trPr>
          <w:cantSplit/>
        </w:trPr>
        <w:tc>
          <w:tcPr>
            <w:tcW w:w="8334" w:type="dxa"/>
            <w:shd w:val="clear" w:color="auto" w:fill="F3F4F6"/>
            <w:tcMar>
              <w:top w:w="80" w:type="dxa"/>
              <w:left w:w="120" w:type="dxa"/>
              <w:bottom w:w="80" w:type="dxa"/>
              <w:right w:w="120" w:type="dxa"/>
            </w:tcMar>
          </w:tcPr>
          <w:p w14:paraId="1F0E117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inventário fundiário, número estimado de imóveis afetados e status da faixa de domínio;</w:t>
            </w:r>
          </w:p>
        </w:tc>
      </w:tr>
      <w:tr w:rsidR="00921ADD" w:rsidRPr="006F14C5" w14:paraId="14BC9268" w14:textId="77777777" w:rsidTr="008371B8">
        <w:trPr>
          <w:cantSplit/>
        </w:trPr>
        <w:tc>
          <w:tcPr>
            <w:tcW w:w="8334" w:type="dxa"/>
            <w:shd w:val="clear" w:color="auto" w:fill="F3F4F6"/>
            <w:tcMar>
              <w:top w:w="80" w:type="dxa"/>
              <w:left w:w="120" w:type="dxa"/>
              <w:bottom w:w="80" w:type="dxa"/>
              <w:right w:w="120" w:type="dxa"/>
            </w:tcMar>
          </w:tcPr>
          <w:p w14:paraId="624F3BF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situação ambiental das duas áreas de proteção e definição do órgão licenciador competente;</w:t>
            </w:r>
          </w:p>
        </w:tc>
      </w:tr>
      <w:tr w:rsidR="00921ADD" w:rsidRPr="006F14C5" w14:paraId="157BF79C" w14:textId="77777777" w:rsidTr="008371B8">
        <w:trPr>
          <w:cantSplit/>
        </w:trPr>
        <w:tc>
          <w:tcPr>
            <w:tcW w:w="8334" w:type="dxa"/>
            <w:shd w:val="clear" w:color="auto" w:fill="F3F4F6"/>
            <w:tcMar>
              <w:top w:w="80" w:type="dxa"/>
              <w:left w:w="120" w:type="dxa"/>
              <w:bottom w:w="80" w:type="dxa"/>
              <w:right w:w="120" w:type="dxa"/>
            </w:tcMar>
          </w:tcPr>
          <w:p w14:paraId="2149562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necessidade de EIA/RIMA, autorizações específicas e anuências de órgãos intervenientes;</w:t>
            </w:r>
          </w:p>
        </w:tc>
      </w:tr>
      <w:tr w:rsidR="00921ADD" w:rsidRPr="006F14C5" w14:paraId="7DADA3CB" w14:textId="77777777" w:rsidTr="008371B8">
        <w:trPr>
          <w:cantSplit/>
        </w:trPr>
        <w:tc>
          <w:tcPr>
            <w:tcW w:w="8334" w:type="dxa"/>
            <w:shd w:val="clear" w:color="auto" w:fill="F3F4F6"/>
            <w:tcMar>
              <w:top w:w="80" w:type="dxa"/>
              <w:left w:w="120" w:type="dxa"/>
              <w:bottom w:w="80" w:type="dxa"/>
              <w:right w:w="120" w:type="dxa"/>
            </w:tcMar>
          </w:tcPr>
          <w:p w14:paraId="4FD6C76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dados de tráfego classificados, origem-destino, evasão, rotas concorrentes e projeções econômicas regionais;</w:t>
            </w:r>
          </w:p>
        </w:tc>
      </w:tr>
      <w:tr w:rsidR="00921ADD" w:rsidRPr="006F14C5" w14:paraId="67D2B29B" w14:textId="77777777" w:rsidTr="008371B8">
        <w:trPr>
          <w:cantSplit/>
        </w:trPr>
        <w:tc>
          <w:tcPr>
            <w:tcW w:w="8334" w:type="dxa"/>
            <w:shd w:val="clear" w:color="auto" w:fill="F3F4F6"/>
            <w:tcMar>
              <w:top w:w="80" w:type="dxa"/>
              <w:left w:w="120" w:type="dxa"/>
              <w:bottom w:w="80" w:type="dxa"/>
              <w:right w:w="120" w:type="dxa"/>
            </w:tcMar>
          </w:tcPr>
          <w:p w14:paraId="0971A4F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estudos topográficos, geológicos, geotécnicos, hidrológicos e de drenagem;</w:t>
            </w:r>
          </w:p>
        </w:tc>
      </w:tr>
      <w:tr w:rsidR="00921ADD" w:rsidRPr="006F14C5" w14:paraId="34958B9A" w14:textId="77777777" w:rsidTr="008371B8">
        <w:trPr>
          <w:cantSplit/>
        </w:trPr>
        <w:tc>
          <w:tcPr>
            <w:tcW w:w="8334" w:type="dxa"/>
            <w:shd w:val="clear" w:color="auto" w:fill="F3F4F6"/>
            <w:tcMar>
              <w:top w:w="80" w:type="dxa"/>
              <w:left w:w="120" w:type="dxa"/>
              <w:bottom w:w="80" w:type="dxa"/>
              <w:right w:w="120" w:type="dxa"/>
            </w:tcMar>
          </w:tcPr>
          <w:p w14:paraId="191ACF7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inventário de interferências com redes públicas e privadas;</w:t>
            </w:r>
          </w:p>
        </w:tc>
      </w:tr>
      <w:tr w:rsidR="00921ADD" w:rsidRPr="006F14C5" w14:paraId="336F012F" w14:textId="77777777" w:rsidTr="008371B8">
        <w:trPr>
          <w:cantSplit/>
        </w:trPr>
        <w:tc>
          <w:tcPr>
            <w:tcW w:w="8334" w:type="dxa"/>
            <w:shd w:val="clear" w:color="auto" w:fill="F3F4F6"/>
            <w:tcMar>
              <w:top w:w="80" w:type="dxa"/>
              <w:left w:w="120" w:type="dxa"/>
              <w:bottom w:w="80" w:type="dxa"/>
              <w:right w:w="120" w:type="dxa"/>
            </w:tcMar>
          </w:tcPr>
          <w:p w14:paraId="6819737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modelo tarifário, contraprestação pública, aportes, prazo contratual e garantias;</w:t>
            </w:r>
          </w:p>
        </w:tc>
      </w:tr>
      <w:tr w:rsidR="00921ADD" w:rsidRPr="006F14C5" w14:paraId="76DC4592" w14:textId="77777777" w:rsidTr="008371B8">
        <w:trPr>
          <w:cantSplit/>
        </w:trPr>
        <w:tc>
          <w:tcPr>
            <w:tcW w:w="8334" w:type="dxa"/>
            <w:shd w:val="clear" w:color="auto" w:fill="F3F4F6"/>
            <w:tcMar>
              <w:top w:w="80" w:type="dxa"/>
              <w:left w:w="120" w:type="dxa"/>
              <w:bottom w:w="80" w:type="dxa"/>
              <w:right w:w="120" w:type="dxa"/>
            </w:tcMar>
          </w:tcPr>
          <w:p w14:paraId="448D2BF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cronograma de licenciamento, desapropriação, obras e início de operação;</w:t>
            </w:r>
          </w:p>
        </w:tc>
      </w:tr>
      <w:tr w:rsidR="00921ADD" w:rsidRPr="006F14C5" w14:paraId="0DF489C3" w14:textId="77777777" w:rsidTr="008371B8">
        <w:trPr>
          <w:cantSplit/>
        </w:trPr>
        <w:tc>
          <w:tcPr>
            <w:tcW w:w="8334" w:type="dxa"/>
            <w:shd w:val="clear" w:color="auto" w:fill="F3F4F6"/>
            <w:tcMar>
              <w:top w:w="80" w:type="dxa"/>
              <w:left w:w="120" w:type="dxa"/>
              <w:bottom w:w="80" w:type="dxa"/>
              <w:right w:w="120" w:type="dxa"/>
            </w:tcMar>
          </w:tcPr>
          <w:p w14:paraId="7B65DDA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critérios de reequilíbrio econômico-financeiro e mecanismos de resolução de disputas.</w:t>
            </w:r>
          </w:p>
        </w:tc>
      </w:tr>
      <w:tr w:rsidR="00921ADD" w:rsidRPr="006F14C5" w14:paraId="6A8E1EEB" w14:textId="77777777" w:rsidTr="008371B8">
        <w:trPr>
          <w:cantSplit/>
        </w:trPr>
        <w:tc>
          <w:tcPr>
            <w:tcW w:w="8334" w:type="dxa"/>
            <w:shd w:val="clear" w:color="auto" w:fill="F3F4F6"/>
            <w:tcMar>
              <w:top w:w="80" w:type="dxa"/>
              <w:left w:w="120" w:type="dxa"/>
              <w:bottom w:w="80" w:type="dxa"/>
              <w:right w:w="120" w:type="dxa"/>
            </w:tcMar>
          </w:tcPr>
          <w:p w14:paraId="7955C5B1" w14:textId="77777777" w:rsidR="00921ADD" w:rsidRPr="006F14C5" w:rsidRDefault="00921ADD" w:rsidP="001122D4">
            <w:pPr>
              <w:pStyle w:val="SemEspaamento"/>
              <w:spacing w:after="20" w:line="204" w:lineRule="exact"/>
              <w:ind w:left="1080"/>
              <w:rPr>
                <w:rFonts w:eastAsia="MS Mincho"/>
                <w:sz w:val="18"/>
                <w:lang w:val="pt-BR"/>
              </w:rPr>
            </w:pPr>
          </w:p>
        </w:tc>
      </w:tr>
      <w:tr w:rsidR="00921ADD" w:rsidRPr="006F14C5" w14:paraId="1A3EF114" w14:textId="77777777" w:rsidTr="008371B8">
        <w:trPr>
          <w:cantSplit/>
        </w:trPr>
        <w:tc>
          <w:tcPr>
            <w:tcW w:w="8334" w:type="dxa"/>
            <w:shd w:val="clear" w:color="auto" w:fill="F3F4F6"/>
            <w:tcMar>
              <w:top w:w="80" w:type="dxa"/>
              <w:left w:w="120" w:type="dxa"/>
              <w:bottom w:w="80" w:type="dxa"/>
              <w:right w:w="120" w:type="dxa"/>
            </w:tcMar>
          </w:tcPr>
          <w:p w14:paraId="694514E1"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Conclusão preliminar:</w:t>
            </w:r>
            <w:r>
              <w:rPr>
                <w:rFonts w:eastAsia="DejaVu Serif"/>
                <w:sz w:val="18"/>
                <w:lang w:val="pt-BR" w:eastAsia="pt-BR"/>
              </w:rPr>
              <w:t xml:space="preserve"> o projeto apresenta potencial de viabilidade, mas sua sustentação e aderência a escrutínio de órgãos de controle dependerão da maturação antecipada dos riscos fundiário, ambiental, geotécnico e de demanda. A matriz contratual deverá ser objetiva, auditável e vinculada a linhas de base verificáveis, gatilhos claros e mecanismos de reequilíbrio proporcionais ao risco efetivamente alocado.</w:t>
            </w:r>
          </w:p>
        </w:tc>
      </w:tr>
    </w:tbl>
    <w:p w14:paraId="7BB350F9" w14:textId="77777777" w:rsidR="00921ADD" w:rsidRPr="006F14C5" w:rsidRDefault="007023C5" w:rsidP="00B23895">
      <w:pPr>
        <w:pStyle w:val="Ttulo4"/>
      </w:pPr>
      <w:r>
        <w:rPr>
          <w:rStyle w:val="MdStrong"/>
          <w:b/>
          <w:bCs/>
        </w:rPr>
        <w:t>Benefícios potenciais da IA</w:t>
      </w:r>
    </w:p>
    <w:p w14:paraId="29364FF4" w14:textId="77777777" w:rsidR="00921ADD" w:rsidRPr="006F14C5" w:rsidRDefault="007023C5" w:rsidP="00587AEF">
      <w:pPr>
        <w:rPr>
          <w:rFonts w:eastAsia="DejaVu Serif"/>
          <w:color w:val="263238"/>
        </w:rPr>
      </w:pPr>
      <w:bookmarkStart w:id="235" w:name="_Toc233748490"/>
      <w:bookmarkStart w:id="236" w:name="_Toc233040037"/>
      <w:r>
        <w:rPr>
          <w:rFonts w:eastAsia="DejaVu Serif"/>
          <w:color w:val="263238"/>
        </w:rPr>
        <w:t xml:space="preserve">Na estruturação da matriz preliminar de riscos para a PPP rodoviária, a IA gera ganho direto ao acelerar a identificação e a organização dos principais riscos que podem comprometer a bancabilidade do projeto. Em uma análise tradicional, riscos fundiários, ambientais, geotécnicos, de demanda e de interferências normalmente são desenvolvidos por consultorias ou áreas técnicas distintas, exigindo várias etapas de consolidação e revisão. A IA permite criar rapidamente uma primeira estrutura integrada, relacionando cada risco ao seu impacto potencial em CAPEX, cronograma, financiamento e alocação contratual.</w:t>
      </w:r>
    </w:p>
    <w:p w14:paraId="23A601E8" w14:textId="77777777" w:rsidR="00921ADD" w:rsidRPr="006F14C5" w:rsidRDefault="007023C5">
      <w:r>
        <w:rPr>
          <w:rFonts w:eastAsia="DejaVu Serif"/>
          <w:color w:val="263238"/>
        </w:rPr>
        <w:t xml:space="preserve">Outro ganho relevante é a melhoria da lógica de alocação de riscos entre Poder Público e parceiro privado. A IA ajuda a aplicar o princípio de que cada risco deve ser atribuído à parte que possui maior capacidade de gerenciá-lo, preveni-lo ou precificá-lo. Isso </w:t>
      </w:r>
      <w:del w:id="10428" w:author="Revisão editorial" w:date="2026-10-25T12:00:00Z">
        <w:r>
          <w:rPr>
            <w:rFonts w:eastAsia="DejaVu Serif"/>
            <w:color w:val="263238"/>
          </w:rPr>
          <w:delText xml:space="preserve">evita</w:delText>
        </w:r>
      </w:del>
      <w:ins w:id="10429" w:author="Revisão editorial" w:date="2026-10-25T12:00:00Z">
        <w:r>
          <w:rPr>
            <w:rFonts w:eastAsia="DejaVu Serif"/>
            <w:color w:val="263238"/>
          </w:rPr>
          <w:t xml:space="preserve">ajuda a evitar</w:t>
        </w:r>
      </w:ins>
      <w:r>
        <w:rPr>
          <w:rFonts w:eastAsia="DejaVu Serif"/>
          <w:color w:val="263238"/>
        </w:rPr>
        <w:t xml:space="preserve"> dois problemas comuns em modelagens tradicionais: transferir riscos incontroláveis ao concessionário, encarecendo a proposta e reduzindo a concorrência, ou manter riscos excessivos com o Poder Público, reduzindo os incentivos à eficiência contratual.</w:t>
      </w:r>
    </w:p>
    <w:p w14:paraId="32A3F8F3" w14:textId="77777777" w:rsidR="00921ADD" w:rsidRPr="006F14C5" w:rsidRDefault="007023C5">
      <w:r>
        <w:rPr>
          <w:rFonts w:eastAsia="DejaVu Serif"/>
          <w:color w:val="263238"/>
        </w:rPr>
        <w:t xml:space="preserve">Além disso, a IA aumenta a consistência da documentação para análise do BNDES, do Tribunal de Contas e das instâncias de governança pública. Ao explicitar riscos, linhas de base, gatilhos de reequilíbrio e dados ainda pendentes, o documento se torna mais auditável e menos dependente de interpretações informais. O resultado é uma fase FEL 1 mais estruturada, que pode reduzir a probabilidade de que temas críticos </w:t>
      </w:r>
      <w:del w:id="10430" w:author="Revisão editorial" w:date="2026-10-25T12:00:00Z">
        <w:r>
          <w:rPr>
            <w:rFonts w:eastAsia="DejaVu Serif"/>
            <w:color w:val="263238"/>
          </w:rPr>
          <w:delText xml:space="preserve">- </w:delText>
        </w:r>
      </w:del>
      <w:ins w:id="10431" w:author="Revisão editorial" w:date="2026-10-25T12:00:00Z">
        <w:r>
          <w:rPr>
            <w:rFonts w:eastAsia="DejaVu Serif"/>
            <w:color w:val="263238"/>
          </w:rPr>
          <w:t xml:space="preserve">(</w:t>
        </w:r>
      </w:ins>
      <w:r>
        <w:rPr>
          <w:rFonts w:eastAsia="DejaVu Serif"/>
          <w:color w:val="263238"/>
        </w:rPr>
        <w:t xml:space="preserve">como desapropriações, licenciamento em áreas protegidas ou demanda abaixo do previsto</w:t>
      </w:r>
      <w:del w:id="10432" w:author="Revisão editorial" w:date="2026-10-25T12:00:00Z">
        <w:r>
          <w:rPr>
            <w:rFonts w:eastAsia="DejaVu Serif"/>
            <w:color w:val="263238"/>
          </w:rPr>
          <w:delText xml:space="preserve"> -</w:delText>
        </w:r>
      </w:del>
      <w:ins w:id="10433" w:author="Revisão editorial" w:date="2026-10-25T12:00:00Z">
        <w:r>
          <w:rPr>
            <w:rFonts w:eastAsia="DejaVu Serif"/>
            <w:color w:val="263238"/>
          </w:rPr>
          <w:t xml:space="preserve">)</w:t>
        </w:r>
      </w:ins>
      <w:r>
        <w:rPr>
          <w:rFonts w:eastAsia="DejaVu Serif"/>
          <w:color w:val="263238"/>
        </w:rPr>
        <w:t xml:space="preserve"> sejam descobertos apenas após a publicação do edital ou assinatura do contrato.</w:t>
      </w:r>
    </w:p>
    <w:p w14:paraId="0B248371" w14:textId="77777777" w:rsidR="007761E2" w:rsidRPr="006F14C5" w:rsidRDefault="007023C5" w:rsidP="007761E2">
      <w:pPr>
        <w:rPr>
          <w:rFonts w:eastAsia="DejaVu Serif"/>
          <w:color w:val="263238"/>
        </w:rPr>
      </w:pPr>
      <w:r>
        <w:rPr>
          <w:rFonts w:eastAsia="DejaVu Serif"/>
          <w:color w:val="263238"/>
        </w:rPr>
        <w:t>Após a triagem de riscos de uma oportunidade ainda em formação, o próximo caso examina um ativo já entregue. A análise de underperformance eólica mostra como a IA pode apoiar o encerramento e a transição para a gestão de desempenho operacional sem antecipar conclusões sobre causa ou responsabilidade.</w:t>
      </w:r>
    </w:p>
    <w:p w14:paraId="579249AF" w14:textId="77777777" w:rsidR="00921ADD" w:rsidRPr="006F14C5" w:rsidRDefault="007023C5" w:rsidP="00FE6E33">
      <w:pPr>
        <w:pStyle w:val="Ttulo3"/>
      </w:pPr>
      <w:bookmarkStart w:id="237" w:name="__RefHeading___Toc10618_3485589216"/>
      <w:bookmarkStart w:id="238" w:name="_Toc236076028"/>
      <w:bookmarkStart w:id="239" w:name="_Toc236516903"/>
      <w:bookmarkEnd w:id="237"/>
      <w:r>
        <w:t xml:space="preserve">Prompt 6.5</w:t>
      </w:r>
      <w:del w:id="10434" w:author="Revisão editorial" w:date="2026-10-25T12:00:00Z">
        <w:r>
          <w:delText xml:space="preserve"> -</w:delText>
        </w:r>
      </w:del>
      <w:ins w:id="10435" w:author="Revisão editorial" w:date="2026-10-25T12:00:00Z">
        <w:r>
          <w:t xml:space="preserve">:</w:t>
        </w:r>
      </w:ins>
      <w:r>
        <w:t xml:space="preserve"> Energia Renovável / Encerramento (Análise de </w:t>
      </w:r>
      <w:r>
        <w:rPr>
          <w:i/>
          <w:iCs/>
        </w:rPr>
        <w:t xml:space="preserve">Underperformance</w:t>
      </w:r>
      <w:r>
        <w:t xml:space="preserve"> Eólica)</w:t>
      </w:r>
      <w:bookmarkEnd w:id="235"/>
      <w:bookmarkEnd w:id="236"/>
      <w:bookmarkEnd w:id="238"/>
      <w:bookmarkEnd w:id="239"/>
    </w:p>
    <w:p w14:paraId="22219C63"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Um parque eólico </w:t>
      </w:r>
      <w:r>
        <w:rPr>
          <w:rFonts w:eastAsia="DejaVu Serif"/>
          <w:i/>
          <w:iCs/>
        </w:rPr>
        <w:t>onshore</w:t>
      </w:r>
      <w:r>
        <w:rPr>
          <w:rFonts w:eastAsia="DejaVu Serif"/>
        </w:rPr>
        <w:t xml:space="preserve"> de 150 MW (50 aerogeradores de 3 MW) foi comissionado há 12 meses. O CAPEX total foi de R$ 900 Milhões. A geração real acumulada no primeiro ano é de 420 GWh, enquanto o </w:t>
      </w:r>
      <w:r>
        <w:rPr>
          <w:rFonts w:eastAsia="DejaVu Serif"/>
          <w:i/>
          <w:iCs/>
        </w:rPr>
        <w:t>baseline</w:t>
      </w:r>
      <w:r>
        <w:rPr>
          <w:rFonts w:eastAsia="DejaVu Serif"/>
        </w:rPr>
        <w:t xml:space="preserve"> P50 do estudo de recurso eólico projetava 498 GWh (15,7% abaixo do esperado). O gestor precisa elaborar o relatório de análise de </w:t>
      </w:r>
      <w:r>
        <w:rPr>
          <w:rFonts w:eastAsia="DejaVu Serif"/>
          <w:i/>
          <w:iCs/>
        </w:rPr>
        <w:t>underperformance</w:t>
      </w:r>
      <w:r>
        <w:rPr>
          <w:rFonts w:eastAsia="DejaVu Serif"/>
        </w:rPr>
        <w:t xml:space="preserve"> para os financiadores e investidores.</w:t>
      </w:r>
    </w:p>
    <w:p w14:paraId="4E76257D" w14:textId="77777777" w:rsidR="00CC6DB7" w:rsidRPr="006F14C5" w:rsidRDefault="00CC6DB7">
      <w:pPr>
        <w:ind w:firstLine="0"/>
        <w:rPr>
          <w:rFonts w:eastAsia="DejaVu Serif"/>
        </w:rPr>
      </w:pPr>
    </w:p>
    <w:tbl>
      <w:tblPr>
        <w:tblStyle w:val="Tabelacomgrade"/>
        <w:tblW w:w="0" w:type="auto"/>
        <w:tblBorders>
          <w:insideH w:val="none" w:sz="0" w:space="0" w:color="auto"/>
          <w:insideV w:val="none" w:sz="0" w:space="0" w:color="auto"/>
        </w:tblBorders>
        <w:tblCellMar>
          <w:top w:w="55" w:type="dxa"/>
          <w:left w:w="55" w:type="dxa"/>
          <w:bottom w:w="55" w:type="dxa"/>
          <w:right w:w="55" w:type="dxa"/>
        </w:tblCellMar>
        <w:tblLook w:val="04A0" w:firstRow="1" w:lastRow="0" w:firstColumn="1" w:lastColumn="0" w:noHBand="0" w:noVBand="1"/>
      </w:tblPr>
      <w:tblGrid>
        <w:gridCol w:w="8324"/>
      </w:tblGrid>
      <w:tr w:rsidR="00921ADD" w:rsidRPr="006F14C5" w14:paraId="13A6B98A" w14:textId="77777777" w:rsidTr="008371B8">
        <w:trPr>
          <w:cantSplit/>
        </w:trPr>
        <w:tc>
          <w:tcPr>
            <w:tcW w:w="0" w:type="auto"/>
            <w:shd w:val="clear" w:color="auto" w:fill="F3F4F6"/>
            <w:tcMar>
              <w:top w:w="80" w:type="dxa"/>
              <w:left w:w="120" w:type="dxa"/>
              <w:bottom w:w="80" w:type="dxa"/>
              <w:right w:w="120" w:type="dxa"/>
            </w:tcMar>
          </w:tcPr>
          <w:p w14:paraId="7E794552"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b/>
                <w:bCs/>
                <w:color w:val="auto"/>
                <w:sz w:val="18"/>
                <w:szCs w:val="20"/>
                <w:lang w:val="pt-BR"/>
              </w:rPr>
              <w:t>[PAPEL]</w:t>
            </w:r>
            <w:r>
              <w:rPr>
                <w:rFonts w:eastAsia="DejaVu Serif"/>
                <w:color w:val="auto"/>
                <w:sz w:val="18"/>
                <w:szCs w:val="20"/>
                <w:lang w:val="pt-BR"/>
              </w:rPr>
              <w:br/>
              <w:t>Atue como um Gestor de Ativos de Energia Renovável e Engenheiro Especialista em Performance de Parques Eólicos, com experiência em reporte para bancos de fomento e investidores institucionais.</w:t>
              <w:br/>
              <w:br/>
            </w:r>
            <w:r>
              <w:rPr>
                <w:rFonts w:eastAsia="DejaVu Serif"/>
                <w:b/>
                <w:bCs/>
                <w:color w:val="auto"/>
                <w:sz w:val="18"/>
                <w:szCs w:val="20"/>
                <w:lang w:val="pt-BR"/>
              </w:rPr>
              <w:t>[CONTEXTO]</w:t>
            </w:r>
            <w:r>
              <w:rPr>
                <w:rFonts w:eastAsia="DejaVu Serif"/>
                <w:color w:val="auto"/>
                <w:sz w:val="18"/>
                <w:szCs w:val="20"/>
                <w:lang w:val="pt-BR"/>
              </w:rPr>
              <w:br/>
              <w:t xml:space="preserve">Nosso parque eólico onshore de 150 MW (CAPEX de R$ 900 Milhões) completou seu primeiro ano de operação comercial (COD). O projeto está apresentando uma 'underperformance' significativa: a geração real foi de 420 GWh, ficando 15,7% abaixo da projeção P50 (498 GWh) do estudo de ventos original. Precisamos apresentar um relatório diagnóstico para os investidores e para o banco financiador, explicando as causas prováveis e as medidas corretivas.</w:t>
            </w:r>
          </w:p>
          <w:p w14:paraId="0D65664F"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br/>
            </w:r>
            <w:r>
              <w:rPr>
                <w:rFonts w:eastAsia="DejaVu Serif"/>
                <w:b/>
                <w:bCs/>
                <w:color w:val="auto"/>
                <w:sz w:val="18"/>
                <w:szCs w:val="20"/>
                <w:lang w:val="pt-BR"/>
              </w:rPr>
              <w:t>[TAREFA]</w:t>
            </w:r>
            <w:r>
              <w:rPr>
                <w:rFonts w:eastAsia="DejaVu Serif"/>
                <w:color w:val="auto"/>
                <w:sz w:val="18"/>
                <w:szCs w:val="20"/>
                <w:lang w:val="pt-BR"/>
              </w:rPr>
              <w:br/>
              <w:t>Elabore um relatório executivo de diagnóstico de 'underperformance', separando claramente as causas relacionadas ao recurso natural (ventos abaixo da média) das causas relacionadas à disponibilidade dos equipamentos (falhas, manutenções).</w:t>
            </w:r>
          </w:p>
          <w:p w14:paraId="0612A092" w14:textId="77777777" w:rsidR="00921ADD" w:rsidRPr="006F14C5" w:rsidRDefault="007023C5" w:rsidP="00587AEF">
            <w:pPr>
              <w:pStyle w:val="SemEspaamento"/>
              <w:spacing w:after="20" w:line="204" w:lineRule="exact"/>
              <w:rPr>
                <w:rFonts w:eastAsia="MS Mincho"/>
                <w:color w:val="auto"/>
                <w:sz w:val="18"/>
                <w:szCs w:val="20"/>
                <w:lang w:val="pt-BR"/>
              </w:rPr>
            </w:pPr>
            <w:r>
              <w:rPr>
                <w:rFonts w:eastAsia="DejaVu Serif"/>
                <w:color w:val="auto"/>
                <w:sz w:val="18"/>
                <w:szCs w:val="20"/>
                <w:lang w:val="pt-BR"/>
              </w:rPr>
              <w:br/>
            </w:r>
            <w:r>
              <w:rPr>
                <w:rFonts w:eastAsia="DejaVu Serif"/>
                <w:b/>
                <w:bCs/>
                <w:color w:val="auto"/>
                <w:sz w:val="18"/>
                <w:szCs w:val="20"/>
                <w:lang w:val="pt-BR"/>
              </w:rPr>
              <w:t>[INSTRUÇÕES DE ANÁLISE E VERIFICAÇÃO]</w:t>
            </w:r>
          </w:p>
        </w:tc>
      </w:tr>
      <w:tr w:rsidR="00921ADD" w:rsidRPr="006F14C5" w14:paraId="75E77330" w14:textId="77777777" w:rsidTr="008371B8">
        <w:trPr>
          <w:cantSplit/>
        </w:trPr>
        <w:tc>
          <w:tcPr>
            <w:tcW w:w="0" w:type="auto"/>
            <w:shd w:val="clear" w:color="auto" w:fill="F3F4F6"/>
            <w:tcMar>
              <w:top w:w="80" w:type="dxa"/>
              <w:left w:w="120" w:type="dxa"/>
              <w:bottom w:w="80" w:type="dxa"/>
              <w:right w:w="120" w:type="dxa"/>
            </w:tcMar>
          </w:tcPr>
          <w:p w14:paraId="7E2894F5" w14:textId="77777777" w:rsidR="00921ADD" w:rsidRPr="006F14C5" w:rsidRDefault="007023C5" w:rsidP="00587AEF">
            <w:pPr>
              <w:pStyle w:val="SemEspaamento"/>
              <w:spacing w:after="20" w:line="204" w:lineRule="exact"/>
              <w:rPr>
                <w:rFonts w:eastAsia="MS Mincho"/>
                <w:color w:val="auto"/>
                <w:sz w:val="18"/>
                <w:szCs w:val="20"/>
                <w:lang w:val="pt-BR"/>
              </w:rPr>
            </w:pPr>
            <w:r>
              <w:rPr>
                <w:rFonts w:eastAsia="DejaVu Serif"/>
                <w:color w:val="auto"/>
                <w:sz w:val="18"/>
                <w:szCs w:val="20"/>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3FABDBA3" w14:textId="77777777" w:rsidTr="008371B8">
        <w:trPr>
          <w:cantSplit/>
        </w:trPr>
        <w:tc>
          <w:tcPr>
            <w:tcW w:w="0" w:type="auto"/>
            <w:shd w:val="clear" w:color="auto" w:fill="F3F4F6"/>
            <w:tcMar>
              <w:top w:w="80" w:type="dxa"/>
              <w:left w:w="120" w:type="dxa"/>
              <w:bottom w:w="80" w:type="dxa"/>
              <w:right w:w="120" w:type="dxa"/>
            </w:tcMar>
          </w:tcPr>
          <w:p w14:paraId="4B3ADFC3"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lastRenderedPageBreak/>
              <w:t>1. Diferencie claramente a Variação de Recurso (risco natural) da Disponibilidade Eletromecânica (risco do fabricante/O&amp;M).</w:t>
            </w:r>
          </w:p>
          <w:p w14:paraId="2CA72843"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2. Aborde a possibilidade de perdas por '</w:t>
            </w:r>
            <w:r>
              <w:rPr>
                <w:rFonts w:eastAsia="DejaVu Serif"/>
                <w:i/>
                <w:iCs/>
                <w:color w:val="auto"/>
                <w:sz w:val="18"/>
                <w:szCs w:val="20"/>
                <w:lang w:val="pt-BR"/>
              </w:rPr>
              <w:t>curtailment</w:t>
            </w:r>
            <w:r>
              <w:rPr>
                <w:rFonts w:eastAsia="DejaVu Serif"/>
                <w:color w:val="auto"/>
                <w:sz w:val="18"/>
                <w:szCs w:val="20"/>
                <w:lang w:val="pt-BR"/>
              </w:rPr>
              <w:t xml:space="preserve">' (restrição de rede do ONS) ou esteiras (wake effect) subestimadas no modelo original.</w:t>
            </w:r>
          </w:p>
          <w:p w14:paraId="23C065D0"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3. O tom deve ser analítico e transparente, evitando apontar culpados antes da investigação profunda, mas demonstrando controle da situação aos investidores.</w:t>
            </w:r>
          </w:p>
          <w:p w14:paraId="270E9D61"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4. Proponha 3 ações corretivas imediatas para investigar e recuperar a performance.</w:t>
            </w:r>
          </w:p>
          <w:p w14:paraId="76B84A48" w14:textId="77777777" w:rsidR="00587AEF" w:rsidRPr="006F14C5" w:rsidRDefault="007023C5" w:rsidP="00587AEF">
            <w:pPr>
              <w:pStyle w:val="SemEspaamento"/>
              <w:spacing w:after="20" w:line="204" w:lineRule="exact"/>
              <w:rPr>
                <w:rFonts w:eastAsia="DejaVu Serif"/>
                <w:b/>
                <w:bCs/>
                <w:color w:val="auto"/>
                <w:sz w:val="18"/>
                <w:szCs w:val="20"/>
                <w:lang w:val="pt-BR"/>
              </w:rPr>
            </w:pPr>
            <w:r>
              <w:rPr>
                <w:rFonts w:eastAsia="DejaVu Serif"/>
                <w:color w:val="auto"/>
                <w:sz w:val="18"/>
                <w:szCs w:val="20"/>
                <w:lang w:val="pt-BR"/>
              </w:rPr>
              <w:br/>
            </w:r>
            <w:r>
              <w:rPr>
                <w:rFonts w:eastAsia="DejaVu Serif"/>
                <w:b/>
                <w:bCs/>
                <w:color w:val="auto"/>
                <w:sz w:val="18"/>
                <w:szCs w:val="20"/>
                <w:lang w:val="pt-BR"/>
              </w:rPr>
              <w:t>[FORMATO DE SAÍDA]</w:t>
            </w:r>
          </w:p>
          <w:p w14:paraId="1706A744"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Estruture o relatório em:</w:t>
            </w:r>
          </w:p>
          <w:p w14:paraId="754B9FF6"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1. Resumo Executivo da Performance (Real vs. P50).</w:t>
            </w:r>
          </w:p>
          <w:p w14:paraId="71448C69"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2. Árvore de Hipóteses para o Desvio (Recurso vs. Equipamento vs. Rede).</w:t>
            </w:r>
          </w:p>
          <w:p w14:paraId="6DCB95A6"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3. Plano de Ação e Investigação (Próximos 90 dias).</w:t>
            </w:r>
          </w:p>
          <w:p w14:paraId="3638E4BC" w14:textId="77777777" w:rsidR="00921ADD" w:rsidRPr="006F14C5" w:rsidRDefault="007023C5" w:rsidP="00587AEF">
            <w:pPr>
              <w:pStyle w:val="SemEspaamento"/>
              <w:spacing w:after="20" w:line="204" w:lineRule="exact"/>
              <w:rPr>
                <w:rFonts w:eastAsia="MS Mincho"/>
                <w:color w:val="auto"/>
                <w:sz w:val="18"/>
                <w:szCs w:val="20"/>
                <w:lang w:val="pt-BR"/>
              </w:rPr>
            </w:pPr>
            <w:r>
              <w:rPr>
                <w:rFonts w:eastAsia="DejaVu Serif"/>
                <w:color w:val="auto"/>
                <w:sz w:val="18"/>
                <w:szCs w:val="20"/>
                <w:lang w:val="pt-BR"/>
              </w:rPr>
              <w:t xml:space="preserve">4. Comunicação aos Investidores (Pontos-chave a serem destacados na próxima reunião de conselho).</w:t>
            </w:r>
          </w:p>
        </w:tc>
      </w:tr>
    </w:tbl>
    <w:p w14:paraId="3F15BFCD" w14:textId="77777777" w:rsidR="00921ADD" w:rsidRPr="006F14C5" w:rsidRDefault="007023C5" w:rsidP="00B23895">
      <w:pPr>
        <w:pStyle w:val="Ttulo4"/>
      </w:pPr>
      <w:r>
        <w:t xml:space="preserve">Resultado ilustrativo de saída </w:t>
      </w:r>
      <w:del w:id="10436" w:author="Revisão editorial" w:date="2026-10-25T12:00:00Z">
        <w:r>
          <w:delText xml:space="preserve">— </w:delText>
        </w:r>
      </w:del>
      <w:ins w:id="10437" w:author="Revisão editorial" w:date="2026-10-25T12:00:00Z">
        <w:r>
          <w:t xml:space="preserve">(</w:t>
        </w:r>
      </w:ins>
      <w:r>
        <w:t xml:space="preserve">sujeito a premissas e validação</w:t>
      </w:r>
      <w:del w:id="10438" w:author="Revisão editorial" w:date="2026-10-25T12:00:00Z">
        <w:r>
          <w:delText xml:space="preserve"> —</w:delText>
        </w:r>
      </w:del>
      <w:ins w:id="10439" w:author="Revisão editorial" w:date="2026-10-25T12:00:00Z">
        <w:r>
          <w:t xml:space="preserve">):</w:t>
        </w:r>
      </w:ins>
      <w:r>
        <w:t xml:space="preserve"> resposta de LLM (ChatGPT)</w:t>
      </w:r>
    </w:p>
    <w:p w14:paraId="406BEF2B" w14:textId="77777777" w:rsidR="00921ADD" w:rsidRPr="006F14C5"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del w:id="10440" w:author="Revisão editorial" w:date="2026-10-25T12:00:00Z">
        <w:r>
          <w:rPr>
            <w:rFonts w:eastAsia="DejaVu Serif"/>
            <w:i/>
            <w:iCs/>
            <w:color w:val="263238"/>
            <w:sz w:val="18"/>
            <w:szCs w:val="20"/>
          </w:rPr>
          <w:delText xml:space="preserve">Saída</w:delText>
        </w:r>
      </w:del>
      <w:ins w:id="10441" w:author="Revisão editorial" w:date="2026-10-25T12:00:00Z">
        <w:r>
          <w:rPr>
            <w:rFonts w:eastAsia="DejaVu Serif"/>
            <w:i/>
            <w:iCs/>
            <w:color w:val="263238"/>
            <w:sz w:val="18"/>
            <w:szCs w:val="20"/>
          </w:rPr>
          <w:t xml:space="preserve">saída</w:t>
        </w:r>
      </w:ins>
      <w:r>
        <w:rPr>
          <w:rFonts w:eastAsia="DejaVu Serif"/>
          <w:i/>
          <w:iCs/>
          <w:color w:val="263238"/>
          <w:sz w:val="18"/>
          <w:szCs w:val="20"/>
        </w:rPr>
        <w:t xml:space="preserve"> ilustrativa</w:t>
      </w:r>
      <w:ins w:id="10442" w:author="Revisão editorial" w:date="2026-10-25T12:00:00Z">
        <w:r>
          <w:rPr>
            <w:rFonts w:eastAsia="DejaVu Serif"/>
            <w:i/>
            <w:iCs/>
            <w:color w:val="263238"/>
            <w:sz w:val="18"/>
            <w:szCs w:val="20"/>
          </w:rPr>
          <w:t xml:space="preserve">,</w:t>
        </w:r>
      </w:ins>
      <w:r>
        <w:rPr>
          <w:rFonts w:eastAsia="DejaVu Serif"/>
          <w:i/>
          <w:iCs/>
          <w:color w:val="263238"/>
          <w:sz w:val="18"/>
          <w:szCs w:val="20"/>
        </w:rPr>
        <w:t xml:space="preserve"> </w:t>
      </w:r>
      <w:del w:id="10443" w:author="Revisão editorial" w:date="2026-10-25T12:00:00Z">
        <w:r>
          <w:rPr>
            <w:rFonts w:eastAsia="DejaVu Serif"/>
            <w:i/>
            <w:iCs/>
            <w:color w:val="263238"/>
            <w:sz w:val="18"/>
            <w:szCs w:val="20"/>
          </w:rPr>
          <w:delText xml:space="preserve">e disponibilizada pelo autor</w:delText>
        </w:r>
      </w:del>
      <w:ins w:id="10444" w:author="Revisão editorial" w:date="2026-10-25T12:00:00Z">
        <w:r>
          <w:rPr>
            <w:rFonts w:eastAsia="DejaVu Serif"/>
            <w:i/>
            <w:iCs/>
            <w:color w:val="263238"/>
            <w:sz w:val="18"/>
            <w:szCs w:val="20"/>
          </w:rPr>
          <w:t xml:space="preserve">reproduzida</w:t>
        </w:r>
      </w:ins>
      <w:r>
        <w:rPr>
          <w:rFonts w:eastAsia="DejaVu Serif"/>
          <w:i/>
          <w:iCs/>
          <w:color w:val="263238"/>
          <w:sz w:val="18"/>
          <w:szCs w:val="20"/>
        </w:rPr>
        <w:t xml:space="preserve"> conforme</w:t>
      </w:r>
      <w:ins w:id="10445" w:author="Revisão editorial" w:date="2026-10-25T12:00:00Z">
        <w:r>
          <w:rPr>
            <w:rFonts w:eastAsia="DejaVu Serif"/>
            <w:i/>
            <w:iCs/>
            <w:color w:val="263238"/>
            <w:sz w:val="18"/>
            <w:szCs w:val="20"/>
          </w:rPr>
          <w:t xml:space="preserve"> o</w:t>
        </w:r>
      </w:ins>
      <w:r>
        <w:rPr>
          <w:rFonts w:eastAsia="DejaVu Serif"/>
          <w:i/>
          <w:iCs/>
          <w:color w:val="263238"/>
          <w:sz w:val="18"/>
          <w:szCs w:val="20"/>
        </w:rPr>
        <w:t xml:space="preserve"> resultado do prompt</w:t>
      </w:r>
      <w:del w:id="10446" w:author="Revisão editorial" w:date="2026-10-25T12:00:00Z">
        <w:r>
          <w:rPr>
            <w:rFonts w:eastAsia="DejaVu Serif"/>
            <w:i/>
            <w:iCs/>
            <w:color w:val="263238"/>
            <w:sz w:val="18"/>
            <w:szCs w:val="20"/>
          </w:rPr>
          <w:delText xml:space="preserve">,</w:delText>
        </w:r>
      </w:del>
      <w:ins w:id="10447" w:author="Revisão editorial" w:date="2026-10-25T12:00:00Z">
        <w:r>
          <w:rPr>
            <w:rFonts w:eastAsia="DejaVu Serif"/>
            <w:i/>
            <w:iCs/>
            <w:color w:val="263238"/>
            <w:sz w:val="18"/>
            <w:szCs w:val="20"/>
          </w:rPr>
          <w:t xml:space="preserve"> e</w:t>
        </w:r>
      </w:ins>
      <w:r>
        <w:rPr>
          <w:rFonts w:eastAsia="DejaVu Serif"/>
          <w:i/>
          <w:iCs/>
          <w:color w:val="263238"/>
          <w:sz w:val="18"/>
          <w:szCs w:val="20"/>
        </w:rPr>
        <w:t xml:space="preserve"> sem </w:t>
      </w:r>
      <w:del w:id="10448" w:author="Revisão editorial" w:date="2026-10-25T12:00:00Z">
        <w:r>
          <w:rPr>
            <w:rFonts w:eastAsia="DejaVu Serif"/>
            <w:i/>
            <w:iCs/>
            <w:color w:val="263238"/>
            <w:sz w:val="18"/>
            <w:szCs w:val="20"/>
          </w:rPr>
          <w:delText xml:space="preserve">intervenção</w:delText>
        </w:r>
      </w:del>
      <w:ins w:id="10449" w:author="Revisão editorial" w:date="2026-10-25T12:00:00Z">
        <w:r>
          <w:rPr>
            <w:rFonts w:eastAsia="DejaVu Serif"/>
            <w:i/>
            <w:iCs/>
            <w:color w:val="263238"/>
            <w:sz w:val="18"/>
            <w:szCs w:val="20"/>
          </w:rPr>
          <w:t xml:space="preserve">alteração</w:t>
        </w:r>
      </w:ins>
      <w:r>
        <w:rPr>
          <w:rFonts w:eastAsia="DejaVu Serif"/>
          <w:i/>
          <w:iCs/>
          <w:color w:val="263238"/>
          <w:sz w:val="18"/>
          <w:szCs w:val="20"/>
        </w:rPr>
        <w:t xml:space="preserve"> </w:t>
      </w:r>
      <w:del w:id="10450" w:author="Revisão editorial" w:date="2026-10-25T12:00:00Z">
        <w:r>
          <w:rPr>
            <w:rFonts w:eastAsia="DejaVu Serif"/>
            <w:i/>
            <w:iCs/>
            <w:color w:val="263238"/>
            <w:sz w:val="18"/>
            <w:szCs w:val="20"/>
          </w:rPr>
          <w:delText xml:space="preserve">do</w:delText>
        </w:r>
      </w:del>
      <w:ins w:id="10451" w:author="Revisão editorial" w:date="2026-10-25T12:00:00Z">
        <w:r>
          <w:rPr>
            <w:rFonts w:eastAsia="DejaVu Serif"/>
            <w:i/>
            <w:iCs/>
            <w:color w:val="263238"/>
            <w:sz w:val="18"/>
            <w:szCs w:val="20"/>
          </w:rPr>
          <w:t xml:space="preserve">de</w:t>
        </w:r>
      </w:ins>
      <w:r>
        <w:rPr>
          <w:rFonts w:eastAsia="DejaVu Serif"/>
          <w:i/>
          <w:iCs/>
          <w:color w:val="263238"/>
          <w:sz w:val="18"/>
          <w:szCs w:val="20"/>
        </w:rPr>
        <w:t xml:space="preserve"> conteúdo pelo autor </w:t>
      </w:r>
      <w:del w:id="10452" w:author="Revisão editorial" w:date="2026-10-25T12:00:00Z">
        <w:r>
          <w:rPr>
            <w:rFonts w:eastAsia="DejaVu Serif"/>
            <w:i/>
            <w:iCs/>
            <w:color w:val="263238"/>
            <w:sz w:val="18"/>
            <w:szCs w:val="20"/>
          </w:rPr>
          <w:delText xml:space="preserve">-</w:delText>
        </w:r>
      </w:del>
      <w:ins w:id="10453" w:author="Revisão editorial" w:date="2026-10-25T12:00:00Z">
        <w:r>
          <w:rPr>
            <w:rFonts w:eastAsia="DejaVu Serif"/>
            <w:i/>
            <w:iCs/>
            <w:color w:val="263238"/>
            <w:sz w:val="18"/>
            <w:szCs w:val="20"/>
          </w:rPr>
          <w:t xml:space="preserve">(ajustes limitados à pontuação e à formatação);</w:t>
        </w:r>
      </w:ins>
      <w:r>
        <w:rPr>
          <w:rFonts w:eastAsia="DejaVu Serif"/>
          <w:i/>
          <w:iCs/>
          <w:color w:val="263238"/>
          <w:sz w:val="18"/>
          <w:szCs w:val="20"/>
        </w:rPr>
        <w:t xml:space="preserve"> exemplo didático sujeito a dados complementares, premissas verificáveis e validação especializada. </w:t>
      </w:r>
    </w:p>
    <w:p w14:paraId="14293DC7" w14:textId="77777777" w:rsidR="00CC6DB7" w:rsidRPr="006F14C5" w:rsidRDefault="00CC6DB7">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2D64DA6" w14:textId="77777777" w:rsidTr="00BC3CED">
        <w:trPr>
          <w:cantSplit/>
        </w:trPr>
        <w:tc>
          <w:tcPr>
            <w:tcW w:w="8334" w:type="dxa"/>
            <w:shd w:val="clear" w:color="auto" w:fill="F3F4F6"/>
            <w:tcMar>
              <w:top w:w="80" w:type="dxa"/>
              <w:left w:w="120" w:type="dxa"/>
              <w:bottom w:w="80" w:type="dxa"/>
              <w:right w:w="120" w:type="dxa"/>
            </w:tcMar>
          </w:tcPr>
          <w:p w14:paraId="07C31A58"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RELATÓRIO EXECUTIVO DE DIAGNÓSTICO DE UNDERPERFORMANCE</w:t>
            </w:r>
          </w:p>
        </w:tc>
      </w:tr>
      <w:tr w:rsidR="00921ADD" w:rsidRPr="006F14C5" w14:paraId="5AA5C8C0" w14:textId="77777777" w:rsidTr="00BC3CED">
        <w:trPr>
          <w:cantSplit/>
        </w:trPr>
        <w:tc>
          <w:tcPr>
            <w:tcW w:w="8334" w:type="dxa"/>
            <w:shd w:val="clear" w:color="auto" w:fill="F3F4F6"/>
            <w:tcMar>
              <w:top w:w="80" w:type="dxa"/>
              <w:left w:w="120" w:type="dxa"/>
              <w:bottom w:w="80" w:type="dxa"/>
              <w:right w:w="120" w:type="dxa"/>
            </w:tcMar>
          </w:tcPr>
          <w:p w14:paraId="526DD589"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 xml:space="preserve">Parque Eólico Onshore </w:t>
            </w:r>
            <w:ins w:id="10454" w:author="Revisão editorial" w:date="2026-10-25T12:00:00Z">
              <w:r>
                <w:rPr>
                  <w:rFonts w:eastAsia="DejaVu Serif"/>
                  <w:sz w:val="18"/>
                  <w:szCs w:val="24"/>
                  <w:lang w:val="pt-BR" w:eastAsia="pt-BR"/>
                </w:rPr>
                <w:t xml:space="preserve">de </w:t>
              </w:r>
            </w:ins>
            <w:r>
              <w:rPr>
                <w:rFonts w:eastAsia="DejaVu Serif"/>
                <w:sz w:val="18"/>
                <w:szCs w:val="24"/>
                <w:lang w:val="pt-BR" w:eastAsia="pt-BR"/>
              </w:rPr>
              <w:t xml:space="preserve">150 MW</w:t>
            </w:r>
            <w:del w:id="10455" w:author="Revisão editorial" w:date="2026-10-25T12:00:00Z">
              <w:r>
                <w:rPr>
                  <w:rFonts w:eastAsia="DejaVu Serif"/>
                  <w:sz w:val="18"/>
                  <w:szCs w:val="24"/>
                  <w:lang w:val="pt-BR" w:eastAsia="pt-BR"/>
                </w:rPr>
                <w:delText xml:space="preserve"> -</w:delText>
              </w:r>
            </w:del>
            <w:ins w:id="10456" w:author="Revisão editorial" w:date="2026-10-25T12:00:00Z">
              <w:r>
                <w:rPr>
                  <w:rFonts w:eastAsia="DejaVu Serif"/>
                  <w:sz w:val="18"/>
                  <w:szCs w:val="24"/>
                  <w:lang w:val="pt-BR" w:eastAsia="pt-BR"/>
                </w:rPr>
                <w:t xml:space="preserve">:</w:t>
              </w:r>
            </w:ins>
            <w:r>
              <w:rPr>
                <w:rFonts w:eastAsia="DejaVu Serif"/>
                <w:sz w:val="18"/>
                <w:szCs w:val="24"/>
                <w:lang w:val="pt-BR" w:eastAsia="pt-BR"/>
              </w:rPr>
              <w:t xml:space="preserve"> Primeiro Ano de Operação Comercial (COD +12 meses)</w:t>
            </w:r>
          </w:p>
        </w:tc>
      </w:tr>
      <w:tr w:rsidR="00921ADD" w:rsidRPr="006F14C5" w14:paraId="73997064" w14:textId="77777777" w:rsidTr="00BC3CED">
        <w:trPr>
          <w:cantSplit/>
        </w:trPr>
        <w:tc>
          <w:tcPr>
            <w:tcW w:w="8334" w:type="dxa"/>
            <w:shd w:val="clear" w:color="auto" w:fill="F3F4F6"/>
            <w:tcMar>
              <w:top w:w="80" w:type="dxa"/>
              <w:left w:w="120" w:type="dxa"/>
              <w:bottom w:w="80" w:type="dxa"/>
              <w:right w:w="120" w:type="dxa"/>
            </w:tcMar>
          </w:tcPr>
          <w:p w14:paraId="251361BE" w14:textId="77777777" w:rsidR="00921ADD" w:rsidRPr="006F14C5" w:rsidRDefault="00921ADD" w:rsidP="00080B71">
            <w:pPr>
              <w:pStyle w:val="SemEspaamento"/>
              <w:spacing w:after="20" w:line="204" w:lineRule="exact"/>
              <w:rPr>
                <w:rFonts w:eastAsia="Times New Roman" w:cs="Times New Roman"/>
                <w:b/>
                <w:bCs/>
                <w:sz w:val="18"/>
                <w:szCs w:val="24"/>
                <w:lang w:val="pt-BR" w:eastAsia="pt-BR"/>
              </w:rPr>
            </w:pPr>
          </w:p>
        </w:tc>
      </w:tr>
      <w:tr w:rsidR="00921ADD" w:rsidRPr="006F14C5" w14:paraId="33F9F077" w14:textId="77777777" w:rsidTr="00BC3CED">
        <w:trPr>
          <w:cantSplit/>
        </w:trPr>
        <w:tc>
          <w:tcPr>
            <w:tcW w:w="8334" w:type="dxa"/>
            <w:shd w:val="clear" w:color="auto" w:fill="F3F4F6"/>
            <w:tcMar>
              <w:top w:w="80" w:type="dxa"/>
              <w:left w:w="120" w:type="dxa"/>
              <w:bottom w:w="80" w:type="dxa"/>
              <w:right w:w="120" w:type="dxa"/>
            </w:tcMar>
          </w:tcPr>
          <w:p w14:paraId="60799946"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Nota Metodológica de Verificabilidade</w:t>
            </w:r>
          </w:p>
        </w:tc>
      </w:tr>
      <w:tr w:rsidR="00921ADD" w:rsidRPr="006F14C5" w14:paraId="686029ED" w14:textId="77777777" w:rsidTr="00BC3CED">
        <w:trPr>
          <w:cantSplit/>
        </w:trPr>
        <w:tc>
          <w:tcPr>
            <w:tcW w:w="8334" w:type="dxa"/>
            <w:shd w:val="clear" w:color="auto" w:fill="F3F4F6"/>
            <w:tcMar>
              <w:top w:w="80" w:type="dxa"/>
              <w:left w:w="120" w:type="dxa"/>
              <w:bottom w:w="80" w:type="dxa"/>
              <w:right w:w="120" w:type="dxa"/>
            </w:tcMar>
          </w:tcPr>
          <w:p w14:paraId="168ADD8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Dados fornecidos:</w:t>
            </w:r>
            <w:r>
              <w:rPr>
                <w:rFonts w:eastAsia="DejaVu Serif"/>
                <w:sz w:val="18"/>
                <w:szCs w:val="24"/>
                <w:lang w:val="pt-BR" w:eastAsia="pt-BR"/>
              </w:rPr>
              <w:t xml:space="preserve"> capacidade instalada (150 MW), CAPEX (R$ 900 milhões), geração real no primeiro ano (420 GWh), geração projetada P50 (498 GWh), desvio (-15,7%).</w:t>
            </w:r>
          </w:p>
        </w:tc>
      </w:tr>
      <w:tr w:rsidR="00921ADD" w:rsidRPr="006F14C5" w14:paraId="33BD12B2" w14:textId="77777777" w:rsidTr="00BC3CED">
        <w:trPr>
          <w:cantSplit/>
        </w:trPr>
        <w:tc>
          <w:tcPr>
            <w:tcW w:w="8334" w:type="dxa"/>
            <w:shd w:val="clear" w:color="auto" w:fill="F3F4F6"/>
            <w:tcMar>
              <w:top w:w="80" w:type="dxa"/>
              <w:left w:w="120" w:type="dxa"/>
              <w:bottom w:w="80" w:type="dxa"/>
              <w:right w:w="120" w:type="dxa"/>
            </w:tcMar>
          </w:tcPr>
          <w:p w14:paraId="4C354C4D"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Dado ausente crítico e estrutural para todo este relatório:</w:t>
            </w:r>
            <w:r>
              <w:rPr>
                <w:rFonts w:eastAsia="DejaVu Serif"/>
                <w:sz w:val="18"/>
                <w:szCs w:val="24"/>
                <w:lang w:val="pt-BR" w:eastAsia="pt-BR"/>
              </w:rPr>
              <w:t xml:space="preserve"> não foi fornecido o relatório de disponibilidade eletromecânica dos </w:t>
            </w:r>
            <w:r>
              <w:rPr>
                <w:rFonts w:eastAsia="DejaVu Serif"/>
                <w:sz w:val="18"/>
                <w:szCs w:val="24"/>
                <w:lang w:val="pt-BR"/>
              </w:rPr>
              <w:t xml:space="preserve">aerogeradores (TBA</w:t>
            </w:r>
            <w:del w:id="10457" w:author="Revisão editorial" w:date="2026-10-25T12:00:00Z">
              <w:r>
                <w:rPr>
                  <w:rFonts w:eastAsia="DejaVu Serif"/>
                  <w:sz w:val="18"/>
                  <w:szCs w:val="24"/>
                  <w:lang w:val="pt-BR"/>
                </w:rPr>
                <w:delText xml:space="preserve"> -</w:delText>
              </w:r>
            </w:del>
            <w:ins w:id="10458" w:author="Revisão editorial" w:date="2026-10-25T12:00:00Z">
              <w:r>
                <w:rPr>
                  <w:rFonts w:eastAsia="DejaVu Serif"/>
                  <w:sz w:val="18"/>
                  <w:szCs w:val="24"/>
                  <w:lang w:val="pt-BR"/>
                </w:rPr>
                <w:t xml:space="preserve">,</w:t>
              </w:r>
            </w:ins>
            <w:r>
              <w:rPr>
                <w:rFonts w:eastAsia="DejaVu Serif"/>
                <w:sz w:val="18"/>
                <w:szCs w:val="24"/>
                <w:lang w:val="pt-BR"/>
              </w:rPr>
              <w:t xml:space="preserve"> </w:t>
            </w:r>
            <w:r>
              <w:rPr>
                <w:rFonts w:eastAsia="DejaVu Serif"/>
                <w:i/>
                <w:iCs/>
                <w:sz w:val="18"/>
                <w:szCs w:val="24"/>
                <w:lang w:val="pt-BR"/>
              </w:rPr>
              <w:t xml:space="preserve">Technical</w:t>
            </w:r>
            <w:r>
              <w:rPr>
                <w:rFonts w:eastAsia="DejaVu Serif"/>
                <w:sz w:val="18"/>
                <w:szCs w:val="24"/>
                <w:lang w:val="pt-BR"/>
              </w:rPr>
              <w:t xml:space="preserve">/</w:t>
            </w:r>
            <w:r>
              <w:rPr>
                <w:rFonts w:eastAsia="DejaVu Serif"/>
                <w:i/>
                <w:iCs/>
                <w:sz w:val="18"/>
                <w:szCs w:val="24"/>
                <w:lang w:val="pt-BR"/>
              </w:rPr>
              <w:t xml:space="preserve">Turbine Based Availability</w:t>
            </w:r>
            <w:r>
              <w:rPr>
                <w:rFonts w:eastAsia="DejaVu Serif"/>
                <w:sz w:val="18"/>
                <w:szCs w:val="24"/>
                <w:lang w:val="pt-BR"/>
              </w:rPr>
              <w:t xml:space="preserve">), os dados de </w:t>
            </w:r>
            <w:r>
              <w:rPr>
                <w:rFonts w:eastAsia="DejaVu Serif"/>
                <w:i/>
                <w:iCs/>
                <w:sz w:val="18"/>
                <w:szCs w:val="24"/>
                <w:lang w:val="pt-BR"/>
              </w:rPr>
              <w:t xml:space="preserve">curtailment</w:t>
            </w:r>
            <w:r>
              <w:rPr>
                <w:rFonts w:eastAsia="DejaVu Serif"/>
                <w:sz w:val="18"/>
                <w:szCs w:val="24"/>
                <w:lang w:val="pt-BR"/>
              </w:rPr>
              <w:t xml:space="preserve"> do ONS, o registro</w:t>
            </w:r>
            <w:r>
              <w:rPr>
                <w:rFonts w:eastAsia="DejaVu Serif"/>
                <w:sz w:val="18"/>
                <w:szCs w:val="24"/>
                <w:lang w:val="pt-BR" w:eastAsia="pt-BR"/>
              </w:rPr>
              <w:t xml:space="preserve"> de velocidade de vento medido nas torres anemométricas/nacelle no período, nem o P90/P75 do estudo original. </w:t>
            </w:r>
            <w:r>
              <w:rPr>
                <w:rFonts w:eastAsia="DejaVu Serif"/>
                <w:b/>
                <w:bCs/>
                <w:sz w:val="18"/>
                <w:szCs w:val="24"/>
                <w:lang w:val="pt-BR" w:eastAsia="pt-BR"/>
              </w:rPr>
              <w:t xml:space="preserve">Sem esses dados, este relatório não pode</w:t>
            </w:r>
            <w:del w:id="10459" w:author="Revisão editorial" w:date="2026-10-25T12:00:00Z">
              <w:r>
                <w:rPr>
                  <w:rFonts w:eastAsia="DejaVu Serif"/>
                  <w:b/>
                  <w:bCs/>
                  <w:sz w:val="18"/>
                  <w:szCs w:val="24"/>
                  <w:lang w:val="pt-BR" w:eastAsia="pt-BR"/>
                </w:rPr>
                <w:delText xml:space="preserve"> -</w:delText>
              </w:r>
            </w:del>
            <w:ins w:id="10460"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e não deve</w:t>
            </w:r>
            <w:del w:id="10461" w:author="Revisão editorial" w:date="2026-10-25T12:00:00Z">
              <w:r>
                <w:rPr>
                  <w:rFonts w:eastAsia="DejaVu Serif"/>
                  <w:b/>
                  <w:bCs/>
                  <w:sz w:val="18"/>
                  <w:szCs w:val="24"/>
                  <w:lang w:val="pt-BR" w:eastAsia="pt-BR"/>
                </w:rPr>
                <w:delText xml:space="preserve"> -</w:delText>
              </w:r>
            </w:del>
            <w:ins w:id="10462"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atribuir o desvio a uma causa específica.</w:t>
            </w:r>
            <w:r>
              <w:rPr>
                <w:rFonts w:eastAsia="DejaVu Serif"/>
                <w:sz w:val="18"/>
                <w:szCs w:val="24"/>
                <w:lang w:val="pt-BR" w:eastAsia="pt-BR"/>
              </w:rPr>
              <w:t xml:space="preserve"> Todo o conteúdo abaixo é estruturado como uma árvore de hipóteses a ser validada, não como diagnóstico fechado.</w:t>
            </w:r>
          </w:p>
        </w:tc>
      </w:tr>
      <w:tr w:rsidR="00921ADD" w:rsidRPr="006F14C5" w14:paraId="779633A1" w14:textId="77777777" w:rsidTr="00BC3CED">
        <w:trPr>
          <w:cantSplit/>
        </w:trPr>
        <w:tc>
          <w:tcPr>
            <w:tcW w:w="8334" w:type="dxa"/>
            <w:shd w:val="clear" w:color="auto" w:fill="F3F4F6"/>
            <w:tcMar>
              <w:top w:w="80" w:type="dxa"/>
              <w:left w:w="120" w:type="dxa"/>
              <w:bottom w:w="80" w:type="dxa"/>
              <w:right w:w="120" w:type="dxa"/>
            </w:tcMar>
          </w:tcPr>
          <w:p w14:paraId="7782FFA4"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 xml:space="preserve">Nenhum percentual de contribuição de cada causa (recurso, disponibilidade, wake, </w:t>
            </w:r>
            <w:r>
              <w:rPr>
                <w:rFonts w:eastAsia="DejaVu Serif"/>
                <w:i/>
                <w:iCs/>
                <w:sz w:val="18"/>
                <w:szCs w:val="24"/>
                <w:lang w:val="pt-BR" w:eastAsia="pt-BR"/>
              </w:rPr>
              <w:t xml:space="preserve">curtailment</w:t>
            </w:r>
            <w:r>
              <w:rPr>
                <w:rFonts w:eastAsia="DejaVu Serif"/>
                <w:sz w:val="18"/>
                <w:szCs w:val="24"/>
                <w:lang w:val="pt-BR" w:eastAsia="pt-BR"/>
              </w:rPr>
              <w:t xml:space="preserve">) é apresentado como conclusão</w:t>
            </w:r>
            <w:ins w:id="10463" w:author="Revisão editorial" w:date="2026-10-25T12:00:00Z">
              <w:r>
                <w:rPr>
                  <w:rFonts w:eastAsia="DejaVu Serif"/>
                  <w:sz w:val="18"/>
                  <w:szCs w:val="24"/>
                  <w:lang w:val="pt-BR" w:eastAsia="pt-BR"/>
                </w:rPr>
                <w:t xml:space="preserve">,</w:t>
              </w:r>
            </w:ins>
            <w:r>
              <w:rPr>
                <w:rFonts w:eastAsia="DejaVu Serif"/>
                <w:sz w:val="18"/>
                <w:szCs w:val="24"/>
                <w:lang w:val="pt-BR" w:eastAsia="pt-BR"/>
              </w:rPr>
              <w:t xml:space="preserve"> </w:t>
            </w:r>
            <w:del w:id="10464" w:author="Revisão editorial" w:date="2026-10-25T12:00:00Z">
              <w:r>
                <w:rPr>
                  <w:rFonts w:eastAsia="DejaVu Serif"/>
                  <w:sz w:val="18"/>
                  <w:szCs w:val="24"/>
                  <w:lang w:val="pt-BR" w:eastAsia="pt-BR"/>
                </w:rPr>
                <w:delText xml:space="preserve">-</w:delText>
              </w:r>
            </w:del>
            <w:ins w:id="10465" w:author="Revisão editorial" w:date="2026-10-25T12:00:00Z">
              <w:r>
                <w:rPr>
                  <w:rFonts w:eastAsia="DejaVu Serif"/>
                  <w:sz w:val="18"/>
                  <w:szCs w:val="24"/>
                  <w:lang w:val="pt-BR" w:eastAsia="pt-BR"/>
                </w:rPr>
                <w:t xml:space="preserve">pois</w:t>
              </w:r>
            </w:ins>
            <w:r>
              <w:rPr>
                <w:rFonts w:eastAsia="DejaVu Serif"/>
                <w:sz w:val="18"/>
                <w:szCs w:val="24"/>
                <w:lang w:val="pt-BR" w:eastAsia="pt-BR"/>
              </w:rPr>
              <w:t xml:space="preserve"> isso seria invenção de resultado de análise não realizada.</w:t>
            </w:r>
          </w:p>
        </w:tc>
      </w:tr>
      <w:tr w:rsidR="00921ADD" w:rsidRPr="006F14C5" w14:paraId="50E4B871" w14:textId="77777777" w:rsidTr="00BC3CED">
        <w:trPr>
          <w:cantSplit/>
        </w:trPr>
        <w:tc>
          <w:tcPr>
            <w:tcW w:w="8334" w:type="dxa"/>
            <w:shd w:val="clear" w:color="auto" w:fill="F3F4F6"/>
            <w:tcMar>
              <w:top w:w="80" w:type="dxa"/>
              <w:left w:w="120" w:type="dxa"/>
              <w:bottom w:w="80" w:type="dxa"/>
              <w:right w:w="120" w:type="dxa"/>
            </w:tcMar>
          </w:tcPr>
          <w:p w14:paraId="5847ADD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1. Resumo Executivo da Performance (Real vs. P50)</w:t>
            </w:r>
          </w:p>
        </w:tc>
      </w:tr>
      <w:tr w:rsidR="00921ADD" w:rsidRPr="006F14C5" w14:paraId="0A30E494" w14:textId="77777777" w:rsidTr="00BC3CED">
        <w:trPr>
          <w:cantSplit/>
        </w:trPr>
        <w:tc>
          <w:tcPr>
            <w:tcW w:w="8334" w:type="dxa"/>
            <w:shd w:val="clear" w:color="auto" w:fill="F3F4F6"/>
            <w:tcMar>
              <w:top w:w="80" w:type="dxa"/>
              <w:left w:w="120" w:type="dxa"/>
              <w:bottom w:w="80" w:type="dxa"/>
              <w:right w:w="120" w:type="dxa"/>
            </w:tcMar>
          </w:tcPr>
          <w:p w14:paraId="7184AEC0" w14:textId="77777777" w:rsidR="00921ADD" w:rsidRPr="006F14C5" w:rsidRDefault="00921ADD" w:rsidP="00080B71">
            <w:pPr>
              <w:pStyle w:val="SemEspaamento"/>
              <w:spacing w:after="20" w:line="204" w:lineRule="exact"/>
              <w:rPr>
                <w:rFonts w:eastAsia="MS Mincho"/>
                <w:sz w:val="18"/>
                <w:szCs w:val="24"/>
                <w:lang w:val="pt-BR"/>
              </w:rPr>
            </w:pPr>
          </w:p>
        </w:tc>
      </w:tr>
      <w:tr w:rsidR="00921ADD" w:rsidRPr="006F14C5" w14:paraId="598B556F" w14:textId="77777777" w:rsidTr="00BC3CED">
        <w:trPr>
          <w:cantSplit/>
        </w:trPr>
        <w:tc>
          <w:tcPr>
            <w:tcW w:w="8334" w:type="dxa"/>
            <w:shd w:val="clear" w:color="auto" w:fill="F3F4F6"/>
            <w:tcMar>
              <w:top w:w="80" w:type="dxa"/>
              <w:left w:w="120" w:type="dxa"/>
              <w:bottom w:w="80" w:type="dxa"/>
              <w:right w:w="120" w:type="dxa"/>
            </w:tcMar>
          </w:tcPr>
          <w:p w14:paraId="10BDB9B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Leitura inicial:</w:t>
            </w:r>
            <w:r>
              <w:rPr>
                <w:rFonts w:eastAsia="DejaVu Serif"/>
                <w:sz w:val="18"/>
                <w:szCs w:val="24"/>
                <w:lang w:val="pt-BR" w:eastAsia="pt-BR"/>
              </w:rPr>
              <w:t xml:space="preserve"> um desvio de -15,7% no primeiro ano de operação é significativo e está, tipicamente, acima da variabilidade interanual esperada apenas por flutuação natural de recurso eólico em um único ano (</w:t>
            </w:r>
            <w:r>
              <w:rPr>
                <w:rFonts w:eastAsia="DejaVu Serif"/>
                <w:b/>
                <w:bCs/>
                <w:sz w:val="18"/>
                <w:szCs w:val="24"/>
                <w:lang w:val="pt-BR" w:eastAsia="pt-BR"/>
              </w:rPr>
              <w:t xml:space="preserve">premissa baseada em prática consolidada de gestão de ativos eólicos, sem citação de estudo estatístico específico</w:t>
            </w:r>
            <w:del w:id="10466" w:author="Revisão editorial" w:date="2026-10-25T12:00:00Z">
              <w:r>
                <w:rPr>
                  <w:rFonts w:eastAsia="DejaVu Serif"/>
                  <w:b/>
                  <w:bCs/>
                  <w:sz w:val="18"/>
                  <w:szCs w:val="24"/>
                  <w:lang w:val="pt-BR" w:eastAsia="pt-BR"/>
                </w:rPr>
                <w:delText xml:space="preserve"> -</w:delText>
              </w:r>
            </w:del>
            <w:ins w:id="10467"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não fornecido</w:t>
            </w:r>
            <w:r>
              <w:rPr>
                <w:rFonts w:eastAsia="DejaVu Serif"/>
                <w:sz w:val="18"/>
                <w:szCs w:val="24"/>
                <w:lang w:val="pt-BR" w:eastAsia="pt-BR"/>
              </w:rPr>
              <w:t xml:space="preserve">). Isso não implica, por si só, falha do estudo de vento original</w:t>
            </w:r>
            <w:del w:id="10468" w:author="Revisão editorial" w:date="2026-10-25T12:00:00Z">
              <w:r>
                <w:rPr>
                  <w:rFonts w:eastAsia="DejaVu Serif"/>
                  <w:sz w:val="18"/>
                  <w:szCs w:val="24"/>
                  <w:lang w:val="pt-BR" w:eastAsia="pt-BR"/>
                </w:rPr>
                <w:delText xml:space="preserve"> -</w:delText>
              </w:r>
            </w:del>
            <w:ins w:id="10469" w:author="Revisão editorial" w:date="2026-10-25T12:00:00Z">
              <w:r>
                <w:rPr>
                  <w:rFonts w:eastAsia="DejaVu Serif"/>
                  <w:sz w:val="18"/>
                  <w:szCs w:val="24"/>
                  <w:lang w:val="pt-BR" w:eastAsia="pt-BR"/>
                </w:rPr>
                <w:t xml:space="preserve">;</w:t>
              </w:r>
            </w:ins>
            <w:r>
              <w:rPr>
                <w:rFonts w:eastAsia="DejaVu Serif"/>
                <w:sz w:val="18"/>
                <w:szCs w:val="24"/>
                <w:lang w:val="pt-BR" w:eastAsia="pt-BR"/>
              </w:rPr>
              <w:t xml:space="preserve"> significa que </w:t>
            </w:r>
            <w:r>
              <w:rPr>
                <w:rFonts w:eastAsia="DejaVu Serif"/>
                <w:b/>
                <w:bCs/>
                <w:sz w:val="18"/>
                <w:szCs w:val="24"/>
                <w:lang w:val="pt-BR" w:eastAsia="pt-BR"/>
              </w:rPr>
              <w:t xml:space="preserve">múltiplas hipóteses concorrentes</w:t>
            </w:r>
            <w:r>
              <w:rPr>
                <w:rFonts w:eastAsia="DejaVu Serif"/>
                <w:sz w:val="18"/>
                <w:szCs w:val="24"/>
                <w:lang w:val="pt-BR" w:eastAsia="pt-BR"/>
              </w:rPr>
              <w:t xml:space="preserve"> precisam ser investigadas e descartadas ou confirmadas com dados de medição, antes de qualquer atribuição de causa.</w:t>
            </w:r>
          </w:p>
        </w:tc>
      </w:tr>
      <w:tr w:rsidR="00921ADD" w:rsidRPr="006F14C5" w14:paraId="6F7701F9" w14:textId="77777777" w:rsidTr="00BC3CED">
        <w:trPr>
          <w:cantSplit/>
        </w:trPr>
        <w:tc>
          <w:tcPr>
            <w:tcW w:w="8334" w:type="dxa"/>
            <w:shd w:val="clear" w:color="auto" w:fill="F3F4F6"/>
            <w:tcMar>
              <w:top w:w="80" w:type="dxa"/>
              <w:left w:w="120" w:type="dxa"/>
              <w:bottom w:w="80" w:type="dxa"/>
              <w:right w:w="120" w:type="dxa"/>
            </w:tcMar>
          </w:tcPr>
          <w:p w14:paraId="515971F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Tom para investidores e financiador:</w:t>
            </w:r>
            <w:r>
              <w:rPr>
                <w:rFonts w:eastAsia="DejaVu Serif"/>
                <w:sz w:val="18"/>
                <w:szCs w:val="24"/>
                <w:lang w:val="pt-BR" w:eastAsia="pt-BR"/>
              </w:rPr>
              <w:t xml:space="preserve"> o desvio é relevante e está sendo tratado com prioridade máxima pela gestão do ativo; a empresa está estruturando uma investigação técnica formal e não fará atribuições de causa sem base em dados de medição validados.</w:t>
            </w:r>
          </w:p>
        </w:tc>
      </w:tr>
      <w:tr w:rsidR="00921ADD" w:rsidRPr="006F14C5" w14:paraId="1431F5DE" w14:textId="77777777" w:rsidTr="00BC3CED">
        <w:trPr>
          <w:cantSplit/>
        </w:trPr>
        <w:tc>
          <w:tcPr>
            <w:tcW w:w="8334" w:type="dxa"/>
            <w:shd w:val="clear" w:color="auto" w:fill="F3F4F6"/>
            <w:tcMar>
              <w:top w:w="80" w:type="dxa"/>
              <w:left w:w="120" w:type="dxa"/>
              <w:bottom w:w="80" w:type="dxa"/>
              <w:right w:w="120" w:type="dxa"/>
            </w:tcMar>
          </w:tcPr>
          <w:p w14:paraId="4393B274" w14:textId="77777777" w:rsidR="00921ADD" w:rsidRPr="006F14C5" w:rsidRDefault="00921ADD" w:rsidP="00080B71">
            <w:pPr>
              <w:pStyle w:val="SemEspaamento"/>
              <w:spacing w:after="20" w:line="204" w:lineRule="exact"/>
              <w:rPr>
                <w:b/>
                <w:bCs/>
                <w:sz w:val="18"/>
                <w:szCs w:val="24"/>
                <w:lang w:val="pt-BR" w:eastAsia="pt-BR"/>
              </w:rPr>
            </w:pPr>
          </w:p>
        </w:tc>
      </w:tr>
      <w:tr w:rsidR="00921ADD" w:rsidRPr="006F14C5" w14:paraId="57611EC4" w14:textId="77777777" w:rsidTr="00BC3CED">
        <w:trPr>
          <w:cantSplit/>
        </w:trPr>
        <w:tc>
          <w:tcPr>
            <w:tcW w:w="8334" w:type="dxa"/>
            <w:shd w:val="clear" w:color="auto" w:fill="F3F4F6"/>
            <w:tcMar>
              <w:top w:w="80" w:type="dxa"/>
              <w:left w:w="120" w:type="dxa"/>
              <w:bottom w:w="80" w:type="dxa"/>
              <w:right w:w="120" w:type="dxa"/>
            </w:tcMar>
          </w:tcPr>
          <w:p w14:paraId="5BB2047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2. Árvore de Hipóteses para o Desvio</w:t>
            </w:r>
          </w:p>
        </w:tc>
      </w:tr>
      <w:tr w:rsidR="00921ADD" w:rsidRPr="006F14C5" w14:paraId="72AB67D7" w14:textId="77777777" w:rsidTr="00BC3CED">
        <w:trPr>
          <w:cantSplit/>
        </w:trPr>
        <w:tc>
          <w:tcPr>
            <w:tcW w:w="8334" w:type="dxa"/>
            <w:shd w:val="clear" w:color="auto" w:fill="F3F4F6"/>
            <w:tcMar>
              <w:top w:w="80" w:type="dxa"/>
              <w:left w:w="120" w:type="dxa"/>
              <w:bottom w:w="80" w:type="dxa"/>
              <w:right w:w="120" w:type="dxa"/>
            </w:tcMar>
          </w:tcPr>
          <w:p w14:paraId="43E63C7D"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 xml:space="preserve">A estrutura abaixo separa as três famílias de causas conforme solicitado. </w:t>
            </w:r>
            <w:r>
              <w:rPr>
                <w:rFonts w:eastAsia="DejaVu Serif"/>
                <w:b/>
                <w:bCs/>
                <w:sz w:val="18"/>
                <w:szCs w:val="24"/>
                <w:lang w:val="pt-BR" w:eastAsia="pt-BR"/>
              </w:rPr>
              <w:t xml:space="preserve">Nenhuma delas é apresentada como conclusão</w:t>
            </w:r>
            <w:del w:id="10470" w:author="Revisão editorial" w:date="2026-10-25T12:00:00Z">
              <w:r>
                <w:rPr>
                  <w:rFonts w:eastAsia="DejaVu Serif"/>
                  <w:b/>
                  <w:bCs/>
                  <w:sz w:val="18"/>
                  <w:szCs w:val="24"/>
                  <w:lang w:val="pt-BR" w:eastAsia="pt-BR"/>
                </w:rPr>
                <w:delText xml:space="preserve"> -</w:delText>
              </w:r>
            </w:del>
            <w:ins w:id="10471"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são hipóteses a investigar.</w:t>
            </w:r>
          </w:p>
        </w:tc>
      </w:tr>
      <w:tr w:rsidR="00921ADD" w:rsidRPr="006F14C5" w14:paraId="1C248EA8" w14:textId="77777777" w:rsidTr="00BC3CED">
        <w:trPr>
          <w:cantSplit/>
        </w:trPr>
        <w:tc>
          <w:tcPr>
            <w:tcW w:w="8334" w:type="dxa"/>
            <w:shd w:val="clear" w:color="auto" w:fill="F3F4F6"/>
            <w:tcMar>
              <w:top w:w="80" w:type="dxa"/>
              <w:left w:w="120" w:type="dxa"/>
              <w:bottom w:w="80" w:type="dxa"/>
              <w:right w:w="120" w:type="dxa"/>
            </w:tcMar>
          </w:tcPr>
          <w:p w14:paraId="34BB9A8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2.1 Hipótese A</w:t>
            </w:r>
            <w:del w:id="10472" w:author="Revisão editorial" w:date="2026-10-25T12:00:00Z">
              <w:r>
                <w:rPr>
                  <w:rFonts w:eastAsia="DejaVu Serif"/>
                  <w:b/>
                  <w:bCs/>
                  <w:sz w:val="18"/>
                  <w:szCs w:val="24"/>
                  <w:lang w:val="pt-BR" w:eastAsia="pt-BR"/>
                </w:rPr>
                <w:delText xml:space="preserve"> -</w:delText>
              </w:r>
            </w:del>
            <w:ins w:id="10473"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Variação de Recurso Natural (Risco de Vento)</w:t>
            </w:r>
          </w:p>
        </w:tc>
      </w:tr>
      <w:tr w:rsidR="00921ADD" w:rsidRPr="006F14C5" w14:paraId="1E365034" w14:textId="77777777" w:rsidTr="00BC3CED">
        <w:trPr>
          <w:cantSplit/>
        </w:trPr>
        <w:tc>
          <w:tcPr>
            <w:tcW w:w="8334" w:type="dxa"/>
            <w:shd w:val="clear" w:color="auto" w:fill="F3F4F6"/>
            <w:tcMar>
              <w:top w:w="80" w:type="dxa"/>
              <w:left w:w="120" w:type="dxa"/>
              <w:bottom w:w="80" w:type="dxa"/>
              <w:right w:w="120" w:type="dxa"/>
            </w:tcMar>
          </w:tcPr>
          <w:p w14:paraId="4181736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A1. Ano de vento abaixo da média histórica (interanual </w:t>
            </w:r>
            <w:r>
              <w:rPr>
                <w:rFonts w:eastAsia="DejaVu Serif"/>
                <w:b/>
                <w:bCs/>
                <w:i/>
                <w:iCs/>
                <w:sz w:val="18"/>
                <w:szCs w:val="24"/>
                <w:lang w:val="pt-BR" w:eastAsia="pt-BR"/>
              </w:rPr>
              <w:t>variability</w:t>
            </w:r>
            <w:r>
              <w:rPr>
                <w:rFonts w:eastAsia="DejaVu Serif"/>
                <w:b/>
                <w:bCs/>
                <w:sz w:val="18"/>
                <w:szCs w:val="24"/>
                <w:lang w:val="pt-BR" w:eastAsia="pt-BR"/>
              </w:rPr>
              <w:t>):</w:t>
            </w:r>
            <w:r>
              <w:rPr>
                <w:rFonts w:eastAsia="DejaVu Serif"/>
                <w:sz w:val="18"/>
                <w:szCs w:val="24"/>
                <w:lang w:val="pt-BR" w:eastAsia="pt-BR"/>
              </w:rPr>
              <w:t xml:space="preserve"> parques eólicos apresentam variabilidade natural ano a ano em torno da média de longo prazo; um único ano abaixo do P50 não invalida necessariamente o estudo original. </w:t>
            </w:r>
          </w:p>
        </w:tc>
      </w:tr>
      <w:tr w:rsidR="00921ADD" w:rsidRPr="006F14C5" w14:paraId="003743D4" w14:textId="77777777" w:rsidTr="00BC3CED">
        <w:trPr>
          <w:cantSplit/>
        </w:trPr>
        <w:tc>
          <w:tcPr>
            <w:tcW w:w="8334" w:type="dxa"/>
            <w:shd w:val="clear" w:color="auto" w:fill="F3F4F6"/>
            <w:tcMar>
              <w:top w:w="80" w:type="dxa"/>
              <w:left w:w="120" w:type="dxa"/>
              <w:bottom w:w="80" w:type="dxa"/>
              <w:right w:w="120" w:type="dxa"/>
            </w:tcMar>
          </w:tcPr>
          <w:p w14:paraId="24AF9D6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comparação da velocidade de vento medida nas torres/nacelle do parque no ano 1 contra a série histórica de longo prazo (MERRA, reanálise, ou estação de referência) usada no estudo original.</w:t>
            </w:r>
          </w:p>
        </w:tc>
      </w:tr>
      <w:tr w:rsidR="00921ADD" w:rsidRPr="006F14C5" w14:paraId="0B396C32" w14:textId="77777777" w:rsidTr="00BC3CED">
        <w:trPr>
          <w:cantSplit/>
        </w:trPr>
        <w:tc>
          <w:tcPr>
            <w:tcW w:w="8334" w:type="dxa"/>
            <w:shd w:val="clear" w:color="auto" w:fill="F3F4F6"/>
            <w:tcMar>
              <w:top w:w="80" w:type="dxa"/>
              <w:left w:w="120" w:type="dxa"/>
              <w:bottom w:w="80" w:type="dxa"/>
              <w:right w:w="120" w:type="dxa"/>
            </w:tcMar>
          </w:tcPr>
          <w:p w14:paraId="6331DEB3"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A2. Viés sistemático no estudo de vento original (erro de medição ou de extrapolação):</w:t>
            </w:r>
            <w:r>
              <w:rPr>
                <w:rFonts w:eastAsia="DejaVu Serif"/>
                <w:sz w:val="18"/>
                <w:szCs w:val="24"/>
                <w:lang w:val="pt-BR" w:eastAsia="pt-BR"/>
              </w:rPr>
              <w:t xml:space="preserve"> possibilidade de que a campanha de medição pré-construção (torre anemométrica, período de medição, extrapolação vertical/horizontal) tenha superestimado o recurso. </w:t>
            </w:r>
          </w:p>
        </w:tc>
      </w:tr>
      <w:tr w:rsidR="00921ADD" w:rsidRPr="006F14C5" w14:paraId="3CC63965" w14:textId="77777777" w:rsidTr="00BC3CED">
        <w:trPr>
          <w:cantSplit/>
        </w:trPr>
        <w:tc>
          <w:tcPr>
            <w:tcW w:w="8334" w:type="dxa"/>
            <w:shd w:val="clear" w:color="auto" w:fill="F3F4F6"/>
            <w:tcMar>
              <w:top w:w="80" w:type="dxa"/>
              <w:left w:w="120" w:type="dxa"/>
              <w:bottom w:w="80" w:type="dxa"/>
              <w:right w:w="120" w:type="dxa"/>
            </w:tcMar>
          </w:tcPr>
          <w:p w14:paraId="34F882F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 xml:space="preserve">Verificação necessária:</w:t>
            </w:r>
            <w:r>
              <w:rPr>
                <w:rFonts w:eastAsia="DejaVu Serif"/>
                <w:sz w:val="18"/>
                <w:szCs w:val="24"/>
                <w:lang w:val="pt-BR" w:eastAsia="pt-BR"/>
              </w:rPr>
              <w:t xml:space="preserve"> auditoria da metodologia do estudo original (duração da campanha de medição, correlação </w:t>
            </w:r>
            <w:del w:id="10474" w:author="Revisão editorial" w:date="2026-10-25T12:00:00Z">
              <w:r>
                <w:rPr>
                  <w:rFonts w:eastAsia="DejaVu Serif"/>
                  <w:sz w:val="18"/>
                  <w:szCs w:val="24"/>
                  <w:lang w:val="pt-BR" w:eastAsia="pt-BR"/>
                </w:rPr>
                <w:delText xml:space="preserve">MCP - </w:delText>
              </w:r>
            </w:del>
            <w:r>
              <w:rPr>
                <w:rFonts w:eastAsia="DejaVu Serif"/>
                <w:i/>
                <w:iCs/>
                <w:sz w:val="18"/>
                <w:szCs w:val="24"/>
                <w:lang w:val="pt-BR" w:eastAsia="pt-BR"/>
              </w:rPr>
              <w:t xml:space="preserve">Measure-Correlate-Predict</w:t>
            </w:r>
            <w:r>
              <w:rPr>
                <w:rFonts w:eastAsia="DejaVu Serif"/>
                <w:sz w:val="18"/>
                <w:szCs w:val="24"/>
                <w:lang w:val="pt-BR" w:eastAsia="pt-BR"/>
              </w:rPr>
              <w:t xml:space="preserve">, incertezas declaradas).</w:t>
            </w:r>
          </w:p>
        </w:tc>
      </w:tr>
      <w:tr w:rsidR="00921ADD" w:rsidRPr="006F14C5" w14:paraId="2ED0C998" w14:textId="77777777" w:rsidTr="00BC3CED">
        <w:trPr>
          <w:cantSplit/>
        </w:trPr>
        <w:tc>
          <w:tcPr>
            <w:tcW w:w="8334" w:type="dxa"/>
            <w:shd w:val="clear" w:color="auto" w:fill="F3F4F6"/>
            <w:tcMar>
              <w:top w:w="80" w:type="dxa"/>
              <w:left w:w="120" w:type="dxa"/>
              <w:bottom w:w="80" w:type="dxa"/>
              <w:right w:w="120" w:type="dxa"/>
            </w:tcMar>
          </w:tcPr>
          <w:p w14:paraId="1B94997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A3. Mudança de padrão climático de médio prazo:</w:t>
            </w:r>
            <w:r>
              <w:rPr>
                <w:rFonts w:eastAsia="DejaVu Serif"/>
                <w:sz w:val="18"/>
                <w:szCs w:val="24"/>
                <w:lang w:val="pt-BR" w:eastAsia="pt-BR"/>
              </w:rPr>
              <w:t xml:space="preserve"> hipótese menos provável de ser confirmável em apenas 1 ano de dados, mas deve constar como hipótese de monitoramento contínuo.</w:t>
            </w:r>
          </w:p>
        </w:tc>
      </w:tr>
      <w:tr w:rsidR="00921ADD" w:rsidRPr="006F14C5" w14:paraId="1B2E622C" w14:textId="77777777" w:rsidTr="00BC3CED">
        <w:trPr>
          <w:cantSplit/>
        </w:trPr>
        <w:tc>
          <w:tcPr>
            <w:tcW w:w="8334" w:type="dxa"/>
            <w:shd w:val="clear" w:color="auto" w:fill="F3F4F6"/>
            <w:tcMar>
              <w:top w:w="80" w:type="dxa"/>
              <w:left w:w="120" w:type="dxa"/>
              <w:bottom w:w="80" w:type="dxa"/>
              <w:right w:w="120" w:type="dxa"/>
            </w:tcMar>
          </w:tcPr>
          <w:p w14:paraId="1AD291C1"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Dados ausentes para avaliar a Hipótese A:</w:t>
            </w:r>
            <w:r>
              <w:rPr>
                <w:rFonts w:eastAsia="DejaVu Serif"/>
                <w:sz w:val="18"/>
                <w:szCs w:val="24"/>
                <w:lang w:val="pt-BR" w:eastAsia="pt-BR"/>
              </w:rPr>
              <w:t xml:space="preserve"> série de vento medida no parque (velocidade e direção, resolução ao menos horária); relatório original de campanha de medição e incertezas associadas (P90/P75); dados de reanálise de longo prazo para o período do ano 1.</w:t>
            </w:r>
          </w:p>
        </w:tc>
      </w:tr>
      <w:tr w:rsidR="00921ADD" w:rsidRPr="006F14C5" w14:paraId="029A4AF3" w14:textId="77777777" w:rsidTr="00BC3CED">
        <w:trPr>
          <w:cantSplit/>
        </w:trPr>
        <w:tc>
          <w:tcPr>
            <w:tcW w:w="8334" w:type="dxa"/>
            <w:shd w:val="clear" w:color="auto" w:fill="F3F4F6"/>
            <w:tcMar>
              <w:top w:w="80" w:type="dxa"/>
              <w:left w:w="120" w:type="dxa"/>
              <w:bottom w:w="80" w:type="dxa"/>
              <w:right w:w="120" w:type="dxa"/>
            </w:tcMar>
          </w:tcPr>
          <w:p w14:paraId="5D78E948" w14:textId="77777777" w:rsidR="00921ADD" w:rsidRPr="006F14C5" w:rsidRDefault="00921ADD" w:rsidP="00080B71">
            <w:pPr>
              <w:pStyle w:val="SemEspaamento"/>
              <w:spacing w:after="20" w:line="204" w:lineRule="exact"/>
              <w:rPr>
                <w:rFonts w:eastAsia="MS Mincho"/>
                <w:sz w:val="18"/>
                <w:szCs w:val="24"/>
                <w:lang w:val="pt-BR"/>
              </w:rPr>
            </w:pPr>
          </w:p>
        </w:tc>
      </w:tr>
      <w:tr w:rsidR="00921ADD" w:rsidRPr="006F14C5" w14:paraId="6D43E13F" w14:textId="77777777" w:rsidTr="00BC3CED">
        <w:trPr>
          <w:cantSplit/>
        </w:trPr>
        <w:tc>
          <w:tcPr>
            <w:tcW w:w="8334" w:type="dxa"/>
            <w:shd w:val="clear" w:color="auto" w:fill="F3F4F6"/>
            <w:tcMar>
              <w:top w:w="80" w:type="dxa"/>
              <w:left w:w="120" w:type="dxa"/>
              <w:bottom w:w="80" w:type="dxa"/>
              <w:right w:w="120" w:type="dxa"/>
            </w:tcMar>
          </w:tcPr>
          <w:p w14:paraId="7439ECF1"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2.2 Hipótese B</w:t>
            </w:r>
            <w:del w:id="10475" w:author="Revisão editorial" w:date="2026-10-25T12:00:00Z">
              <w:r>
                <w:rPr>
                  <w:rFonts w:eastAsia="DejaVu Serif"/>
                  <w:b/>
                  <w:bCs/>
                  <w:sz w:val="18"/>
                  <w:szCs w:val="24"/>
                  <w:lang w:val="pt-BR" w:eastAsia="pt-BR"/>
                </w:rPr>
                <w:delText xml:space="preserve"> -</w:delText>
              </w:r>
            </w:del>
            <w:ins w:id="10476"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Disponibilidade Eletromecânica (Risco de Equipamento/O&amp;M)</w:t>
            </w:r>
          </w:p>
        </w:tc>
      </w:tr>
      <w:tr w:rsidR="00921ADD" w:rsidRPr="006F14C5" w14:paraId="0AD0D7DA" w14:textId="77777777" w:rsidTr="00BC3CED">
        <w:trPr>
          <w:cantSplit/>
        </w:trPr>
        <w:tc>
          <w:tcPr>
            <w:tcW w:w="8334" w:type="dxa"/>
            <w:shd w:val="clear" w:color="auto" w:fill="F3F4F6"/>
            <w:tcMar>
              <w:top w:w="80" w:type="dxa"/>
              <w:left w:w="120" w:type="dxa"/>
              <w:bottom w:w="80" w:type="dxa"/>
              <w:right w:w="120" w:type="dxa"/>
            </w:tcMar>
          </w:tcPr>
          <w:p w14:paraId="60251CD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B1. Disponibilidade técnica dos aerogeradores abaixo da garantia contratual:</w:t>
            </w:r>
            <w:r>
              <w:rPr>
                <w:rFonts w:eastAsia="DejaVu Serif"/>
                <w:sz w:val="18"/>
                <w:szCs w:val="24"/>
                <w:lang w:val="pt-BR" w:eastAsia="pt-BR"/>
              </w:rPr>
              <w:t xml:space="preserve"> falhas de componentes (multiplicadores, geradores, sistemas de </w:t>
            </w:r>
            <w:r>
              <w:rPr>
                <w:rFonts w:eastAsia="DejaVu Serif"/>
                <w:i/>
                <w:iCs/>
                <w:sz w:val="18"/>
                <w:szCs w:val="24"/>
                <w:lang w:val="pt-BR" w:eastAsia="pt-BR"/>
              </w:rPr>
              <w:t>pitch/yaw</w:t>
            </w:r>
            <w:r>
              <w:rPr>
                <w:rFonts w:eastAsia="DejaVu Serif"/>
                <w:sz w:val="18"/>
                <w:szCs w:val="24"/>
                <w:lang w:val="pt-BR" w:eastAsia="pt-BR"/>
              </w:rPr>
              <w:t xml:space="preserve">), paradas não programadas, ou tempo de resposta de manutenção corretiva acima do contratado. </w:t>
            </w:r>
          </w:p>
        </w:tc>
      </w:tr>
      <w:tr w:rsidR="00921ADD" w:rsidRPr="006F14C5" w14:paraId="4B94754E" w14:textId="77777777" w:rsidTr="00BC3CED">
        <w:trPr>
          <w:cantSplit/>
        </w:trPr>
        <w:tc>
          <w:tcPr>
            <w:tcW w:w="8334" w:type="dxa"/>
            <w:shd w:val="clear" w:color="auto" w:fill="F3F4F6"/>
            <w:tcMar>
              <w:top w:w="80" w:type="dxa"/>
              <w:left w:w="120" w:type="dxa"/>
              <w:bottom w:w="80" w:type="dxa"/>
              <w:right w:w="120" w:type="dxa"/>
            </w:tcMar>
          </w:tcPr>
          <w:p w14:paraId="08F574F4"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 xml:space="preserve">Verificação necessária:</w:t>
            </w:r>
            <w:r>
              <w:rPr>
                <w:rFonts w:eastAsia="DejaVu Serif"/>
                <w:sz w:val="18"/>
                <w:szCs w:val="24"/>
                <w:lang w:val="pt-BR" w:eastAsia="pt-BR"/>
              </w:rPr>
              <w:t xml:space="preserve"> relatório de TBA (</w:t>
            </w:r>
            <w:r>
              <w:rPr>
                <w:rFonts w:eastAsia="DejaVu Serif"/>
                <w:i/>
                <w:iCs/>
                <w:sz w:val="18"/>
                <w:szCs w:val="24"/>
                <w:lang w:val="pt-BR" w:eastAsia="pt-BR"/>
              </w:rPr>
              <w:t xml:space="preserve">Technical Based Availability</w:t>
            </w:r>
            <w:r>
              <w:rPr>
                <w:rFonts w:eastAsia="DejaVu Serif"/>
                <w:sz w:val="18"/>
                <w:szCs w:val="24"/>
                <w:lang w:val="pt-BR" w:eastAsia="pt-BR"/>
              </w:rPr>
              <w:t xml:space="preserve">) por aerogerador e comparação com a garantia contratual do fabricante (tipicamente entre 95</w:t>
            </w:r>
            <w:del w:id="10477" w:author="Revisão editorial" w:date="2026-10-25T12:00:00Z">
              <w:r>
                <w:rPr>
                  <w:rFonts w:eastAsia="DejaVu Serif"/>
                  <w:sz w:val="18"/>
                  <w:szCs w:val="24"/>
                  <w:lang w:val="pt-BR" w:eastAsia="pt-BR"/>
                </w:rPr>
                <w:delText xml:space="preserve">-</w:delText>
              </w:r>
            </w:del>
            <w:ins w:id="10478" w:author="Revisão editorial" w:date="2026-10-25T12:00:00Z">
              <w:r>
                <w:rPr>
                  <w:rFonts w:eastAsia="DejaVu Serif"/>
                  <w:sz w:val="18"/>
                  <w:szCs w:val="24"/>
                  <w:lang w:val="pt-BR" w:eastAsia="pt-BR"/>
                </w:rPr>
                <w:t xml:space="preserve">% e </w:t>
              </w:r>
            </w:ins>
            <w:r>
              <w:rPr>
                <w:rFonts w:eastAsia="DejaVu Serif"/>
                <w:sz w:val="18"/>
                <w:szCs w:val="24"/>
                <w:lang w:val="pt-BR" w:eastAsia="pt-BR"/>
              </w:rPr>
              <w:t xml:space="preserve">97% em contratos de O&amp;M </w:t>
            </w:r>
            <w:r>
              <w:rPr>
                <w:rFonts w:eastAsia="DejaVu Serif"/>
                <w:i/>
                <w:iCs/>
                <w:sz w:val="18"/>
                <w:szCs w:val="24"/>
                <w:lang w:val="pt-BR" w:eastAsia="pt-BR"/>
              </w:rPr>
              <w:t xml:space="preserve">full-service</w:t>
            </w:r>
            <w:del w:id="10479" w:author="Revisão editorial" w:date="2026-10-25T12:00:00Z">
              <w:r>
                <w:rPr>
                  <w:rFonts w:eastAsia="DejaVu Serif"/>
                  <w:sz w:val="18"/>
                  <w:szCs w:val="24"/>
                  <w:lang w:val="pt-BR" w:eastAsia="pt-BR"/>
                </w:rPr>
                <w:delText xml:space="preserve"> -</w:delText>
              </w:r>
            </w:del>
            <w:ins w:id="10480" w:author="Revisão editorial" w:date="2026-10-25T12:00:00Z">
              <w:r>
                <w:rPr>
                  <w:rFonts w:eastAsia="DejaVu Serif"/>
                  <w:sz w:val="18"/>
                  <w:szCs w:val="24"/>
                  <w:lang w:val="pt-BR" w:eastAsia="pt-BR"/>
                </w:rPr>
                <w:t xml:space="preserve">;</w:t>
              </w:r>
            </w:ins>
            <w:r>
              <w:rPr>
                <w:rFonts w:eastAsia="DejaVu Serif"/>
                <w:sz w:val="18"/>
                <w:szCs w:val="24"/>
                <w:lang w:val="pt-BR" w:eastAsia="pt-BR"/>
              </w:rPr>
              <w:t xml:space="preserve"> </w:t>
            </w:r>
            <w:r>
              <w:rPr>
                <w:rFonts w:eastAsia="DejaVu Serif"/>
                <w:b/>
                <w:bCs/>
                <w:sz w:val="18"/>
                <w:szCs w:val="24"/>
                <w:lang w:val="pt-BR" w:eastAsia="pt-BR"/>
              </w:rPr>
              <w:t xml:space="preserve">faixa de referência de mercado,</w:t>
            </w:r>
            <w:ins w:id="10481" w:author="Revisão editorial" w:date="2026-10-25T12:00:00Z">
              <w:r>
                <w:rPr>
                  <w:rFonts w:eastAsia="DejaVu Serif"/>
                  <w:b/>
                  <w:bCs/>
                  <w:sz w:val="18"/>
                  <w:szCs w:val="24"/>
                  <w:lang w:val="pt-BR" w:eastAsia="pt-BR"/>
                </w:rPr>
                <w:t xml:space="preserve"> e</w:t>
              </w:r>
            </w:ins>
            <w:r>
              <w:rPr>
                <w:rFonts w:eastAsia="DejaVu Serif"/>
                <w:b/>
                <w:bCs/>
                <w:sz w:val="18"/>
                <w:szCs w:val="24"/>
                <w:lang w:val="pt-BR" w:eastAsia="pt-BR"/>
              </w:rPr>
              <w:t xml:space="preserve"> não uma cláusula específica deste contrato, que não foi fornecida</w:t>
            </w:r>
            <w:r>
              <w:rPr>
                <w:rFonts w:eastAsia="DejaVu Serif"/>
                <w:sz w:val="18"/>
                <w:szCs w:val="24"/>
                <w:lang w:val="pt-BR" w:eastAsia="pt-BR"/>
              </w:rPr>
              <w:t xml:space="preserve">).</w:t>
            </w:r>
          </w:p>
        </w:tc>
      </w:tr>
      <w:tr w:rsidR="00921ADD" w:rsidRPr="006F14C5" w14:paraId="53033F2F" w14:textId="77777777" w:rsidTr="00BC3CED">
        <w:trPr>
          <w:cantSplit/>
        </w:trPr>
        <w:tc>
          <w:tcPr>
            <w:tcW w:w="8334" w:type="dxa"/>
            <w:shd w:val="clear" w:color="auto" w:fill="F3F4F6"/>
            <w:tcMar>
              <w:top w:w="80" w:type="dxa"/>
              <w:left w:w="120" w:type="dxa"/>
              <w:bottom w:w="80" w:type="dxa"/>
              <w:right w:w="120" w:type="dxa"/>
            </w:tcMar>
          </w:tcPr>
          <w:p w14:paraId="196501D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B2. Manutenções programadas concentradas de forma não otimizada:</w:t>
            </w:r>
            <w:r>
              <w:rPr>
                <w:rFonts w:eastAsia="DejaVu Serif"/>
                <w:sz w:val="18"/>
                <w:szCs w:val="24"/>
                <w:lang w:val="pt-BR" w:eastAsia="pt-BR"/>
              </w:rPr>
              <w:t xml:space="preserve"> paradas programadas realizadas em períodos de maior recurso eólico, ampliando a perda de energia associada. </w:t>
            </w:r>
          </w:p>
        </w:tc>
      </w:tr>
      <w:tr w:rsidR="00921ADD" w:rsidRPr="006F14C5" w14:paraId="7BB57221" w14:textId="77777777" w:rsidTr="00BC3CED">
        <w:trPr>
          <w:cantSplit/>
        </w:trPr>
        <w:tc>
          <w:tcPr>
            <w:tcW w:w="8334" w:type="dxa"/>
            <w:shd w:val="clear" w:color="auto" w:fill="F3F4F6"/>
            <w:tcMar>
              <w:top w:w="80" w:type="dxa"/>
              <w:left w:w="120" w:type="dxa"/>
              <w:bottom w:w="80" w:type="dxa"/>
              <w:right w:w="120" w:type="dxa"/>
            </w:tcMar>
          </w:tcPr>
          <w:p w14:paraId="3E9BD7E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cronograma de manutenções preventivas realizadas no ano 1 versus perfil sazonal de vento do parque.</w:t>
            </w:r>
          </w:p>
        </w:tc>
      </w:tr>
      <w:tr w:rsidR="00921ADD" w:rsidRPr="006F14C5" w14:paraId="3FC3AE83" w14:textId="77777777" w:rsidTr="00BC3CED">
        <w:trPr>
          <w:cantSplit/>
        </w:trPr>
        <w:tc>
          <w:tcPr>
            <w:tcW w:w="8334" w:type="dxa"/>
            <w:shd w:val="clear" w:color="auto" w:fill="F3F4F6"/>
            <w:tcMar>
              <w:top w:w="80" w:type="dxa"/>
              <w:left w:w="120" w:type="dxa"/>
              <w:bottom w:w="80" w:type="dxa"/>
              <w:right w:w="120" w:type="dxa"/>
            </w:tcMar>
          </w:tcPr>
          <w:p w14:paraId="7AE8604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B3. Curva de potência real abaixo da curva de garantia (</w:t>
            </w:r>
            <w:r>
              <w:rPr>
                <w:rFonts w:eastAsia="DejaVu Serif"/>
                <w:b/>
                <w:bCs/>
                <w:i/>
                <w:iCs/>
                <w:sz w:val="18"/>
                <w:szCs w:val="24"/>
                <w:lang w:val="pt-BR" w:eastAsia="pt-BR"/>
              </w:rPr>
              <w:t xml:space="preserve">power curve underperformance</w:t>
            </w:r>
            <w:r>
              <w:rPr>
                <w:rFonts w:eastAsia="DejaVu Serif"/>
                <w:b/>
                <w:bCs/>
                <w:sz w:val="18"/>
                <w:szCs w:val="24"/>
                <w:lang w:val="pt-BR" w:eastAsia="pt-BR"/>
              </w:rPr>
              <w:t>):</w:t>
            </w:r>
            <w:r>
              <w:rPr>
                <w:rFonts w:eastAsia="DejaVu Serif"/>
                <w:sz w:val="18"/>
                <w:szCs w:val="24"/>
                <w:lang w:val="pt-BR" w:eastAsia="pt-BR"/>
              </w:rPr>
              <w:t xml:space="preserve"> possibilidade de os aerogeradores não converterem o vento disponível em energia na taxa contratualmente garantida, mesmo com boa disponibilidade de tempo. </w:t>
            </w:r>
          </w:p>
        </w:tc>
      </w:tr>
      <w:tr w:rsidR="00921ADD" w:rsidRPr="006F14C5" w14:paraId="1F153F5D" w14:textId="77777777" w:rsidTr="00BC3CED">
        <w:trPr>
          <w:cantSplit/>
        </w:trPr>
        <w:tc>
          <w:tcPr>
            <w:tcW w:w="8334" w:type="dxa"/>
            <w:shd w:val="clear" w:color="auto" w:fill="F3F4F6"/>
            <w:tcMar>
              <w:top w:w="80" w:type="dxa"/>
              <w:left w:w="120" w:type="dxa"/>
              <w:bottom w:w="80" w:type="dxa"/>
              <w:right w:w="120" w:type="dxa"/>
            </w:tcMar>
          </w:tcPr>
          <w:p w14:paraId="510A9C26"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teste de curva de potência (</w:t>
            </w:r>
            <w:r>
              <w:rPr>
                <w:rFonts w:eastAsia="DejaVu Serif"/>
                <w:i/>
                <w:iCs/>
                <w:sz w:val="18"/>
                <w:szCs w:val="24"/>
                <w:lang w:val="pt-BR" w:eastAsia="pt-BR"/>
              </w:rPr>
              <w:t xml:space="preserve">power curve verification</w:t>
            </w:r>
            <w:r>
              <w:rPr>
                <w:rFonts w:eastAsia="DejaVu Serif"/>
                <w:sz w:val="18"/>
                <w:szCs w:val="24"/>
                <w:lang w:val="pt-BR" w:eastAsia="pt-BR"/>
              </w:rPr>
              <w:t>) por amostragem de turbinas, comparando dados de SCADA contra a curva de garantia do fabricante.</w:t>
            </w:r>
          </w:p>
        </w:tc>
      </w:tr>
      <w:tr w:rsidR="00921ADD" w:rsidRPr="006F14C5" w14:paraId="0301A92B" w14:textId="77777777" w:rsidTr="00BC3CED">
        <w:trPr>
          <w:cantSplit/>
        </w:trPr>
        <w:tc>
          <w:tcPr>
            <w:tcW w:w="8334" w:type="dxa"/>
            <w:shd w:val="clear" w:color="auto" w:fill="F3F4F6"/>
            <w:tcMar>
              <w:top w:w="80" w:type="dxa"/>
              <w:left w:w="120" w:type="dxa"/>
              <w:bottom w:w="80" w:type="dxa"/>
              <w:right w:w="120" w:type="dxa"/>
            </w:tcMar>
          </w:tcPr>
          <w:p w14:paraId="0D2C994C"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Dados ausentes para avaliar a Hipótese B:</w:t>
            </w:r>
            <w:r>
              <w:rPr>
                <w:rFonts w:eastAsia="DejaVu Serif"/>
                <w:sz w:val="18"/>
                <w:szCs w:val="24"/>
                <w:lang w:val="pt-BR" w:eastAsia="pt-BR"/>
              </w:rPr>
              <w:t xml:space="preserve"> relatório de disponibilidade por turbina (SCADA); registro de eventos de falha e tempo de parada (histórico O&amp;M); curva de potência garantida contratualmente; dados de MTBF/MTTR do período.</w:t>
            </w:r>
          </w:p>
        </w:tc>
      </w:tr>
      <w:tr w:rsidR="00921ADD" w:rsidRPr="006F14C5" w14:paraId="73E0C669" w14:textId="77777777" w:rsidTr="00BC3CED">
        <w:trPr>
          <w:cantSplit/>
        </w:trPr>
        <w:tc>
          <w:tcPr>
            <w:tcW w:w="8334" w:type="dxa"/>
            <w:shd w:val="clear" w:color="auto" w:fill="F3F4F6"/>
            <w:tcMar>
              <w:top w:w="80" w:type="dxa"/>
              <w:left w:w="120" w:type="dxa"/>
              <w:bottom w:w="80" w:type="dxa"/>
              <w:right w:w="120" w:type="dxa"/>
            </w:tcMar>
          </w:tcPr>
          <w:p w14:paraId="71C37EB4"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2.3 Hipótese C</w:t>
            </w:r>
            <w:del w:id="10482" w:author="Revisão editorial" w:date="2026-10-25T12:00:00Z">
              <w:r>
                <w:rPr>
                  <w:rFonts w:eastAsia="DejaVu Serif"/>
                  <w:b/>
                  <w:bCs/>
                  <w:sz w:val="18"/>
                  <w:szCs w:val="24"/>
                  <w:lang w:val="pt-BR" w:eastAsia="pt-BR"/>
                </w:rPr>
                <w:delText xml:space="preserve"> -</w:delText>
              </w:r>
            </w:del>
            <w:ins w:id="10483"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Perdas de Rede e Efeitos de Modelagem (</w:t>
            </w:r>
            <w:r>
              <w:rPr>
                <w:rFonts w:eastAsia="DejaVu Serif"/>
                <w:b/>
                <w:bCs/>
                <w:i/>
                <w:iCs/>
                <w:sz w:val="18"/>
                <w:szCs w:val="24"/>
                <w:lang w:val="pt-BR" w:eastAsia="pt-BR"/>
              </w:rPr>
              <w:t xml:space="preserve">Curtailment</w:t>
            </w:r>
            <w:r>
              <w:rPr>
                <w:rFonts w:eastAsia="DejaVu Serif"/>
                <w:b/>
                <w:bCs/>
                <w:sz w:val="18"/>
                <w:szCs w:val="24"/>
                <w:lang w:val="pt-BR" w:eastAsia="pt-BR"/>
              </w:rPr>
              <w:t xml:space="preserve"> e Wake Effect)</w:t>
            </w:r>
          </w:p>
        </w:tc>
      </w:tr>
      <w:tr w:rsidR="00921ADD" w:rsidRPr="006F14C5" w14:paraId="5FA32F82" w14:textId="77777777" w:rsidTr="00BC3CED">
        <w:trPr>
          <w:cantSplit/>
        </w:trPr>
        <w:tc>
          <w:tcPr>
            <w:tcW w:w="8334" w:type="dxa"/>
            <w:shd w:val="clear" w:color="auto" w:fill="F3F4F6"/>
            <w:tcMar>
              <w:top w:w="80" w:type="dxa"/>
              <w:left w:w="120" w:type="dxa"/>
              <w:bottom w:w="80" w:type="dxa"/>
              <w:right w:w="120" w:type="dxa"/>
            </w:tcMar>
          </w:tcPr>
          <w:p w14:paraId="1128A734"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C1. </w:t>
            </w:r>
            <w:r>
              <w:rPr>
                <w:rFonts w:eastAsia="DejaVu Serif"/>
                <w:b/>
                <w:bCs/>
                <w:i/>
                <w:iCs/>
                <w:sz w:val="18"/>
                <w:szCs w:val="24"/>
                <w:lang w:val="pt-BR" w:eastAsia="pt-BR"/>
              </w:rPr>
              <w:t>Curtailment</w:t>
            </w:r>
            <w:r>
              <w:rPr>
                <w:rFonts w:eastAsia="DejaVu Serif"/>
                <w:b/>
                <w:bCs/>
                <w:sz w:val="18"/>
                <w:szCs w:val="24"/>
                <w:lang w:val="pt-BR" w:eastAsia="pt-BR"/>
              </w:rPr>
              <w:t xml:space="preserve"> por restrição do ONS:</w:t>
            </w:r>
            <w:r>
              <w:rPr>
                <w:rFonts w:eastAsia="DejaVu Serif"/>
                <w:sz w:val="18"/>
                <w:szCs w:val="24"/>
                <w:lang w:val="pt-BR" w:eastAsia="pt-BR"/>
              </w:rPr>
              <w:t xml:space="preserve"> cortes de geração determinados pelo Operador Nacional do Sistema por restrição de escoamento, indisponibilidade de linha de transmissão associada, ou ordens de despacho. </w:t>
            </w:r>
          </w:p>
        </w:tc>
      </w:tr>
      <w:tr w:rsidR="00921ADD" w:rsidRPr="006F14C5" w14:paraId="682A58B6" w14:textId="77777777" w:rsidTr="00BC3CED">
        <w:trPr>
          <w:cantSplit/>
        </w:trPr>
        <w:tc>
          <w:tcPr>
            <w:tcW w:w="8334" w:type="dxa"/>
            <w:shd w:val="clear" w:color="auto" w:fill="F3F4F6"/>
            <w:tcMar>
              <w:top w:w="80" w:type="dxa"/>
              <w:left w:w="120" w:type="dxa"/>
              <w:bottom w:w="80" w:type="dxa"/>
              <w:right w:w="120" w:type="dxa"/>
            </w:tcMar>
          </w:tcPr>
          <w:p w14:paraId="12628238"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registros formais de ordens de </w:t>
            </w:r>
            <w:r>
              <w:rPr>
                <w:rFonts w:eastAsia="DejaVu Serif"/>
                <w:i/>
                <w:iCs/>
                <w:sz w:val="18"/>
                <w:szCs w:val="24"/>
                <w:lang w:val="pt-BR" w:eastAsia="pt-BR"/>
              </w:rPr>
              <w:t>curtailment</w:t>
            </w:r>
            <w:r>
              <w:rPr>
                <w:rFonts w:eastAsia="DejaVu Serif"/>
                <w:sz w:val="18"/>
                <w:szCs w:val="24"/>
                <w:lang w:val="pt-BR" w:eastAsia="pt-BR"/>
              </w:rPr>
              <w:t xml:space="preserve"> emitidas pelo ONS no período, com energia não gerada associada (calculável a partir dos dados de vento disponível no momento do corte).</w:t>
            </w:r>
          </w:p>
        </w:tc>
      </w:tr>
      <w:tr w:rsidR="00921ADD" w:rsidRPr="006F14C5" w14:paraId="2472E2B3" w14:textId="77777777" w:rsidTr="00BC3CED">
        <w:trPr>
          <w:cantSplit/>
        </w:trPr>
        <w:tc>
          <w:tcPr>
            <w:tcW w:w="8334" w:type="dxa"/>
            <w:shd w:val="clear" w:color="auto" w:fill="F3F4F6"/>
            <w:tcMar>
              <w:top w:w="80" w:type="dxa"/>
              <w:left w:w="120" w:type="dxa"/>
              <w:bottom w:w="80" w:type="dxa"/>
              <w:right w:w="120" w:type="dxa"/>
            </w:tcMar>
          </w:tcPr>
          <w:p w14:paraId="3B9A2B1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C2. Efeito esteira (wake effect) subestimado no modelo original:</w:t>
            </w:r>
            <w:r>
              <w:rPr>
                <w:rFonts w:eastAsia="DejaVu Serif"/>
                <w:sz w:val="18"/>
                <w:szCs w:val="24"/>
                <w:lang w:val="pt-BR" w:eastAsia="pt-BR"/>
              </w:rPr>
              <w:t xml:space="preserve"> possibilidade de o modelo de micrositing ter subestimado as perdas por interferência aerodinâmica entre aerogeradores, especialmente relevante em direções de vento predominantes não plenamente capturadas na campanha de medição original. </w:t>
            </w:r>
          </w:p>
        </w:tc>
      </w:tr>
      <w:tr w:rsidR="00921ADD" w:rsidRPr="006F14C5" w14:paraId="66D9FF17" w14:textId="77777777" w:rsidTr="00BC3CED">
        <w:trPr>
          <w:cantSplit/>
        </w:trPr>
        <w:tc>
          <w:tcPr>
            <w:tcW w:w="8334" w:type="dxa"/>
            <w:shd w:val="clear" w:color="auto" w:fill="F3F4F6"/>
            <w:tcMar>
              <w:top w:w="80" w:type="dxa"/>
              <w:left w:w="120" w:type="dxa"/>
              <w:bottom w:w="80" w:type="dxa"/>
              <w:right w:w="120" w:type="dxa"/>
            </w:tcMar>
          </w:tcPr>
          <w:p w14:paraId="666FB75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comparação entre o percentual de perda por esteira assumido no estudo original (tipicamente informado como um percentual da energia bruta) e a perda por esteira observada via análise de dados operacionais de SCADA por turbina.</w:t>
            </w:r>
          </w:p>
        </w:tc>
      </w:tr>
      <w:tr w:rsidR="00921ADD" w:rsidRPr="006F14C5" w14:paraId="4FFEB3F6" w14:textId="77777777" w:rsidTr="00BC3CED">
        <w:trPr>
          <w:cantSplit/>
        </w:trPr>
        <w:tc>
          <w:tcPr>
            <w:tcW w:w="8334" w:type="dxa"/>
            <w:shd w:val="clear" w:color="auto" w:fill="F3F4F6"/>
            <w:tcMar>
              <w:top w:w="80" w:type="dxa"/>
              <w:left w:w="120" w:type="dxa"/>
              <w:bottom w:w="80" w:type="dxa"/>
              <w:right w:w="120" w:type="dxa"/>
            </w:tcMar>
          </w:tcPr>
          <w:p w14:paraId="541BF7C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lastRenderedPageBreak/>
              <w:t>C3. Perdas elétricas e por indisponibilidade de subestação/interligação:</w:t>
            </w:r>
            <w:r>
              <w:rPr>
                <w:rFonts w:eastAsia="DejaVu Serif"/>
                <w:sz w:val="18"/>
                <w:szCs w:val="24"/>
                <w:lang w:val="pt-BR" w:eastAsia="pt-BR"/>
              </w:rPr>
              <w:t xml:space="preserve"> perdas na rede coletora interna, no transformador elevador, ou na linha de interligação, potencialmente subestimadas ou com eventos de indisponibilidade não capturados no modelo original. </w:t>
            </w:r>
          </w:p>
        </w:tc>
      </w:tr>
      <w:tr w:rsidR="00921ADD" w:rsidRPr="006F14C5" w14:paraId="4715FEE5" w14:textId="77777777" w:rsidTr="00BC3CED">
        <w:trPr>
          <w:cantSplit/>
        </w:trPr>
        <w:tc>
          <w:tcPr>
            <w:tcW w:w="8334" w:type="dxa"/>
            <w:shd w:val="clear" w:color="auto" w:fill="F3F4F6"/>
            <w:tcMar>
              <w:top w:w="80" w:type="dxa"/>
              <w:left w:w="120" w:type="dxa"/>
              <w:bottom w:w="80" w:type="dxa"/>
              <w:right w:w="120" w:type="dxa"/>
            </w:tcMar>
          </w:tcPr>
          <w:p w14:paraId="794AD68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registro de indisponibilidade da subestação e da linha de interligação, e comparação de perdas elétricas reais versus percentual assumido no modelo original.</w:t>
            </w:r>
          </w:p>
        </w:tc>
      </w:tr>
      <w:tr w:rsidR="00921ADD" w:rsidRPr="006F14C5" w14:paraId="0AD00C69" w14:textId="77777777" w:rsidTr="00BC3CED">
        <w:trPr>
          <w:cantSplit/>
        </w:trPr>
        <w:tc>
          <w:tcPr>
            <w:tcW w:w="8334" w:type="dxa"/>
            <w:shd w:val="clear" w:color="auto" w:fill="F3F4F6"/>
            <w:tcMar>
              <w:top w:w="80" w:type="dxa"/>
              <w:left w:w="120" w:type="dxa"/>
              <w:bottom w:w="80" w:type="dxa"/>
              <w:right w:w="120" w:type="dxa"/>
            </w:tcMar>
          </w:tcPr>
          <w:p w14:paraId="31E07407"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Dados ausentes para avaliar a Hipótese C:</w:t>
            </w:r>
            <w:r>
              <w:rPr>
                <w:rFonts w:eastAsia="DejaVu Serif"/>
                <w:sz w:val="18"/>
                <w:szCs w:val="24"/>
                <w:lang w:val="pt-BR" w:eastAsia="pt-BR"/>
              </w:rPr>
              <w:t xml:space="preserve"> ordens de </w:t>
            </w:r>
            <w:r>
              <w:rPr>
                <w:rFonts w:eastAsia="DejaVu Serif"/>
                <w:i/>
                <w:iCs/>
                <w:sz w:val="18"/>
                <w:szCs w:val="24"/>
                <w:lang w:val="pt-BR" w:eastAsia="pt-BR"/>
              </w:rPr>
              <w:t>curtailment</w:t>
            </w:r>
            <w:r>
              <w:rPr>
                <w:rFonts w:eastAsia="DejaVu Serif"/>
                <w:sz w:val="18"/>
                <w:szCs w:val="24"/>
                <w:lang w:val="pt-BR" w:eastAsia="pt-BR"/>
              </w:rPr>
              <w:t xml:space="preserve"> do ONS e energia associada; percentual de perda por esteira assumido no estudo original vs. observado; registro de indisponibilidade de subestação/interligação; percentual de perdas elétricas internas assumido vs. medido.</w:t>
            </w:r>
          </w:p>
        </w:tc>
      </w:tr>
      <w:tr w:rsidR="00921ADD" w:rsidRPr="006F14C5" w14:paraId="356238DE" w14:textId="77777777" w:rsidTr="00BC3CED">
        <w:trPr>
          <w:cantSplit/>
        </w:trPr>
        <w:tc>
          <w:tcPr>
            <w:tcW w:w="8334" w:type="dxa"/>
            <w:shd w:val="clear" w:color="auto" w:fill="F3F4F6"/>
            <w:tcMar>
              <w:top w:w="80" w:type="dxa"/>
              <w:left w:w="120" w:type="dxa"/>
              <w:bottom w:w="80" w:type="dxa"/>
              <w:right w:w="120" w:type="dxa"/>
            </w:tcMar>
          </w:tcPr>
          <w:p w14:paraId="6A78BFC8" w14:textId="77777777" w:rsidR="00921ADD" w:rsidRPr="006F14C5" w:rsidRDefault="00921ADD" w:rsidP="00080B71">
            <w:pPr>
              <w:pStyle w:val="SemEspaamento"/>
              <w:spacing w:after="20" w:line="204" w:lineRule="exact"/>
              <w:rPr>
                <w:rFonts w:eastAsia="MS Mincho"/>
                <w:sz w:val="18"/>
                <w:szCs w:val="24"/>
                <w:lang w:val="pt-BR"/>
              </w:rPr>
            </w:pPr>
          </w:p>
        </w:tc>
      </w:tr>
      <w:tr w:rsidR="00921ADD" w:rsidRPr="006F14C5" w14:paraId="0890EDAC" w14:textId="77777777" w:rsidTr="00BC3CED">
        <w:trPr>
          <w:cantSplit/>
        </w:trPr>
        <w:tc>
          <w:tcPr>
            <w:tcW w:w="8334" w:type="dxa"/>
            <w:shd w:val="clear" w:color="auto" w:fill="F3F4F6"/>
            <w:tcMar>
              <w:top w:w="80" w:type="dxa"/>
              <w:left w:w="120" w:type="dxa"/>
              <w:bottom w:w="80" w:type="dxa"/>
              <w:right w:w="120" w:type="dxa"/>
            </w:tcMar>
          </w:tcPr>
          <w:p w14:paraId="142C74F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2.4 Síntese da Árvore</w:t>
            </w:r>
          </w:p>
        </w:tc>
      </w:tr>
      <w:tr w:rsidR="00921ADD" w:rsidRPr="006F14C5" w14:paraId="3AADEFFD" w14:textId="77777777" w:rsidTr="00BC3CED">
        <w:trPr>
          <w:cantSplit/>
        </w:trPr>
        <w:tc>
          <w:tcPr>
            <w:tcW w:w="8334" w:type="dxa"/>
            <w:shd w:val="clear" w:color="auto" w:fill="F3F4F6"/>
            <w:tcMar>
              <w:top w:w="80" w:type="dxa"/>
              <w:left w:w="120" w:type="dxa"/>
              <w:bottom w:w="80" w:type="dxa"/>
              <w:right w:w="120" w:type="dxa"/>
            </w:tcMar>
          </w:tcPr>
          <w:p w14:paraId="3AFA983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 xml:space="preserve">Sem os dados listados como ausentes em cada hipótese, </w:t>
            </w:r>
            <w:r>
              <w:rPr>
                <w:rFonts w:eastAsia="DejaVu Serif"/>
                <w:b/>
                <w:bCs/>
                <w:sz w:val="18"/>
                <w:szCs w:val="24"/>
                <w:lang w:val="pt-BR" w:eastAsia="pt-BR"/>
              </w:rPr>
              <w:t xml:space="preserve">não é possível, nesta fase, estimar a contribuição percentual de cada causa para os -78 GWh de desvio.</w:t>
            </w:r>
            <w:r>
              <w:rPr>
                <w:rFonts w:eastAsia="DejaVu Serif"/>
                <w:sz w:val="18"/>
                <w:szCs w:val="24"/>
                <w:lang w:val="pt-BR" w:eastAsia="pt-BR"/>
              </w:rPr>
              <w:t xml:space="preserve"> O objetivo do plano de ação (Seção 3) é justamente gerar esses dados de forma estruturada e auditável nos próximos 90 dias.</w:t>
            </w:r>
          </w:p>
        </w:tc>
      </w:tr>
      <w:tr w:rsidR="00921ADD" w:rsidRPr="006F14C5" w14:paraId="4F823899" w14:textId="77777777" w:rsidTr="00BC3CED">
        <w:trPr>
          <w:cantSplit/>
        </w:trPr>
        <w:tc>
          <w:tcPr>
            <w:tcW w:w="8334" w:type="dxa"/>
            <w:shd w:val="clear" w:color="auto" w:fill="F3F4F6"/>
            <w:tcMar>
              <w:top w:w="80" w:type="dxa"/>
              <w:left w:w="120" w:type="dxa"/>
              <w:bottom w:w="80" w:type="dxa"/>
              <w:right w:w="120" w:type="dxa"/>
            </w:tcMar>
          </w:tcPr>
          <w:p w14:paraId="3DDC825F" w14:textId="77777777" w:rsidR="00921ADD" w:rsidRPr="006F14C5" w:rsidRDefault="00921ADD" w:rsidP="00080B71">
            <w:pPr>
              <w:pStyle w:val="SemEspaamento"/>
              <w:spacing w:after="20" w:line="204" w:lineRule="exact"/>
              <w:rPr>
                <w:rFonts w:eastAsia="MS Mincho"/>
                <w:sz w:val="18"/>
                <w:szCs w:val="24"/>
                <w:lang w:val="pt-BR"/>
              </w:rPr>
            </w:pPr>
          </w:p>
        </w:tc>
      </w:tr>
      <w:tr w:rsidR="00921ADD" w:rsidRPr="006F14C5" w14:paraId="206CF633" w14:textId="77777777" w:rsidTr="00BC3CED">
        <w:trPr>
          <w:cantSplit/>
        </w:trPr>
        <w:tc>
          <w:tcPr>
            <w:tcW w:w="8334" w:type="dxa"/>
            <w:shd w:val="clear" w:color="auto" w:fill="F3F4F6"/>
            <w:tcMar>
              <w:top w:w="80" w:type="dxa"/>
              <w:left w:w="120" w:type="dxa"/>
              <w:bottom w:w="80" w:type="dxa"/>
              <w:right w:w="120" w:type="dxa"/>
            </w:tcMar>
          </w:tcPr>
          <w:p w14:paraId="51C2275D"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3. Plano de Ação e Investigação (Próximos 90 Dias)</w:t>
            </w:r>
          </w:p>
        </w:tc>
      </w:tr>
      <w:tr w:rsidR="00921ADD" w:rsidRPr="006F14C5" w14:paraId="6B216E33" w14:textId="77777777" w:rsidTr="00BC3CED">
        <w:trPr>
          <w:cantSplit/>
        </w:trPr>
        <w:tc>
          <w:tcPr>
            <w:tcW w:w="8334" w:type="dxa"/>
            <w:shd w:val="clear" w:color="auto" w:fill="F3F4F6"/>
            <w:tcMar>
              <w:top w:w="80" w:type="dxa"/>
              <w:left w:w="120" w:type="dxa"/>
              <w:bottom w:w="80" w:type="dxa"/>
              <w:right w:w="120" w:type="dxa"/>
            </w:tcMar>
          </w:tcPr>
          <w:p w14:paraId="0F2DCD16"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Ação 1</w:t>
            </w:r>
            <w:del w:id="10484" w:author="Revisão editorial" w:date="2026-10-25T12:00:00Z">
              <w:r>
                <w:rPr>
                  <w:rFonts w:eastAsia="DejaVu Serif"/>
                  <w:b/>
                  <w:bCs/>
                  <w:sz w:val="18"/>
                  <w:szCs w:val="24"/>
                  <w:lang w:val="pt-BR" w:eastAsia="pt-BR"/>
                </w:rPr>
                <w:delText xml:space="preserve"> -</w:delText>
              </w:r>
            </w:del>
            <w:ins w:id="10485"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Auditoria de Recurso Eólico (Dias 1</w:t>
            </w:r>
            <w:del w:id="10486" w:author="Revisão editorial" w:date="2026-10-25T12:00:00Z">
              <w:r>
                <w:rPr>
                  <w:rFonts w:eastAsia="DejaVu Serif"/>
                  <w:b/>
                  <w:bCs/>
                  <w:sz w:val="18"/>
                  <w:szCs w:val="24"/>
                  <w:lang w:val="pt-BR" w:eastAsia="pt-BR"/>
                </w:rPr>
                <w:delText xml:space="preserve">—</w:delText>
              </w:r>
            </w:del>
            <w:ins w:id="10487" w:author="Revisão editorial" w:date="2026-10-25T12:00:00Z">
              <w:r>
                <w:rPr>
                  <w:rFonts w:eastAsia="DejaVu Serif"/>
                  <w:b/>
                  <w:bCs/>
                  <w:sz w:val="18"/>
                  <w:szCs w:val="24"/>
                  <w:lang w:val="pt-BR" w:eastAsia="pt-BR"/>
                </w:rPr>
                <w:t xml:space="preserve"> a </w:t>
              </w:r>
            </w:ins>
            <w:r>
              <w:rPr>
                <w:rFonts w:eastAsia="DejaVu Serif"/>
                <w:b/>
                <w:bCs/>
                <w:sz w:val="18"/>
                <w:szCs w:val="24"/>
                <w:lang w:val="pt-BR" w:eastAsia="pt-BR"/>
              </w:rPr>
              <w:t xml:space="preserve">45)</w:t>
            </w:r>
          </w:p>
        </w:tc>
      </w:tr>
      <w:tr w:rsidR="00921ADD" w:rsidRPr="006F14C5" w14:paraId="5EE61025" w14:textId="77777777" w:rsidTr="00BC3CED">
        <w:trPr>
          <w:cantSplit/>
        </w:trPr>
        <w:tc>
          <w:tcPr>
            <w:tcW w:w="8334" w:type="dxa"/>
            <w:shd w:val="clear" w:color="auto" w:fill="F3F4F6"/>
            <w:tcMar>
              <w:top w:w="80" w:type="dxa"/>
              <w:left w:w="120" w:type="dxa"/>
              <w:bottom w:w="80" w:type="dxa"/>
              <w:right w:w="120" w:type="dxa"/>
            </w:tcMar>
          </w:tcPr>
          <w:p w14:paraId="7C8D96F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Contratação de consultoria independente para comparar a série de vento medida no parque (torres/nacelle) durante o ano 1 contra: (i) a série histórica de longo prazo usada no estudo original, e (ii) dados de reanálise climática do período. Objetivo: quantificar quanto do desvio é explicado por um ano de vento genuinamente abaixo da média (Hipótese A1) versus possível viés do estudo original (A2).</w:t>
            </w:r>
          </w:p>
        </w:tc>
      </w:tr>
      <w:tr w:rsidR="00921ADD" w:rsidRPr="006F14C5" w14:paraId="7B55F8DF" w14:textId="77777777" w:rsidTr="00BC3CED">
        <w:trPr>
          <w:cantSplit/>
        </w:trPr>
        <w:tc>
          <w:tcPr>
            <w:tcW w:w="8334" w:type="dxa"/>
            <w:shd w:val="clear" w:color="auto" w:fill="F3F4F6"/>
            <w:tcMar>
              <w:top w:w="80" w:type="dxa"/>
              <w:left w:w="120" w:type="dxa"/>
              <w:bottom w:w="80" w:type="dxa"/>
              <w:right w:w="120" w:type="dxa"/>
            </w:tcMar>
          </w:tcPr>
          <w:p w14:paraId="3B064A1C"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Ação 2</w:t>
            </w:r>
            <w:del w:id="10488" w:author="Revisão editorial" w:date="2026-10-25T12:00:00Z">
              <w:r>
                <w:rPr>
                  <w:rFonts w:eastAsia="DejaVu Serif"/>
                  <w:b/>
                  <w:bCs/>
                  <w:sz w:val="18"/>
                  <w:szCs w:val="24"/>
                  <w:lang w:val="pt-BR" w:eastAsia="pt-BR"/>
                </w:rPr>
                <w:delText xml:space="preserve"> -</w:delText>
              </w:r>
            </w:del>
            <w:ins w:id="10489"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Auditoria de Disponibilidade e Curva de Potência (Dias 1</w:t>
            </w:r>
            <w:del w:id="10490" w:author="Revisão editorial" w:date="2026-10-25T12:00:00Z">
              <w:r>
                <w:rPr>
                  <w:rFonts w:eastAsia="DejaVu Serif"/>
                  <w:b/>
                  <w:bCs/>
                  <w:sz w:val="18"/>
                  <w:szCs w:val="24"/>
                  <w:lang w:val="pt-BR" w:eastAsia="pt-BR"/>
                </w:rPr>
                <w:delText xml:space="preserve">—</w:delText>
              </w:r>
            </w:del>
            <w:ins w:id="10491" w:author="Revisão editorial" w:date="2026-10-25T12:00:00Z">
              <w:r>
                <w:rPr>
                  <w:rFonts w:eastAsia="DejaVu Serif"/>
                  <w:b/>
                  <w:bCs/>
                  <w:sz w:val="18"/>
                  <w:szCs w:val="24"/>
                  <w:lang w:val="pt-BR" w:eastAsia="pt-BR"/>
                </w:rPr>
                <w:t xml:space="preserve"> a </w:t>
              </w:r>
            </w:ins>
            <w:r>
              <w:rPr>
                <w:rFonts w:eastAsia="DejaVu Serif"/>
                <w:b/>
                <w:bCs/>
                <w:sz w:val="18"/>
                <w:szCs w:val="24"/>
                <w:lang w:val="pt-BR" w:eastAsia="pt-BR"/>
              </w:rPr>
              <w:t xml:space="preserve">60)</w:t>
            </w:r>
          </w:p>
        </w:tc>
      </w:tr>
      <w:tr w:rsidR="00921ADD" w:rsidRPr="006F14C5" w14:paraId="36239E74" w14:textId="77777777" w:rsidTr="00BC3CED">
        <w:trPr>
          <w:cantSplit/>
        </w:trPr>
        <w:tc>
          <w:tcPr>
            <w:tcW w:w="8334" w:type="dxa"/>
            <w:shd w:val="clear" w:color="auto" w:fill="F3F4F6"/>
            <w:tcMar>
              <w:top w:w="80" w:type="dxa"/>
              <w:left w:w="120" w:type="dxa"/>
              <w:bottom w:w="80" w:type="dxa"/>
              <w:right w:w="120" w:type="dxa"/>
            </w:tcMar>
          </w:tcPr>
          <w:p w14:paraId="2C398803"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Levantamento completo do histórico de SCADA e de O&amp;M do ano 1: disponibilidade técnica por turbina, eventos de falha classificados por componente, tempo de resposta de manutenção corretiva, e teste de verificação de curva de potência em amostra representativa de turbinas. Comparação formal contra os índices de garantia contratual do fabricante e do contrato de O&amp;M. Objetivo: quantificar a contribuição da Hipótese B e identificar se há inadimplemento contratual sujeito a penalidades ou compensação por parte do fabricante/O&amp;M.</w:t>
            </w:r>
          </w:p>
        </w:tc>
      </w:tr>
      <w:tr w:rsidR="00921ADD" w:rsidRPr="006F14C5" w14:paraId="1D7F3A8B" w14:textId="77777777" w:rsidTr="00BC3CED">
        <w:trPr>
          <w:cantSplit/>
        </w:trPr>
        <w:tc>
          <w:tcPr>
            <w:tcW w:w="8334" w:type="dxa"/>
            <w:shd w:val="clear" w:color="auto" w:fill="F3F4F6"/>
            <w:tcMar>
              <w:top w:w="80" w:type="dxa"/>
              <w:left w:w="120" w:type="dxa"/>
              <w:bottom w:w="80" w:type="dxa"/>
              <w:right w:w="120" w:type="dxa"/>
            </w:tcMar>
          </w:tcPr>
          <w:p w14:paraId="0F8286E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Ação 3</w:t>
            </w:r>
            <w:del w:id="10492" w:author="Revisão editorial" w:date="2026-10-25T12:00:00Z">
              <w:r>
                <w:rPr>
                  <w:rFonts w:eastAsia="DejaVu Serif"/>
                  <w:b/>
                  <w:bCs/>
                  <w:sz w:val="18"/>
                  <w:szCs w:val="24"/>
                  <w:lang w:val="pt-BR" w:eastAsia="pt-BR"/>
                </w:rPr>
                <w:delText xml:space="preserve"> -</w:delText>
              </w:r>
            </w:del>
            <w:ins w:id="10493" w:author="Revisão editorial" w:date="2026-10-25T12:00:00Z">
              <w:r>
                <w:rPr>
                  <w:rFonts w:eastAsia="DejaVu Serif"/>
                  <w:b/>
                  <w:bCs/>
                  <w:sz w:val="18"/>
                  <w:szCs w:val="24"/>
                  <w:lang w:val="pt-BR" w:eastAsia="pt-BR"/>
                </w:rPr>
                <w:t xml:space="preserve">:</w:t>
              </w:r>
            </w:ins>
            <w:r>
              <w:rPr>
                <w:rFonts w:eastAsia="DejaVu Serif"/>
                <w:b/>
                <w:bCs/>
                <w:sz w:val="18"/>
                <w:szCs w:val="24"/>
                <w:lang w:val="pt-BR" w:eastAsia="pt-BR"/>
              </w:rPr>
              <w:t xml:space="preserve"> Reconciliação de Perdas de Rede e Wake Effect (Dias 1</w:t>
            </w:r>
            <w:del w:id="10494" w:author="Revisão editorial" w:date="2026-10-25T12:00:00Z">
              <w:r>
                <w:rPr>
                  <w:rFonts w:eastAsia="DejaVu Serif"/>
                  <w:b/>
                  <w:bCs/>
                  <w:sz w:val="18"/>
                  <w:szCs w:val="24"/>
                  <w:lang w:val="pt-BR" w:eastAsia="pt-BR"/>
                </w:rPr>
                <w:delText xml:space="preserve">—</w:delText>
              </w:r>
            </w:del>
            <w:ins w:id="10495" w:author="Revisão editorial" w:date="2026-10-25T12:00:00Z">
              <w:r>
                <w:rPr>
                  <w:rFonts w:eastAsia="DejaVu Serif"/>
                  <w:b/>
                  <w:bCs/>
                  <w:sz w:val="18"/>
                  <w:szCs w:val="24"/>
                  <w:lang w:val="pt-BR" w:eastAsia="pt-BR"/>
                </w:rPr>
                <w:t xml:space="preserve"> a </w:t>
              </w:r>
            </w:ins>
            <w:r>
              <w:rPr>
                <w:rFonts w:eastAsia="DejaVu Serif"/>
                <w:b/>
                <w:bCs/>
                <w:sz w:val="18"/>
                <w:szCs w:val="24"/>
                <w:lang w:val="pt-BR" w:eastAsia="pt-BR"/>
              </w:rPr>
              <w:t xml:space="preserve">90)</w:t>
            </w:r>
          </w:p>
        </w:tc>
      </w:tr>
      <w:tr w:rsidR="00921ADD" w:rsidRPr="006F14C5" w14:paraId="518A644E" w14:textId="77777777" w:rsidTr="00BC3CED">
        <w:trPr>
          <w:cantSplit/>
        </w:trPr>
        <w:tc>
          <w:tcPr>
            <w:tcW w:w="8334" w:type="dxa"/>
            <w:shd w:val="clear" w:color="auto" w:fill="F3F4F6"/>
            <w:tcMar>
              <w:top w:w="80" w:type="dxa"/>
              <w:left w:w="120" w:type="dxa"/>
              <w:bottom w:w="80" w:type="dxa"/>
              <w:right w:w="120" w:type="dxa"/>
            </w:tcMar>
          </w:tcPr>
          <w:p w14:paraId="34F5B76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lastRenderedPageBreak/>
              <w:t xml:space="preserve">Levantamento de todas as ordens de </w:t>
            </w:r>
            <w:r>
              <w:rPr>
                <w:rFonts w:eastAsia="DejaVu Serif"/>
                <w:i/>
                <w:iCs/>
                <w:sz w:val="18"/>
                <w:szCs w:val="24"/>
                <w:lang w:val="pt-BR" w:eastAsia="pt-BR"/>
              </w:rPr>
              <w:t>curtailment</w:t>
            </w:r>
            <w:r>
              <w:rPr>
                <w:rFonts w:eastAsia="DejaVu Serif"/>
                <w:sz w:val="18"/>
                <w:szCs w:val="24"/>
                <w:lang w:val="pt-BR" w:eastAsia="pt-BR"/>
              </w:rPr>
              <w:t xml:space="preserve"> emitidas pelo ONS no período, com cálculo da energia não gerada associada; análise comparativa de perda por esteira observada (via dados de SCADA por turbina) contra o percentual assumido no estudo original; e levantamento de eventos de indisponibilidade de subestação/interligação. Objetivo: fechar a reconciliação matemática completa do desvio de -78 GWh entre as três famílias de causas, com base em dados auditáveis.</w:t>
            </w:r>
          </w:p>
        </w:tc>
      </w:tr>
      <w:tr w:rsidR="00921ADD" w:rsidRPr="006F14C5" w14:paraId="63A5E526" w14:textId="77777777" w:rsidTr="00BC3CED">
        <w:trPr>
          <w:cantSplit/>
        </w:trPr>
        <w:tc>
          <w:tcPr>
            <w:tcW w:w="8334" w:type="dxa"/>
            <w:shd w:val="clear" w:color="auto" w:fill="F3F4F6"/>
            <w:tcMar>
              <w:top w:w="80" w:type="dxa"/>
              <w:left w:w="120" w:type="dxa"/>
              <w:bottom w:w="80" w:type="dxa"/>
              <w:right w:w="120" w:type="dxa"/>
            </w:tcMar>
          </w:tcPr>
          <w:p w14:paraId="4536D569"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Entregável ao final dos 90 dias:</w:t>
            </w:r>
            <w:r>
              <w:rPr>
                <w:rFonts w:eastAsia="DejaVu Serif"/>
                <w:sz w:val="18"/>
                <w:szCs w:val="24"/>
                <w:lang w:val="pt-BR" w:eastAsia="pt-BR"/>
              </w:rPr>
              <w:t xml:space="preserve"> relatório de reconciliação de perdas (energy loss waterfall / bridge), demonstrando a decomposição do desvio de -15,7% entre recurso, disponibilidade, </w:t>
            </w:r>
            <w:r>
              <w:rPr>
                <w:rFonts w:eastAsia="DejaVu Serif"/>
                <w:i/>
                <w:iCs/>
                <w:sz w:val="18"/>
                <w:szCs w:val="24"/>
                <w:lang w:val="pt-BR" w:eastAsia="pt-BR"/>
              </w:rPr>
              <w:t>curtailment</w:t>
            </w:r>
            <w:r>
              <w:rPr>
                <w:rFonts w:eastAsia="DejaVu Serif"/>
                <w:sz w:val="18"/>
                <w:szCs w:val="24"/>
                <w:lang w:val="pt-BR" w:eastAsia="pt-BR"/>
              </w:rPr>
              <w:t>, esteira e demais perdas, com nível de confiança declarado para cada componente.</w:t>
            </w:r>
          </w:p>
        </w:tc>
      </w:tr>
      <w:tr w:rsidR="00921ADD" w:rsidRPr="006F14C5" w14:paraId="470912C1" w14:textId="77777777" w:rsidTr="00BC3CED">
        <w:trPr>
          <w:cantSplit/>
        </w:trPr>
        <w:tc>
          <w:tcPr>
            <w:tcW w:w="8334" w:type="dxa"/>
            <w:shd w:val="clear" w:color="auto" w:fill="F3F4F6"/>
            <w:tcMar>
              <w:top w:w="80" w:type="dxa"/>
              <w:left w:w="120" w:type="dxa"/>
              <w:bottom w:w="80" w:type="dxa"/>
              <w:right w:w="120" w:type="dxa"/>
            </w:tcMar>
          </w:tcPr>
          <w:p w14:paraId="6E54D1F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4. Comunicação aos Investidores (Pontos-Chave para a Próxima Reunião de Conselho)</w:t>
            </w:r>
          </w:p>
        </w:tc>
      </w:tr>
      <w:tr w:rsidR="00921ADD" w:rsidRPr="006F14C5" w14:paraId="152CFC7C" w14:textId="77777777" w:rsidTr="00BC3CED">
        <w:trPr>
          <w:cantSplit/>
        </w:trPr>
        <w:tc>
          <w:tcPr>
            <w:tcW w:w="8334" w:type="dxa"/>
            <w:shd w:val="clear" w:color="auto" w:fill="F3F4F6"/>
            <w:tcMar>
              <w:top w:w="80" w:type="dxa"/>
              <w:left w:w="120" w:type="dxa"/>
              <w:bottom w:w="80" w:type="dxa"/>
              <w:right w:w="120" w:type="dxa"/>
            </w:tcMar>
          </w:tcPr>
          <w:p w14:paraId="42215E57"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Reconhecimento direto e sem minimização do desvio:</w:t>
            </w:r>
            <w:r>
              <w:rPr>
                <w:rFonts w:eastAsia="DejaVu Serif"/>
                <w:sz w:val="18"/>
                <w:szCs w:val="24"/>
                <w:lang w:val="pt-BR" w:eastAsia="pt-BR"/>
              </w:rPr>
              <w:t xml:space="preserve"> a geração do primeiro ano ficou 15,7% abaixo do P50, um resultado que a gestão trata como prioridade máxima de investigação</w:t>
            </w:r>
            <w:ins w:id="10496" w:author="Revisão editorial" w:date="2026-10-25T12:00:00Z">
              <w:r>
                <w:rPr>
                  <w:rFonts w:eastAsia="DejaVu Serif"/>
                  <w:sz w:val="18"/>
                  <w:szCs w:val="24"/>
                  <w:lang w:val="pt-BR" w:eastAsia="pt-BR"/>
                </w:rPr>
                <w:t xml:space="preserve">,</w:t>
              </w:r>
            </w:ins>
            <w:r>
              <w:rPr>
                <w:rFonts w:eastAsia="DejaVu Serif"/>
                <w:sz w:val="18"/>
                <w:szCs w:val="24"/>
                <w:lang w:val="pt-BR" w:eastAsia="pt-BR"/>
              </w:rPr>
              <w:t xml:space="preserve"> </w:t>
            </w:r>
            <w:del w:id="10497" w:author="Revisão editorial" w:date="2026-10-25T12:00:00Z">
              <w:r>
                <w:rPr>
                  <w:rFonts w:eastAsia="DejaVu Serif"/>
                  <w:sz w:val="18"/>
                  <w:szCs w:val="24"/>
                  <w:lang w:val="pt-BR" w:eastAsia="pt-BR"/>
                </w:rPr>
                <w:delText xml:space="preserve">-</w:delText>
              </w:r>
            </w:del>
            <w:ins w:id="10498" w:author="Revisão editorial" w:date="2026-10-25T12:00:00Z">
              <w:r>
                <w:rPr>
                  <w:rFonts w:eastAsia="DejaVu Serif"/>
                  <w:sz w:val="18"/>
                  <w:szCs w:val="24"/>
                  <w:lang w:val="pt-BR" w:eastAsia="pt-BR"/>
                </w:rPr>
                <w:t xml:space="preserve">e</w:t>
              </w:r>
            </w:ins>
            <w:r>
              <w:rPr>
                <w:rFonts w:eastAsia="DejaVu Serif"/>
                <w:sz w:val="18"/>
                <w:szCs w:val="24"/>
                <w:lang w:val="pt-BR" w:eastAsia="pt-BR"/>
              </w:rPr>
              <w:t xml:space="preserve"> não um evento a ser normalizado sem análise.</w:t>
            </w:r>
          </w:p>
        </w:tc>
      </w:tr>
      <w:tr w:rsidR="00921ADD" w:rsidRPr="006F14C5" w14:paraId="76A2924B" w14:textId="77777777" w:rsidTr="00BC3CED">
        <w:trPr>
          <w:cantSplit/>
        </w:trPr>
        <w:tc>
          <w:tcPr>
            <w:tcW w:w="8334" w:type="dxa"/>
            <w:shd w:val="clear" w:color="auto" w:fill="F3F4F6"/>
            <w:tcMar>
              <w:top w:w="80" w:type="dxa"/>
              <w:left w:w="120" w:type="dxa"/>
              <w:bottom w:w="80" w:type="dxa"/>
              <w:right w:w="120" w:type="dxa"/>
            </w:tcMar>
          </w:tcPr>
          <w:p w14:paraId="79DEE27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Postura analítica, não conclusiva prematuramente:</w:t>
            </w:r>
            <w:r>
              <w:rPr>
                <w:rFonts w:eastAsia="DejaVu Serif"/>
                <w:sz w:val="18"/>
                <w:szCs w:val="24"/>
                <w:lang w:val="pt-BR" w:eastAsia="pt-BR"/>
              </w:rPr>
              <w:t xml:space="preserve"> a empresa está conduzindo uma investigação estruturada em três frentes (recurso natural, disponibilidade eletromecânica, e perdas de rede/modelagem) e </w:t>
            </w:r>
            <w:r>
              <w:rPr>
                <w:rFonts w:eastAsia="DejaVu Serif"/>
                <w:b/>
                <w:bCs/>
                <w:sz w:val="18"/>
                <w:szCs w:val="24"/>
                <w:lang w:val="pt-BR" w:eastAsia="pt-BR"/>
              </w:rPr>
              <w:t xml:space="preserve">não fará atribuição de causa ou de responsabilidade contratual antes de dados de medição validados</w:t>
            </w:r>
            <w:del w:id="10499" w:author="Revisão editorial" w:date="2026-10-25T12:00:00Z">
              <w:r>
                <w:rPr>
                  <w:rFonts w:eastAsia="DejaVu Serif"/>
                  <w:sz w:val="18"/>
                  <w:szCs w:val="24"/>
                  <w:lang w:val="pt-BR" w:eastAsia="pt-BR"/>
                </w:rPr>
                <w:delText xml:space="preserve"> -</w:delText>
              </w:r>
            </w:del>
            <w:ins w:id="10500" w:author="Revisão editorial" w:date="2026-10-25T12:00:00Z">
              <w:r>
                <w:rPr>
                  <w:rFonts w:eastAsia="DejaVu Serif"/>
                  <w:sz w:val="18"/>
                  <w:szCs w:val="24"/>
                  <w:lang w:val="pt-BR" w:eastAsia="pt-BR"/>
                </w:rPr>
                <w:t xml:space="preserve">,</w:t>
              </w:r>
            </w:ins>
            <w:r>
              <w:rPr>
                <w:rFonts w:eastAsia="DejaVu Serif"/>
                <w:sz w:val="18"/>
                <w:szCs w:val="24"/>
                <w:lang w:val="pt-BR" w:eastAsia="pt-BR"/>
              </w:rPr>
              <w:t xml:space="preserve"> o que protege a empresa de decisões precipitadas (</w:t>
            </w:r>
            <w:del w:id="10501" w:author="Revisão editorial" w:date="2026-10-25T12:00:00Z">
              <w:r>
                <w:rPr>
                  <w:rFonts w:eastAsia="DejaVu Serif"/>
                  <w:sz w:val="18"/>
                  <w:szCs w:val="24"/>
                  <w:lang w:val="pt-BR" w:eastAsia="pt-BR"/>
                </w:rPr>
                <w:delText xml:space="preserve">ex.:</w:delText>
              </w:r>
            </w:del>
            <w:ins w:id="10502" w:author="Revisão editorial" w:date="2026-10-25T12:00:00Z">
              <w:r>
                <w:rPr>
                  <w:rFonts w:eastAsia="DejaVu Serif"/>
                  <w:sz w:val="18"/>
                  <w:szCs w:val="24"/>
                  <w:lang w:val="pt-BR" w:eastAsia="pt-BR"/>
                </w:rPr>
                <w:t xml:space="preserve">por exemplo,</w:t>
              </w:r>
            </w:ins>
            <w:r>
              <w:rPr>
                <w:rFonts w:eastAsia="DejaVu Serif"/>
                <w:sz w:val="18"/>
                <w:szCs w:val="24"/>
                <w:lang w:val="pt-BR" w:eastAsia="pt-BR"/>
              </w:rPr>
              <w:t xml:space="preserve"> acionamento de garantias de fabricante sem base técnica sólida) e transmite rigor ao </w:t>
            </w:r>
            <w:del w:id="10503" w:author="Revisão editorial" w:date="2026-10-25T12:00:00Z">
              <w:r>
                <w:rPr>
                  <w:rFonts w:eastAsia="DejaVu Serif"/>
                  <w:sz w:val="18"/>
                  <w:szCs w:val="24"/>
                  <w:lang w:val="pt-BR" w:eastAsia="pt-BR"/>
                </w:rPr>
                <w:delText xml:space="preserve">TCE/</w:delText>
              </w:r>
            </w:del>
            <w:r>
              <w:rPr>
                <w:rFonts w:eastAsia="DejaVu Serif"/>
                <w:sz w:val="18"/>
                <w:szCs w:val="24"/>
                <w:lang w:val="pt-BR" w:eastAsia="pt-BR"/>
              </w:rPr>
              <w:t xml:space="preserve">financiador</w:t>
            </w:r>
            <w:del w:id="10504" w:author="Revisão editorial" w:date="2026-10-25T12:00:00Z">
              <w:r>
                <w:rPr>
                  <w:rFonts w:eastAsia="DejaVu Serif"/>
                  <w:sz w:val="18"/>
                  <w:szCs w:val="24"/>
                  <w:lang w:val="pt-BR" w:eastAsia="pt-BR"/>
                </w:rPr>
                <w:delText xml:space="preserve"> implícito no processo</w:delText>
              </w:r>
            </w:del>
            <w:r>
              <w:rPr>
                <w:rFonts w:eastAsia="DejaVu Serif"/>
                <w:sz w:val="18"/>
                <w:szCs w:val="24"/>
                <w:lang w:val="pt-BR" w:eastAsia="pt-BR"/>
              </w:rPr>
              <w:t xml:space="preserve">.</w:t>
            </w:r>
          </w:p>
        </w:tc>
      </w:tr>
      <w:tr w:rsidR="00921ADD" w:rsidRPr="006F14C5" w14:paraId="25745802" w14:textId="77777777" w:rsidTr="00BC3CED">
        <w:trPr>
          <w:cantSplit/>
        </w:trPr>
        <w:tc>
          <w:tcPr>
            <w:tcW w:w="8334" w:type="dxa"/>
            <w:shd w:val="clear" w:color="auto" w:fill="F3F4F6"/>
            <w:tcMar>
              <w:top w:w="80" w:type="dxa"/>
              <w:left w:w="120" w:type="dxa"/>
              <w:bottom w:w="80" w:type="dxa"/>
              <w:right w:w="120" w:type="dxa"/>
            </w:tcMar>
          </w:tcPr>
          <w:p w14:paraId="55D347B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Cronograma e entregável concretos:</w:t>
            </w:r>
            <w:r>
              <w:rPr>
                <w:rFonts w:eastAsia="DejaVu Serif"/>
                <w:sz w:val="18"/>
                <w:szCs w:val="24"/>
                <w:lang w:val="pt-BR" w:eastAsia="pt-BR"/>
              </w:rPr>
              <w:t xml:space="preserve"> apresentação de um relatório de reconciliação de perdas em até 90 dias, com decomposição quantitativa do desvio entre as causas investigadas</w:t>
            </w:r>
            <w:del w:id="10505" w:author="Revisão editorial" w:date="2026-10-25T12:00:00Z">
              <w:r>
                <w:rPr>
                  <w:rFonts w:eastAsia="DejaVu Serif"/>
                  <w:sz w:val="18"/>
                  <w:szCs w:val="24"/>
                  <w:lang w:val="pt-BR" w:eastAsia="pt-BR"/>
                </w:rPr>
                <w:delText xml:space="preserve"> -</w:delText>
              </w:r>
            </w:del>
            <w:ins w:id="10506" w:author="Revisão editorial" w:date="2026-10-25T12:00:00Z">
              <w:r>
                <w:rPr>
                  <w:rFonts w:eastAsia="DejaVu Serif"/>
                  <w:sz w:val="18"/>
                  <w:szCs w:val="24"/>
                  <w:lang w:val="pt-BR" w:eastAsia="pt-BR"/>
                </w:rPr>
                <w:t xml:space="preserve">,</w:t>
              </w:r>
            </w:ins>
            <w:r>
              <w:rPr>
                <w:rFonts w:eastAsia="DejaVu Serif"/>
                <w:sz w:val="18"/>
                <w:szCs w:val="24"/>
                <w:lang w:val="pt-BR" w:eastAsia="pt-BR"/>
              </w:rPr>
              <w:t xml:space="preserve"> dando ao Conselho uma data e um formato de entrega claros.</w:t>
            </w:r>
          </w:p>
        </w:tc>
      </w:tr>
      <w:tr w:rsidR="00921ADD" w:rsidRPr="006F14C5" w14:paraId="5660238C" w14:textId="77777777" w:rsidTr="00BC3CED">
        <w:trPr>
          <w:cantSplit/>
        </w:trPr>
        <w:tc>
          <w:tcPr>
            <w:tcW w:w="8334" w:type="dxa"/>
            <w:shd w:val="clear" w:color="auto" w:fill="F3F4F6"/>
            <w:tcMar>
              <w:top w:w="80" w:type="dxa"/>
              <w:left w:w="120" w:type="dxa"/>
              <w:bottom w:w="80" w:type="dxa"/>
              <w:right w:w="120" w:type="dxa"/>
            </w:tcMar>
          </w:tcPr>
          <w:p w14:paraId="7B611499"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Transparência sobre o que ainda não se sabe:</w:t>
            </w:r>
            <w:r>
              <w:rPr>
                <w:rFonts w:eastAsia="DejaVu Serif"/>
                <w:sz w:val="18"/>
                <w:szCs w:val="24"/>
                <w:lang w:val="pt-BR" w:eastAsia="pt-BR"/>
              </w:rPr>
              <w:t xml:space="preserve"> deve ficar explícito ao Conselho que, até a conclusão da investigação, </w:t>
            </w:r>
            <w:r>
              <w:rPr>
                <w:rFonts w:eastAsia="DejaVu Serif"/>
                <w:b/>
                <w:bCs/>
                <w:sz w:val="18"/>
                <w:szCs w:val="24"/>
                <w:lang w:val="pt-BR" w:eastAsia="pt-BR"/>
              </w:rPr>
              <w:t>não há uma causa-raiz confirmada</w:t>
            </w:r>
            <w:r>
              <w:rPr>
                <w:rFonts w:eastAsia="DejaVu Serif"/>
                <w:sz w:val="18"/>
                <w:szCs w:val="24"/>
                <w:lang w:val="pt-BR" w:eastAsia="pt-BR"/>
              </w:rPr>
              <w:t>, e que qualquer comunicação anterior a isso seria especulativa.</w:t>
            </w:r>
          </w:p>
        </w:tc>
      </w:tr>
      <w:tr w:rsidR="00921ADD" w:rsidRPr="006F14C5" w14:paraId="65D45155" w14:textId="77777777" w:rsidTr="00BC3CED">
        <w:trPr>
          <w:cantSplit/>
        </w:trPr>
        <w:tc>
          <w:tcPr>
            <w:tcW w:w="8334" w:type="dxa"/>
            <w:shd w:val="clear" w:color="auto" w:fill="F3F4F6"/>
            <w:tcMar>
              <w:top w:w="80" w:type="dxa"/>
              <w:left w:w="120" w:type="dxa"/>
              <w:bottom w:w="80" w:type="dxa"/>
              <w:right w:w="120" w:type="dxa"/>
            </w:tcMar>
          </w:tcPr>
          <w:p w14:paraId="41409657"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Direcionamento de expectativa sobre possíveis remédios contratuais:</w:t>
            </w:r>
            <w:r>
              <w:rPr>
                <w:rFonts w:eastAsia="DejaVu Serif"/>
                <w:sz w:val="18"/>
                <w:szCs w:val="24"/>
                <w:lang w:val="pt-BR" w:eastAsia="pt-BR"/>
              </w:rPr>
              <w:t xml:space="preserve"> caso a investigação confirme underperformance atribuível a disponibilidade/curva de potência abaixo da garantia contratual, a empresa avaliará mecanismos contratuais de compensação previstos no contrato de fornecimento/O&amp;M</w:t>
            </w:r>
            <w:del w:id="10507" w:author="Revisão editorial" w:date="2026-10-25T12:00:00Z">
              <w:r>
                <w:rPr>
                  <w:rFonts w:eastAsia="DejaVu Serif"/>
                  <w:sz w:val="18"/>
                  <w:szCs w:val="24"/>
                  <w:lang w:val="pt-BR" w:eastAsia="pt-BR"/>
                </w:rPr>
                <w:delText xml:space="preserve"> -</w:delText>
              </w:r>
            </w:del>
            <w:ins w:id="10508" w:author="Revisão editorial" w:date="2026-10-25T12:00:00Z">
              <w:r>
                <w:rPr>
                  <w:rFonts w:eastAsia="DejaVu Serif"/>
                  <w:sz w:val="18"/>
                  <w:szCs w:val="24"/>
                  <w:lang w:val="pt-BR" w:eastAsia="pt-BR"/>
                </w:rPr>
                <w:t xml:space="preserve">,</w:t>
              </w:r>
            </w:ins>
            <w:r>
              <w:rPr>
                <w:rFonts w:eastAsia="DejaVu Serif"/>
                <w:sz w:val="18"/>
                <w:szCs w:val="24"/>
                <w:lang w:val="pt-BR" w:eastAsia="pt-BR"/>
              </w:rPr>
              <w:t xml:space="preserve"> </w:t>
            </w:r>
            <w:r>
              <w:rPr>
                <w:rFonts w:eastAsia="DejaVu Serif"/>
                <w:b/>
                <w:bCs/>
                <w:sz w:val="18"/>
                <w:szCs w:val="24"/>
                <w:lang w:val="pt-BR" w:eastAsia="pt-BR"/>
              </w:rPr>
              <w:t xml:space="preserve">sem antecipar valores ou cláusulas específicas</w:t>
            </w:r>
            <w:r>
              <w:rPr>
                <w:rFonts w:eastAsia="DejaVu Serif"/>
                <w:sz w:val="18"/>
                <w:szCs w:val="24"/>
                <w:lang w:val="pt-BR" w:eastAsia="pt-BR"/>
              </w:rPr>
              <w:t xml:space="preserve">, já que o teor exato do contrato não foi fornecido para esta análise.</w:t>
            </w:r>
          </w:p>
        </w:tc>
      </w:tr>
      <w:tr w:rsidR="00921ADD" w:rsidRPr="006F14C5" w14:paraId="66714AE3" w14:textId="77777777" w:rsidTr="00BC3CED">
        <w:trPr>
          <w:cantSplit/>
        </w:trPr>
        <w:tc>
          <w:tcPr>
            <w:tcW w:w="8334" w:type="dxa"/>
            <w:shd w:val="clear" w:color="auto" w:fill="F3F4F6"/>
            <w:tcMar>
              <w:top w:w="80" w:type="dxa"/>
              <w:left w:w="120" w:type="dxa"/>
              <w:bottom w:w="80" w:type="dxa"/>
              <w:right w:w="120" w:type="dxa"/>
            </w:tcMar>
          </w:tcPr>
          <w:p w14:paraId="1D411FE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Dados Ausentes Consolidados (Necessários para Fechar o Diagnóstico):</w:t>
            </w:r>
          </w:p>
        </w:tc>
      </w:tr>
      <w:tr w:rsidR="00921ADD" w:rsidRPr="006F14C5" w14:paraId="3C17DA6F" w14:textId="77777777" w:rsidTr="00BC3CED">
        <w:trPr>
          <w:cantSplit/>
        </w:trPr>
        <w:tc>
          <w:tcPr>
            <w:tcW w:w="8334" w:type="dxa"/>
            <w:shd w:val="clear" w:color="auto" w:fill="F3F4F6"/>
            <w:tcMar>
              <w:top w:w="80" w:type="dxa"/>
              <w:left w:w="120" w:type="dxa"/>
              <w:bottom w:w="80" w:type="dxa"/>
              <w:right w:w="120" w:type="dxa"/>
            </w:tcMar>
          </w:tcPr>
          <w:p w14:paraId="2352D73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P90/P75 e incertezas declaradas do estudo de vento original.</w:t>
            </w:r>
          </w:p>
        </w:tc>
      </w:tr>
      <w:tr w:rsidR="00921ADD" w:rsidRPr="006F14C5" w14:paraId="4689CB2C" w14:textId="77777777" w:rsidTr="00BC3CED">
        <w:trPr>
          <w:cantSplit/>
        </w:trPr>
        <w:tc>
          <w:tcPr>
            <w:tcW w:w="8334" w:type="dxa"/>
            <w:shd w:val="clear" w:color="auto" w:fill="F3F4F6"/>
            <w:tcMar>
              <w:top w:w="80" w:type="dxa"/>
              <w:left w:w="120" w:type="dxa"/>
              <w:bottom w:w="80" w:type="dxa"/>
              <w:right w:w="120" w:type="dxa"/>
            </w:tcMar>
          </w:tcPr>
          <w:p w14:paraId="7A23B2A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Série de vento medida no parque durante o ano 1 (torres/nacelle).</w:t>
            </w:r>
          </w:p>
        </w:tc>
      </w:tr>
      <w:tr w:rsidR="00921ADD" w:rsidRPr="006F14C5" w14:paraId="6376FE53" w14:textId="77777777" w:rsidTr="00BC3CED">
        <w:trPr>
          <w:cantSplit/>
        </w:trPr>
        <w:tc>
          <w:tcPr>
            <w:tcW w:w="8334" w:type="dxa"/>
            <w:shd w:val="clear" w:color="auto" w:fill="F3F4F6"/>
            <w:tcMar>
              <w:top w:w="80" w:type="dxa"/>
              <w:left w:w="120" w:type="dxa"/>
              <w:bottom w:w="80" w:type="dxa"/>
              <w:right w:w="120" w:type="dxa"/>
            </w:tcMar>
          </w:tcPr>
          <w:p w14:paraId="2F441F7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Relatório de disponibilidade técnica (TBA) por aerogerador.</w:t>
            </w:r>
          </w:p>
        </w:tc>
      </w:tr>
      <w:tr w:rsidR="00921ADD" w:rsidRPr="006F14C5" w14:paraId="2D6758AE" w14:textId="77777777" w:rsidTr="00BC3CED">
        <w:trPr>
          <w:cantSplit/>
        </w:trPr>
        <w:tc>
          <w:tcPr>
            <w:tcW w:w="8334" w:type="dxa"/>
            <w:shd w:val="clear" w:color="auto" w:fill="F3F4F6"/>
            <w:tcMar>
              <w:top w:w="80" w:type="dxa"/>
              <w:left w:w="120" w:type="dxa"/>
              <w:bottom w:w="80" w:type="dxa"/>
              <w:right w:w="120" w:type="dxa"/>
            </w:tcMar>
          </w:tcPr>
          <w:p w14:paraId="6707B2E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Histórico de eventos de falha e manutenção (O&amp;M) do ano 1.</w:t>
            </w:r>
          </w:p>
        </w:tc>
      </w:tr>
      <w:tr w:rsidR="00921ADD" w:rsidRPr="006F14C5" w14:paraId="59157A0D" w14:textId="77777777" w:rsidTr="00BC3CED">
        <w:trPr>
          <w:cantSplit/>
        </w:trPr>
        <w:tc>
          <w:tcPr>
            <w:tcW w:w="8334" w:type="dxa"/>
            <w:shd w:val="clear" w:color="auto" w:fill="F3F4F6"/>
            <w:tcMar>
              <w:top w:w="80" w:type="dxa"/>
              <w:left w:w="120" w:type="dxa"/>
              <w:bottom w:w="80" w:type="dxa"/>
              <w:right w:w="120" w:type="dxa"/>
            </w:tcMar>
          </w:tcPr>
          <w:p w14:paraId="70C1E25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Curva de potência garantida contratualmente vs. curva medida (SCADA).</w:t>
            </w:r>
          </w:p>
        </w:tc>
      </w:tr>
      <w:tr w:rsidR="00921ADD" w:rsidRPr="006F14C5" w14:paraId="73EA554B" w14:textId="77777777" w:rsidTr="00BC3CED">
        <w:trPr>
          <w:cantSplit/>
        </w:trPr>
        <w:tc>
          <w:tcPr>
            <w:tcW w:w="8334" w:type="dxa"/>
            <w:shd w:val="clear" w:color="auto" w:fill="F3F4F6"/>
            <w:tcMar>
              <w:top w:w="80" w:type="dxa"/>
              <w:left w:w="120" w:type="dxa"/>
              <w:bottom w:w="80" w:type="dxa"/>
              <w:right w:w="120" w:type="dxa"/>
            </w:tcMar>
          </w:tcPr>
          <w:p w14:paraId="27F8192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Registros de curtailment do ONS e energia não gerada associada.</w:t>
            </w:r>
          </w:p>
        </w:tc>
      </w:tr>
      <w:tr w:rsidR="00921ADD" w:rsidRPr="006F14C5" w14:paraId="791FC5E3" w14:textId="77777777" w:rsidTr="00BC3CED">
        <w:trPr>
          <w:cantSplit/>
        </w:trPr>
        <w:tc>
          <w:tcPr>
            <w:tcW w:w="8334" w:type="dxa"/>
            <w:shd w:val="clear" w:color="auto" w:fill="F3F4F6"/>
            <w:tcMar>
              <w:top w:w="80" w:type="dxa"/>
              <w:left w:w="120" w:type="dxa"/>
              <w:bottom w:w="80" w:type="dxa"/>
              <w:right w:w="120" w:type="dxa"/>
            </w:tcMar>
          </w:tcPr>
          <w:p w14:paraId="7FD713C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Percentual de perda por esteira assumido no estudo original vs. observado.</w:t>
            </w:r>
          </w:p>
        </w:tc>
      </w:tr>
      <w:tr w:rsidR="00921ADD" w:rsidRPr="006F14C5" w14:paraId="7BE878E3" w14:textId="77777777" w:rsidTr="00BC3CED">
        <w:trPr>
          <w:cantSplit/>
        </w:trPr>
        <w:tc>
          <w:tcPr>
            <w:tcW w:w="8334" w:type="dxa"/>
            <w:shd w:val="clear" w:color="auto" w:fill="F3F4F6"/>
            <w:tcMar>
              <w:top w:w="80" w:type="dxa"/>
              <w:left w:w="120" w:type="dxa"/>
              <w:bottom w:w="80" w:type="dxa"/>
              <w:right w:w="120" w:type="dxa"/>
            </w:tcMar>
          </w:tcPr>
          <w:p w14:paraId="52F77FA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Registro de indisponibilidade de subestação e linha de interligação.</w:t>
            </w:r>
          </w:p>
        </w:tc>
      </w:tr>
      <w:tr w:rsidR="00921ADD" w:rsidRPr="006F14C5" w14:paraId="66840E37" w14:textId="77777777" w:rsidTr="00BC3CED">
        <w:trPr>
          <w:cantSplit/>
        </w:trPr>
        <w:tc>
          <w:tcPr>
            <w:tcW w:w="8334" w:type="dxa"/>
            <w:shd w:val="clear" w:color="auto" w:fill="F3F4F6"/>
            <w:tcMar>
              <w:top w:w="80" w:type="dxa"/>
              <w:left w:w="120" w:type="dxa"/>
              <w:bottom w:w="80" w:type="dxa"/>
              <w:right w:w="120" w:type="dxa"/>
            </w:tcMar>
          </w:tcPr>
          <w:p w14:paraId="20729327" w14:textId="77777777" w:rsidR="00921ADD" w:rsidRPr="006F14C5" w:rsidRDefault="00921ADD" w:rsidP="00080B71">
            <w:pPr>
              <w:pStyle w:val="SemEspaamento"/>
              <w:spacing w:after="20" w:line="204" w:lineRule="exact"/>
              <w:ind w:left="1080"/>
              <w:rPr>
                <w:rFonts w:eastAsia="MS Mincho"/>
                <w:sz w:val="18"/>
                <w:szCs w:val="24"/>
                <w:lang w:val="pt-BR"/>
              </w:rPr>
            </w:pPr>
          </w:p>
        </w:tc>
      </w:tr>
      <w:tr w:rsidR="00921ADD" w:rsidRPr="006F14C5" w14:paraId="04E51931" w14:textId="77777777" w:rsidTr="00BC3CED">
        <w:trPr>
          <w:cantSplit/>
        </w:trPr>
        <w:tc>
          <w:tcPr>
            <w:tcW w:w="8334" w:type="dxa"/>
            <w:shd w:val="clear" w:color="auto" w:fill="F3F4F6"/>
            <w:tcMar>
              <w:top w:w="80" w:type="dxa"/>
              <w:left w:w="120" w:type="dxa"/>
              <w:bottom w:w="80" w:type="dxa"/>
              <w:right w:w="120" w:type="dxa"/>
            </w:tcMar>
          </w:tcPr>
          <w:p w14:paraId="7322460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Este relatório constitui diagnóstico preliminar estruturado como árvore de hipóteses. Não deve ser interpretado como atribuição final de causa, nem como base para acionamento de garantias contratuais ou cláusulas de indenização, sem a conclusão da investigação técnica proposta.</w:t>
            </w:r>
          </w:p>
        </w:tc>
      </w:tr>
    </w:tbl>
    <w:p w14:paraId="64042B84" w14:textId="77777777" w:rsidR="00921ADD" w:rsidRPr="006F14C5" w:rsidRDefault="007023C5" w:rsidP="00B23895">
      <w:pPr>
        <w:pStyle w:val="Ttulo4"/>
      </w:pPr>
      <w:r>
        <w:rPr>
          <w:rStyle w:val="MdStrong"/>
          <w:b/>
          <w:bCs/>
        </w:rPr>
        <w:t>Benefícios potenciais da IA</w:t>
      </w:r>
    </w:p>
    <w:p w14:paraId="0F064212" w14:textId="77777777" w:rsidR="00921ADD" w:rsidRPr="006F14C5" w:rsidRDefault="007023C5" w:rsidP="007F5AE4">
      <w:bookmarkStart w:id="240" w:name="_Toc233748491"/>
      <w:bookmarkStart w:id="241" w:name="_Toc233040038"/>
      <w:r>
        <w:t xml:space="preserve">No diagnóstico de </w:t>
      </w:r>
      <w:r>
        <w:rPr>
          <w:i/>
          <w:iCs/>
        </w:rPr>
        <w:t>underperformance</w:t>
      </w:r>
      <w:r>
        <w:t xml:space="preserve"> de um parque eólico, a IA oferece ganho direto na reconciliação inicial entre geração real, geração P50, recurso eólico, disponibilidade dos equipamentos e restrições de rede. Pelo método tradicional, essa análise exige a extração e a integração de grandes volumes de dados de SCADA, relatórios de O&amp;M, medições meteorológicas, registros de manutenção, eventos de </w:t>
      </w:r>
      <w:r>
        <w:rPr>
          <w:i/>
          <w:iCs/>
        </w:rPr>
        <w:t>curtailment</w:t>
      </w:r>
      <w:r>
        <w:t xml:space="preserve"> e medições elétricas. A IA pode acelerar a organização dessa investigação, criando uma estrutura lógica de balanço energético e orientando quais dados devem ser analisados para atribuir corretamente cada parcela da perda.</w:t>
      </w:r>
    </w:p>
    <w:p w14:paraId="7E215B37" w14:textId="77777777" w:rsidR="00921ADD" w:rsidRPr="006F14C5" w:rsidRDefault="007023C5">
      <w:r>
        <w:rPr>
          <w:rFonts w:eastAsia="DejaVu Serif"/>
          <w:color w:val="263238"/>
        </w:rPr>
        <w:t xml:space="preserve">Outro benefício importante é evitar conclusões precipitadas. Uma geração abaixo da P50 pode decorrer de vento abaixo da média, indisponibilidade de turbinas, falhas recorrentes, baixa eficiência de conversão, perdas elétricas, restrições do sistema ou efeitos de esteira subestimados. A IA ajuda a separar essas hipóteses e a construir uma árvore de causas verificável, </w:t>
      </w:r>
      <w:del w:id="10509" w:author="Revisão editorial" w:date="2026-10-25T12:00:00Z">
        <w:r>
          <w:rPr>
            <w:rFonts w:eastAsia="DejaVu Serif"/>
            <w:color w:val="263238"/>
          </w:rPr>
          <w:delText xml:space="preserve">impedindo</w:delText>
        </w:r>
      </w:del>
      <w:ins w:id="10510" w:author="Revisão editorial" w:date="2026-10-25T12:00:00Z">
        <w:r>
          <w:rPr>
            <w:rFonts w:eastAsia="DejaVu Serif"/>
            <w:color w:val="263238"/>
          </w:rPr>
          <w:t xml:space="preserve">reduzindo o risco de</w:t>
        </w:r>
      </w:ins>
      <w:r>
        <w:rPr>
          <w:rFonts w:eastAsia="DejaVu Serif"/>
          <w:color w:val="263238"/>
        </w:rPr>
        <w:t xml:space="preserve"> que investidores, financiadores ou gestores atribuam responsabilidade ao fabricante, operador de O&amp;M ou operador da rede antes da conclusão da análise técnica.</w:t>
      </w:r>
    </w:p>
    <w:p w14:paraId="60B55366" w14:textId="77777777" w:rsidR="00921ADD" w:rsidRPr="006F14C5" w:rsidRDefault="007023C5">
      <w:r>
        <w:rPr>
          <w:rFonts w:eastAsia="DejaVu Serif"/>
          <w:color w:val="263238"/>
        </w:rPr>
        <w:t>A IA também melhora a qualidade do reporte para investidores e bancos. Em vez de apresentar apenas o desvio global de geração, a gestão consegue comunicar um plano de investigação com marcos, responsabilidades, dados necessários e ações de recuperação. Isso demonstra controle da situação e disciplina de gestão de ativos. Na prática, a ferramenta pode reduzir o tempo entre a identificação do problema e a formação de uma estratégia estruturada de resposta, preservando a credibilidade do projeto enquanto a causa-raiz é investigada.</w:t>
      </w:r>
    </w:p>
    <w:p w14:paraId="12D33F26" w14:textId="77777777" w:rsidR="007761E2" w:rsidRPr="006F14C5" w:rsidRDefault="007023C5" w:rsidP="007761E2">
      <w:pPr>
        <w:rPr>
          <w:rFonts w:eastAsia="DejaVu Serif"/>
          <w:color w:val="263238"/>
        </w:rPr>
      </w:pPr>
      <w:r>
        <w:rPr>
          <w:rFonts w:eastAsia="DejaVu Serif"/>
          <w:color w:val="263238"/>
        </w:rPr>
        <w:t xml:space="preserve">O último caso retoma a execução, agora sob a perspectiva contratual. A mudança de especificação em um módulo de FPSO evidencia que a qualidade do prompt também depende da capacidade de organizar fatos, documentos e relações </w:t>
        <w:lastRenderedPageBreak/>
        <w:t>de causa e efeito para preservar direitos sem substituir a análise contratual especializada.</w:t>
      </w:r>
    </w:p>
    <w:p w14:paraId="274D6B2A" w14:textId="77777777" w:rsidR="00921ADD" w:rsidRPr="006F14C5" w:rsidRDefault="007023C5" w:rsidP="00FE6E33">
      <w:pPr>
        <w:pStyle w:val="Ttulo3"/>
      </w:pPr>
      <w:bookmarkStart w:id="242" w:name="__RefHeading___Toc10620_3485589216"/>
      <w:bookmarkStart w:id="243" w:name="_Toc236076029"/>
      <w:bookmarkStart w:id="244" w:name="_Toc236516904"/>
      <w:bookmarkEnd w:id="242"/>
      <w:r>
        <w:t xml:space="preserve">Prompt 6.6</w:t>
      </w:r>
      <w:del w:id="10511" w:author="Revisão editorial" w:date="2026-10-25T12:00:00Z">
        <w:r>
          <w:delText xml:space="preserve"> -</w:delText>
        </w:r>
      </w:del>
      <w:ins w:id="10512" w:author="Revisão editorial" w:date="2026-10-25T12:00:00Z">
        <w:r>
          <w:t xml:space="preserve">:</w:t>
        </w:r>
      </w:ins>
      <w:r>
        <w:t xml:space="preserve"> Naval/Offshore / Execução (Estruturação de </w:t>
      </w:r>
      <w:r>
        <w:rPr>
          <w:i/>
          <w:iCs/>
        </w:rPr>
        <w:t xml:space="preserve">Claim</w:t>
      </w:r>
      <w:r>
        <w:t xml:space="preserve"> por </w:t>
      </w:r>
      <w:r>
        <w:rPr>
          <w:i/>
          <w:iCs/>
        </w:rPr>
        <w:t xml:space="preserve">Change Order</w:t>
      </w:r>
      <w:r>
        <w:t xml:space="preserve"> em FPSO)</w:t>
      </w:r>
      <w:bookmarkEnd w:id="240"/>
      <w:bookmarkEnd w:id="241"/>
      <w:bookmarkEnd w:id="243"/>
      <w:bookmarkEnd w:id="244"/>
    </w:p>
    <w:p w14:paraId="6014EE71"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w:t>
      </w:r>
      <w:bookmarkStart w:id="245" w:name="_Toc232715545"/>
      <w:bookmarkStart w:id="246" w:name="_Toc232715208"/>
      <w:r>
        <w:rPr>
          <w:rFonts w:eastAsia="DejaVu Serif"/>
        </w:rPr>
        <w:t>Um estaleiro brasileiro está construindo um módulo de compressão para um FPSO (</w:t>
      </w:r>
      <w:r>
        <w:rPr>
          <w:rFonts w:eastAsia="DejaVu Serif"/>
          <w:i/>
          <w:iCs/>
        </w:rPr>
        <w:t xml:space="preserve">Floating Production Storage and Offloading</w:t>
      </w:r>
      <w:r>
        <w:rPr>
          <w:rFonts w:eastAsia="DejaVu Serif"/>
        </w:rPr>
        <w:t xml:space="preserve">). O contrato é EPC (Engenharia, Suprimentos e Construção) com valor de R$ 450 Milhões. Durante a execução, a operadora emitiu 3 </w:t>
      </w:r>
      <w:r>
        <w:rPr>
          <w:rFonts w:eastAsia="DejaVu Serif"/>
          <w:i/>
          <w:iCs/>
        </w:rPr>
        <w:t xml:space="preserve">Change Orders</w:t>
      </w:r>
      <w:r>
        <w:rPr>
          <w:rFonts w:eastAsia="DejaVu Serif"/>
        </w:rPr>
        <w:t xml:space="preserve"> (alterações de escopo) que exigiram o uso de ligas metálicas especiais não previstas. O gestor do estaleiro precisa estruturar um </w:t>
      </w:r>
      <w:r>
        <w:rPr>
          <w:rFonts w:eastAsia="DejaVu Serif"/>
          <w:i/>
          <w:iCs/>
        </w:rPr>
        <w:t>claim</w:t>
      </w:r>
      <w:r>
        <w:rPr>
          <w:rFonts w:eastAsia="DejaVu Serif"/>
        </w:rPr>
        <w:t xml:space="preserve"> (pleito) formal para ressarcimento de custos e extensão de prazo.</w:t>
      </w:r>
      <w:bookmarkEnd w:id="245"/>
      <w:bookmarkEnd w:id="246"/>
    </w:p>
    <w:p w14:paraId="2E843246" w14:textId="77777777" w:rsidR="00CC6DB7" w:rsidRPr="006F14C5" w:rsidRDefault="00CC6DB7">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65F9457" w14:textId="77777777" w:rsidTr="008371B8">
        <w:trPr>
          <w:cantSplit/>
        </w:trPr>
        <w:tc>
          <w:tcPr>
            <w:tcW w:w="8334" w:type="dxa"/>
            <w:shd w:val="clear" w:color="auto" w:fill="F3F4F6"/>
            <w:tcMar>
              <w:top w:w="80" w:type="dxa"/>
              <w:left w:w="120" w:type="dxa"/>
              <w:bottom w:w="80" w:type="dxa"/>
              <w:right w:w="120" w:type="dxa"/>
            </w:tcMar>
          </w:tcPr>
          <w:p w14:paraId="4C9AEF6E" w14:textId="77777777" w:rsidR="00BC3CED" w:rsidRDefault="007023C5" w:rsidP="007F5AE4">
            <w:pPr>
              <w:pStyle w:val="SemEspaamento"/>
              <w:spacing w:after="20" w:line="204" w:lineRule="exact"/>
              <w:rPr>
                <w:rFonts w:eastAsia="DejaVu Serif"/>
                <w:b/>
                <w:bCs/>
                <w:color w:val="auto"/>
                <w:sz w:val="18"/>
                <w:szCs w:val="20"/>
                <w:lang w:val="pt-BR"/>
              </w:rPr>
            </w:pPr>
            <w:r>
              <w:rPr>
                <w:rFonts w:eastAsia="DejaVu Serif"/>
                <w:b/>
                <w:bCs/>
                <w:color w:val="auto"/>
                <w:sz w:val="18"/>
                <w:szCs w:val="20"/>
                <w:lang w:val="pt-BR"/>
              </w:rPr>
              <w:t>[PAPEL]</w:t>
            </w:r>
          </w:p>
          <w:p w14:paraId="1E0C4A22" w14:textId="1384115E"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Atue como um Gestor de Contratos Sênior e Especialista em Pleitos (</w:t>
            </w:r>
            <w:r>
              <w:rPr>
                <w:rFonts w:eastAsia="DejaVu Serif"/>
                <w:i/>
                <w:iCs/>
                <w:color w:val="auto"/>
                <w:sz w:val="18"/>
                <w:szCs w:val="20"/>
                <w:lang w:val="pt-BR"/>
              </w:rPr>
              <w:t>Claims</w:t>
            </w:r>
            <w:r>
              <w:rPr>
                <w:rFonts w:eastAsia="DejaVu Serif"/>
                <w:color w:val="auto"/>
                <w:sz w:val="18"/>
                <w:szCs w:val="20"/>
                <w:lang w:val="pt-BR"/>
              </w:rPr>
              <w:t>) para projetos EPC no setor Naval e Offshore.</w:t>
            </w:r>
          </w:p>
          <w:p w14:paraId="5884AF1A"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br/>
            </w:r>
            <w:r>
              <w:rPr>
                <w:rFonts w:eastAsia="DejaVu Serif"/>
                <w:b/>
                <w:bCs/>
                <w:color w:val="auto"/>
                <w:sz w:val="18"/>
                <w:szCs w:val="20"/>
                <w:lang w:val="pt-BR"/>
              </w:rPr>
              <w:t>[CONTEXTO]</w:t>
            </w:r>
            <w:r>
              <w:rPr>
                <w:rFonts w:eastAsia="DejaVu Serif"/>
                <w:color w:val="auto"/>
                <w:sz w:val="18"/>
                <w:szCs w:val="20"/>
                <w:lang w:val="pt-BR"/>
              </w:rPr>
              <w:br/>
              <w:t xml:space="preserve">Somos um estaleiro executando a construção de um módulo de compressão para um FPSO sob um contrato EPC de R$ 450 Milhões. A operadora de O&amp;G (cliente) emitiu 3 'Change Orders' (COs) nos últimos 60 dias, exigindo a substituição de tubulações de aço carbono por ligas especiais (Super Duplex) devido a uma revisão na especificação do gás do reservatório. Essa mudança gerou impacto direto na compra de materiais (mais caros e com maior lead time) e na necessidade de qualificação de novos soldadores. O cliente aprovou a mudança técnica, mas ainda não reconheceu o impacto financeiro e de cronograma.</w:t>
            </w:r>
          </w:p>
          <w:p w14:paraId="753E4D7C" w14:textId="77777777" w:rsidR="007F5AE4" w:rsidRPr="006F14C5" w:rsidRDefault="007023C5" w:rsidP="007F5AE4">
            <w:pPr>
              <w:pStyle w:val="SemEspaamento"/>
              <w:spacing w:after="20" w:line="204" w:lineRule="exact"/>
              <w:rPr>
                <w:rFonts w:eastAsia="DejaVu Serif"/>
                <w:color w:val="auto"/>
                <w:sz w:val="18"/>
                <w:szCs w:val="20"/>
                <w:lang w:val="pt-BR"/>
              </w:rPr>
            </w:pPr>
            <w:del w:id="10513" w:author="Revisão editorial" w:date="2026-10-25T12:00:00Z">
              <w:r>
                <w:rPr>
                  <w:rFonts w:eastAsia="DejaVu Serif"/>
                  <w:color w:val="auto"/>
                  <w:sz w:val="18"/>
                  <w:szCs w:val="20"/>
                  <w:lang w:val="pt-BR"/>
                </w:rPr>
                <w:br/>
              </w:r>
            </w:del>
            <w:r>
              <w:rPr>
                <w:rFonts w:eastAsia="DejaVu Serif"/>
                <w:b/>
                <w:bCs/>
                <w:color w:val="auto"/>
                <w:sz w:val="18"/>
                <w:szCs w:val="20"/>
                <w:lang w:val="pt-BR"/>
              </w:rPr>
              <w:t xml:space="preserve">[TAREFA]</w:t>
            </w:r>
            <w:ins w:id="10514" w:author="Revisão editorial" w:date="2026-10-25T12:00:00Z">
              <w:r>
                <w:rPr>
                  <w:rFonts w:eastAsia="DejaVu Serif"/>
                  <w:b/>
                  <w:bCs/>
                  <w:color w:val="auto"/>
                  <w:sz w:val="18"/>
                  <w:szCs w:val="20"/>
                  <w:lang w:val="pt-BR"/>
                </w:rPr>
                <w:br/>
              </w:r>
            </w:ins>
            <w:r>
              <w:rPr>
                <w:rFonts w:eastAsia="DejaVu Serif"/>
                <w:color w:val="auto"/>
                <w:sz w:val="18"/>
                <w:szCs w:val="20"/>
                <w:lang w:val="pt-BR"/>
              </w:rPr>
              <w:t xml:space="preserve">Estruture a espinha dorsal de um '</w:t>
            </w:r>
            <w:r>
              <w:rPr>
                <w:rFonts w:eastAsia="DejaVu Serif"/>
                <w:i/>
                <w:iCs/>
                <w:color w:val="auto"/>
                <w:sz w:val="18"/>
                <w:szCs w:val="20"/>
                <w:lang w:val="pt-BR"/>
              </w:rPr>
              <w:t xml:space="preserve">Claim</w:t>
            </w:r>
            <w:r>
              <w:rPr>
                <w:rFonts w:eastAsia="DejaVu Serif"/>
                <w:color w:val="auto"/>
                <w:sz w:val="18"/>
                <w:szCs w:val="20"/>
                <w:lang w:val="pt-BR"/>
              </w:rPr>
              <w:t xml:space="preserve">' (Pleito) formal de extensão de prazo (EOT</w:t>
            </w:r>
            <w:del w:id="10515" w:author="Revisão editorial" w:date="2026-10-25T12:00:00Z">
              <w:r>
                <w:rPr>
                  <w:rFonts w:eastAsia="DejaVu Serif"/>
                  <w:color w:val="auto"/>
                  <w:sz w:val="18"/>
                  <w:szCs w:val="20"/>
                  <w:lang w:val="pt-BR"/>
                </w:rPr>
                <w:delText xml:space="preserve"> -</w:delText>
              </w:r>
            </w:del>
            <w:ins w:id="10516" w:author="Revisão editorial" w:date="2026-10-25T12:00:00Z">
              <w:r>
                <w:rPr>
                  <w:rFonts w:eastAsia="DejaVu Serif"/>
                  <w:color w:val="auto"/>
                  <w:sz w:val="18"/>
                  <w:szCs w:val="20"/>
                  <w:lang w:val="pt-BR"/>
                </w:rPr>
                <w:t xml:space="preserve">,</w:t>
              </w:r>
            </w:ins>
            <w:r>
              <w:rPr>
                <w:rFonts w:eastAsia="DejaVu Serif"/>
                <w:color w:val="auto"/>
                <w:sz w:val="18"/>
                <w:szCs w:val="20"/>
                <w:lang w:val="pt-BR"/>
              </w:rPr>
              <w:t xml:space="preserve"> Extension of Time) e ressarcimento de custos adicionais, demonstrando claramente a relação de causa e efeito entre as Change Orders e o impacto no projeto.</w:t>
            </w:r>
          </w:p>
          <w:p w14:paraId="722F9477" w14:textId="77777777" w:rsidR="00921ADD" w:rsidRPr="006F14C5" w:rsidRDefault="007023C5" w:rsidP="007F5AE4">
            <w:pPr>
              <w:pStyle w:val="SemEspaamento"/>
              <w:spacing w:after="20" w:line="204" w:lineRule="exact"/>
              <w:rPr>
                <w:rFonts w:eastAsia="MS Mincho"/>
                <w:color w:val="auto"/>
                <w:sz w:val="18"/>
                <w:szCs w:val="20"/>
                <w:lang w:val="pt-BR"/>
              </w:rPr>
            </w:pPr>
            <w:r>
              <w:rPr>
                <w:rFonts w:eastAsia="DejaVu Serif"/>
                <w:color w:val="auto"/>
                <w:sz w:val="18"/>
                <w:szCs w:val="20"/>
                <w:lang w:val="pt-BR"/>
              </w:rPr>
              <w:br/>
            </w:r>
            <w:r>
              <w:rPr>
                <w:rFonts w:eastAsia="DejaVu Serif"/>
                <w:b/>
                <w:bCs/>
                <w:color w:val="auto"/>
                <w:sz w:val="18"/>
                <w:szCs w:val="20"/>
                <w:lang w:val="pt-BR"/>
              </w:rPr>
              <w:t>[INSTRUÇÕES DE ANÁLISE E VERIFICAÇÃO]</w:t>
            </w:r>
          </w:p>
        </w:tc>
      </w:tr>
      <w:tr w:rsidR="00921ADD" w:rsidRPr="006F14C5" w14:paraId="654AB754" w14:textId="77777777" w:rsidTr="008371B8">
        <w:trPr>
          <w:cantSplit/>
        </w:trPr>
        <w:tc>
          <w:tcPr>
            <w:tcW w:w="8334" w:type="dxa"/>
            <w:shd w:val="clear" w:color="auto" w:fill="F3F4F6"/>
            <w:tcMar>
              <w:top w:w="80" w:type="dxa"/>
              <w:left w:w="120" w:type="dxa"/>
              <w:bottom w:w="80" w:type="dxa"/>
              <w:right w:w="120" w:type="dxa"/>
            </w:tcMar>
          </w:tcPr>
          <w:p w14:paraId="3BCA91DE" w14:textId="77777777" w:rsidR="00921ADD" w:rsidRPr="006F14C5" w:rsidRDefault="007023C5" w:rsidP="007F5AE4">
            <w:pPr>
              <w:pStyle w:val="SemEspaamento"/>
              <w:spacing w:after="20" w:line="204" w:lineRule="exact"/>
              <w:rPr>
                <w:rFonts w:eastAsia="MS Mincho"/>
                <w:color w:val="auto"/>
                <w:sz w:val="18"/>
                <w:szCs w:val="20"/>
                <w:lang w:val="pt-BR"/>
              </w:rPr>
            </w:pPr>
            <w:r>
              <w:rPr>
                <w:rFonts w:eastAsia="DejaVu Serif"/>
                <w:color w:val="auto"/>
                <w:sz w:val="18"/>
                <w:szCs w:val="20"/>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6E23DEAF" w14:textId="77777777" w:rsidTr="008371B8">
        <w:trPr>
          <w:cantSplit/>
        </w:trPr>
        <w:tc>
          <w:tcPr>
            <w:tcW w:w="8334" w:type="dxa"/>
            <w:shd w:val="clear" w:color="auto" w:fill="F3F4F6"/>
            <w:tcMar>
              <w:top w:w="80" w:type="dxa"/>
              <w:left w:w="120" w:type="dxa"/>
              <w:bottom w:w="80" w:type="dxa"/>
              <w:right w:w="120" w:type="dxa"/>
            </w:tcMar>
          </w:tcPr>
          <w:p w14:paraId="7E680EDE"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lastRenderedPageBreak/>
              <w:t xml:space="preserve">1. Utilize a metodologia de Análise de Atrasos (Delay Analysis) para justificar a extensão de prazo, mencionando o impacto no Caminho Crítico do projeto.</w:t>
            </w:r>
          </w:p>
          <w:p w14:paraId="790F566D"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2. Separe os custos diretos (material Super Duplex, treinamento de soldadores) dos custos indiretos (extensão da permanência da equipe de gestão e overhead do estaleiro).</w:t>
            </w:r>
          </w:p>
          <w:p w14:paraId="5C73967F"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3. O tom deve ser firme, embasado contratualmente, mas colaborativo, visando a negociação e não o litígio imediato.</w:t>
            </w:r>
          </w:p>
          <w:p w14:paraId="59616C90"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4. Destaque a importância da aprovação prévia das COs pelo cliente como base do pleito.</w:t>
            </w:r>
          </w:p>
          <w:p w14:paraId="098EB5C5" w14:textId="77777777" w:rsidR="007F5AE4" w:rsidRPr="006F14C5" w:rsidRDefault="007023C5" w:rsidP="007F5AE4">
            <w:pPr>
              <w:pStyle w:val="SemEspaamento"/>
              <w:spacing w:after="20" w:line="204" w:lineRule="exact"/>
              <w:rPr>
                <w:rFonts w:eastAsia="DejaVu Serif"/>
                <w:b/>
                <w:bCs/>
                <w:color w:val="auto"/>
                <w:sz w:val="18"/>
                <w:szCs w:val="20"/>
                <w:lang w:val="pt-BR"/>
              </w:rPr>
            </w:pPr>
            <w:r>
              <w:rPr>
                <w:rFonts w:eastAsia="DejaVu Serif"/>
                <w:color w:val="auto"/>
                <w:sz w:val="18"/>
                <w:szCs w:val="20"/>
                <w:lang w:val="pt-BR"/>
              </w:rPr>
              <w:br/>
            </w:r>
            <w:r>
              <w:rPr>
                <w:rFonts w:eastAsia="DejaVu Serif"/>
                <w:b/>
                <w:bCs/>
                <w:color w:val="auto"/>
                <w:sz w:val="18"/>
                <w:szCs w:val="20"/>
                <w:lang w:val="pt-BR"/>
              </w:rPr>
              <w:t>[FORMATO DE SAÍDA]</w:t>
            </w:r>
          </w:p>
          <w:p w14:paraId="42DFF7CB"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Estruture o documento base do </w:t>
            </w:r>
            <w:r>
              <w:rPr>
                <w:rFonts w:eastAsia="DejaVu Serif"/>
                <w:i/>
                <w:iCs/>
                <w:color w:val="auto"/>
                <w:sz w:val="18"/>
                <w:szCs w:val="20"/>
                <w:lang w:val="pt-BR"/>
              </w:rPr>
              <w:t>Claim</w:t>
            </w:r>
            <w:r>
              <w:rPr>
                <w:rFonts w:eastAsia="DejaVu Serif"/>
                <w:color w:val="auto"/>
                <w:sz w:val="18"/>
                <w:szCs w:val="20"/>
                <w:lang w:val="pt-BR"/>
              </w:rPr>
              <w:t xml:space="preserve"> da seguinte forma:</w:t>
            </w:r>
          </w:p>
          <w:p w14:paraId="25320D8D" w14:textId="77777777" w:rsidR="007F5AE4" w:rsidRPr="006F14C5" w:rsidRDefault="007023C5" w:rsidP="007F5AE4">
            <w:pPr>
              <w:pStyle w:val="SemEspaamento"/>
              <w:spacing w:after="20" w:line="204" w:lineRule="exact"/>
              <w:rPr>
                <w:rFonts w:eastAsia="DejaVu Serif"/>
                <w:color w:val="auto"/>
                <w:sz w:val="18"/>
                <w:szCs w:val="20"/>
                <w:lang w:val="pt-BR"/>
              </w:rPr>
            </w:pPr>
            <w:del w:id="10517" w:author="Revisão editorial" w:date="2026-10-25T12:00:00Z">
              <w:r>
                <w:rPr>
                  <w:rFonts w:eastAsia="DejaVu Serif"/>
                  <w:color w:val="auto"/>
                  <w:sz w:val="18"/>
                  <w:szCs w:val="20"/>
                  <w:lang w:val="pt-BR"/>
                </w:rPr>
                <w:delText xml:space="preserve">-</w:delText>
              </w:r>
            </w:del>
            <w:ins w:id="10518" w:author="Revisão editorial" w:date="2026-10-25T12:00:00Z">
              <w:r>
                <w:rPr>
                  <w:rFonts w:eastAsia="DejaVu Serif"/>
                  <w:color w:val="auto"/>
                  <w:sz w:val="18"/>
                  <w:szCs w:val="20"/>
                  <w:lang w:val="pt-BR"/>
                </w:rPr>
                <w:t xml:space="preserve">•</w:t>
              </w:r>
            </w:ins>
            <w:r>
              <w:rPr>
                <w:rFonts w:eastAsia="DejaVu Serif"/>
                <w:color w:val="auto"/>
                <w:sz w:val="18"/>
                <w:szCs w:val="20"/>
                <w:lang w:val="pt-BR"/>
              </w:rPr>
              <w:t xml:space="preserve"> TÍTULO: Notificação Formal de Impacto</w:t>
            </w:r>
            <w:del w:id="10519" w:author="Revisão editorial" w:date="2026-10-25T12:00:00Z">
              <w:r>
                <w:rPr>
                  <w:rFonts w:eastAsia="DejaVu Serif"/>
                  <w:color w:val="auto"/>
                  <w:sz w:val="18"/>
                  <w:szCs w:val="20"/>
                  <w:lang w:val="pt-BR"/>
                </w:rPr>
                <w:delText xml:space="preserve"> -</w:delText>
              </w:r>
            </w:del>
            <w:ins w:id="10520" w:author="Revisão editorial" w:date="2026-10-25T12:00:00Z">
              <w:r>
                <w:rPr>
                  <w:rFonts w:eastAsia="DejaVu Serif"/>
                  <w:color w:val="auto"/>
                  <w:sz w:val="18"/>
                  <w:szCs w:val="20"/>
                  <w:lang w:val="pt-BR"/>
                </w:rPr>
                <w:t xml:space="preserve">:</w:t>
              </w:r>
            </w:ins>
            <w:r>
              <w:rPr>
                <w:rFonts w:eastAsia="DejaVu Serif"/>
                <w:color w:val="auto"/>
                <w:sz w:val="18"/>
                <w:szCs w:val="20"/>
                <w:lang w:val="pt-BR"/>
              </w:rPr>
              <w:t xml:space="preserve"> Change Orders 01, 02 e 03.</w:t>
            </w:r>
          </w:p>
          <w:p w14:paraId="0C3E95CB" w14:textId="77777777" w:rsidR="007F5AE4" w:rsidRPr="006F14C5" w:rsidRDefault="007023C5" w:rsidP="007F5AE4">
            <w:pPr>
              <w:pStyle w:val="SemEspaamento"/>
              <w:spacing w:after="20" w:line="204" w:lineRule="exact"/>
              <w:rPr>
                <w:rFonts w:eastAsia="DejaVu Serif"/>
                <w:color w:val="auto"/>
                <w:sz w:val="18"/>
                <w:szCs w:val="20"/>
                <w:lang w:val="pt-BR"/>
              </w:rPr>
            </w:pPr>
            <w:del w:id="10521" w:author="Revisão editorial" w:date="2026-10-25T12:00:00Z">
              <w:r>
                <w:rPr>
                  <w:rFonts w:eastAsia="DejaVu Serif"/>
                  <w:color w:val="auto"/>
                  <w:sz w:val="18"/>
                  <w:szCs w:val="20"/>
                  <w:lang w:val="pt-BR"/>
                </w:rPr>
                <w:delText xml:space="preserve">-</w:delText>
              </w:r>
            </w:del>
            <w:ins w:id="10522" w:author="Revisão editorial" w:date="2026-10-25T12:00:00Z">
              <w:r>
                <w:rPr>
                  <w:rFonts w:eastAsia="DejaVu Serif"/>
                  <w:color w:val="auto"/>
                  <w:sz w:val="18"/>
                  <w:szCs w:val="20"/>
                  <w:lang w:val="pt-BR"/>
                </w:rPr>
                <w:t xml:space="preserve">•</w:t>
              </w:r>
            </w:ins>
            <w:r>
              <w:rPr>
                <w:rFonts w:eastAsia="DejaVu Serif"/>
                <w:color w:val="auto"/>
                <w:sz w:val="18"/>
                <w:szCs w:val="20"/>
                <w:lang w:val="pt-BR"/>
              </w:rPr>
              <w:t xml:space="preserve"> 1. Base Contratual e Fatos Geradores (Resumo das COs).</w:t>
            </w:r>
          </w:p>
          <w:p w14:paraId="58054FBB" w14:textId="77777777" w:rsidR="007F5AE4" w:rsidRPr="006F14C5" w:rsidRDefault="007023C5" w:rsidP="007F5AE4">
            <w:pPr>
              <w:pStyle w:val="SemEspaamento"/>
              <w:spacing w:after="20" w:line="204" w:lineRule="exact"/>
              <w:rPr>
                <w:rFonts w:eastAsia="DejaVu Serif"/>
                <w:color w:val="auto"/>
                <w:sz w:val="18"/>
                <w:szCs w:val="20"/>
                <w:lang w:val="pt-BR"/>
              </w:rPr>
            </w:pPr>
            <w:del w:id="10523" w:author="Revisão editorial" w:date="2026-10-25T12:00:00Z">
              <w:r>
                <w:rPr>
                  <w:rFonts w:eastAsia="DejaVu Serif"/>
                  <w:color w:val="auto"/>
                  <w:sz w:val="18"/>
                  <w:szCs w:val="20"/>
                  <w:lang w:val="pt-BR"/>
                </w:rPr>
                <w:delText xml:space="preserve">-</w:delText>
              </w:r>
            </w:del>
            <w:ins w:id="10524" w:author="Revisão editorial" w:date="2026-10-25T12:00:00Z">
              <w:r>
                <w:rPr>
                  <w:rFonts w:eastAsia="DejaVu Serif"/>
                  <w:color w:val="auto"/>
                  <w:sz w:val="18"/>
                  <w:szCs w:val="20"/>
                  <w:lang w:val="pt-BR"/>
                </w:rPr>
                <w:t xml:space="preserve">•</w:t>
              </w:r>
            </w:ins>
            <w:r>
              <w:rPr>
                <w:rFonts w:eastAsia="DejaVu Serif"/>
                <w:color w:val="auto"/>
                <w:sz w:val="18"/>
                <w:szCs w:val="20"/>
                <w:lang w:val="pt-BR"/>
              </w:rPr>
              <w:t xml:space="preserve"> 2. Impacto no Cronograma (Análise do Caminho Crítico e solicitação de EOT).</w:t>
            </w:r>
          </w:p>
          <w:p w14:paraId="5ED0A19B" w14:textId="77777777" w:rsidR="007F5AE4" w:rsidRPr="006F14C5" w:rsidRDefault="007023C5" w:rsidP="007F5AE4">
            <w:pPr>
              <w:pStyle w:val="SemEspaamento"/>
              <w:spacing w:after="20" w:line="204" w:lineRule="exact"/>
              <w:rPr>
                <w:rFonts w:eastAsia="DejaVu Serif"/>
                <w:color w:val="auto"/>
                <w:sz w:val="18"/>
                <w:szCs w:val="20"/>
                <w:lang w:val="pt-BR"/>
              </w:rPr>
            </w:pPr>
            <w:del w:id="10525" w:author="Revisão editorial" w:date="2026-10-25T12:00:00Z">
              <w:r>
                <w:rPr>
                  <w:rFonts w:eastAsia="DejaVu Serif"/>
                  <w:color w:val="auto"/>
                  <w:sz w:val="18"/>
                  <w:szCs w:val="20"/>
                  <w:lang w:val="pt-BR"/>
                </w:rPr>
                <w:delText xml:space="preserve">-</w:delText>
              </w:r>
            </w:del>
            <w:ins w:id="10526" w:author="Revisão editorial" w:date="2026-10-25T12:00:00Z">
              <w:r>
                <w:rPr>
                  <w:rFonts w:eastAsia="DejaVu Serif"/>
                  <w:color w:val="auto"/>
                  <w:sz w:val="18"/>
                  <w:szCs w:val="20"/>
                  <w:lang w:val="pt-BR"/>
                </w:rPr>
                <w:t xml:space="preserve">•</w:t>
              </w:r>
            </w:ins>
            <w:r>
              <w:rPr>
                <w:rFonts w:eastAsia="DejaVu Serif"/>
                <w:color w:val="auto"/>
                <w:sz w:val="18"/>
                <w:szCs w:val="20"/>
                <w:lang w:val="pt-BR"/>
              </w:rPr>
              <w:t xml:space="preserve"> 3. Impacto Financeiro (Estrutura de custos diretos e indiretos em R$).</w:t>
            </w:r>
          </w:p>
          <w:p w14:paraId="04D4AE00" w14:textId="77777777" w:rsidR="00921ADD" w:rsidRPr="006F14C5" w:rsidRDefault="007023C5" w:rsidP="007F5AE4">
            <w:pPr>
              <w:pStyle w:val="SemEspaamento"/>
              <w:spacing w:after="20" w:line="204" w:lineRule="exact"/>
              <w:rPr>
                <w:rFonts w:eastAsia="MS Mincho"/>
                <w:color w:val="auto"/>
                <w:sz w:val="18"/>
                <w:szCs w:val="20"/>
                <w:lang w:val="pt-BR"/>
              </w:rPr>
            </w:pPr>
            <w:del w:id="10527" w:author="Revisão editorial" w:date="2026-10-25T12:00:00Z">
              <w:r>
                <w:rPr>
                  <w:rFonts w:eastAsia="DejaVu Serif"/>
                  <w:color w:val="auto"/>
                  <w:sz w:val="18"/>
                  <w:szCs w:val="20"/>
                  <w:lang w:val="pt-BR"/>
                </w:rPr>
                <w:delText xml:space="preserve">-</w:delText>
              </w:r>
            </w:del>
            <w:ins w:id="10528" w:author="Revisão editorial" w:date="2026-10-25T12:00:00Z">
              <w:r>
                <w:rPr>
                  <w:rFonts w:eastAsia="DejaVu Serif"/>
                  <w:color w:val="auto"/>
                  <w:sz w:val="18"/>
                  <w:szCs w:val="20"/>
                  <w:lang w:val="pt-BR"/>
                </w:rPr>
                <w:t xml:space="preserve">•</w:t>
              </w:r>
            </w:ins>
            <w:r>
              <w:rPr>
                <w:rFonts w:eastAsia="DejaVu Serif"/>
                <w:color w:val="auto"/>
                <w:sz w:val="18"/>
                <w:szCs w:val="20"/>
                <w:lang w:val="pt-BR"/>
              </w:rPr>
              <w:t xml:space="preserve"> 4. Conclusão e Solicitação de Aditivo Contratual.</w:t>
            </w:r>
          </w:p>
        </w:tc>
      </w:tr>
    </w:tbl>
    <w:p w14:paraId="7122D19D" w14:textId="77777777" w:rsidR="00921ADD" w:rsidRPr="006F14C5" w:rsidRDefault="007023C5" w:rsidP="00B23895">
      <w:pPr>
        <w:pStyle w:val="Ttulo4"/>
      </w:pPr>
      <w:r>
        <w:t xml:space="preserve">Resultado ilustrativo de saída </w:t>
      </w:r>
      <w:del w:id="10529" w:author="Revisão editorial" w:date="2026-10-25T12:00:00Z">
        <w:r>
          <w:delText xml:space="preserve">— </w:delText>
        </w:r>
      </w:del>
      <w:ins w:id="10530" w:author="Revisão editorial" w:date="2026-10-25T12:00:00Z">
        <w:r>
          <w:t xml:space="preserve">(</w:t>
        </w:r>
      </w:ins>
      <w:r>
        <w:t xml:space="preserve">sujeito a premissas e validação</w:t>
      </w:r>
      <w:del w:id="10531" w:author="Revisão editorial" w:date="2026-10-25T12:00:00Z">
        <w:r>
          <w:delText xml:space="preserve"> —</w:delText>
        </w:r>
      </w:del>
      <w:ins w:id="10532" w:author="Revisão editorial" w:date="2026-10-25T12:00:00Z">
        <w:r>
          <w:t xml:space="preserve">):</w:t>
        </w:r>
      </w:ins>
      <w:r>
        <w:t xml:space="preserve"> resposta de LLM (ChatGPT)</w:t>
      </w:r>
    </w:p>
    <w:p w14:paraId="5FD05F8E" w14:textId="77777777" w:rsidR="00921ADD" w:rsidRPr="006F14C5"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del w:id="10533" w:author="Revisão editorial" w:date="2026-10-25T12:00:00Z">
        <w:r>
          <w:rPr>
            <w:rFonts w:eastAsia="DejaVu Serif"/>
            <w:i/>
            <w:iCs/>
            <w:color w:val="263238"/>
            <w:sz w:val="18"/>
            <w:szCs w:val="20"/>
          </w:rPr>
          <w:delText xml:space="preserve">Saída</w:delText>
        </w:r>
      </w:del>
      <w:ins w:id="10534" w:author="Revisão editorial" w:date="2026-10-25T12:00:00Z">
        <w:r>
          <w:rPr>
            <w:rFonts w:eastAsia="DejaVu Serif"/>
            <w:i/>
            <w:iCs/>
            <w:color w:val="263238"/>
            <w:sz w:val="18"/>
            <w:szCs w:val="20"/>
          </w:rPr>
          <w:t xml:space="preserve">saída</w:t>
        </w:r>
      </w:ins>
      <w:r>
        <w:rPr>
          <w:rFonts w:eastAsia="DejaVu Serif"/>
          <w:i/>
          <w:iCs/>
          <w:color w:val="263238"/>
          <w:sz w:val="18"/>
          <w:szCs w:val="20"/>
        </w:rPr>
        <w:t xml:space="preserve"> ilustrativa</w:t>
      </w:r>
      <w:ins w:id="10535" w:author="Revisão editorial" w:date="2026-10-25T12:00:00Z">
        <w:r>
          <w:rPr>
            <w:rFonts w:eastAsia="DejaVu Serif"/>
            <w:i/>
            <w:iCs/>
            <w:color w:val="263238"/>
            <w:sz w:val="18"/>
            <w:szCs w:val="20"/>
          </w:rPr>
          <w:t xml:space="preserve">,</w:t>
        </w:r>
      </w:ins>
      <w:r>
        <w:rPr>
          <w:rFonts w:eastAsia="DejaVu Serif"/>
          <w:i/>
          <w:iCs/>
          <w:color w:val="263238"/>
          <w:sz w:val="18"/>
          <w:szCs w:val="20"/>
        </w:rPr>
        <w:t xml:space="preserve"> </w:t>
      </w:r>
      <w:del w:id="10536" w:author="Revisão editorial" w:date="2026-10-25T12:00:00Z">
        <w:r>
          <w:rPr>
            <w:rFonts w:eastAsia="DejaVu Serif"/>
            <w:i/>
            <w:iCs/>
            <w:color w:val="263238"/>
            <w:sz w:val="18"/>
            <w:szCs w:val="20"/>
          </w:rPr>
          <w:delText xml:space="preserve">e disponibilizada pelo autor</w:delText>
        </w:r>
      </w:del>
      <w:ins w:id="10537" w:author="Revisão editorial" w:date="2026-10-25T12:00:00Z">
        <w:r>
          <w:rPr>
            <w:rFonts w:eastAsia="DejaVu Serif"/>
            <w:i/>
            <w:iCs/>
            <w:color w:val="263238"/>
            <w:sz w:val="18"/>
            <w:szCs w:val="20"/>
          </w:rPr>
          <w:t xml:space="preserve">reproduzida</w:t>
        </w:r>
      </w:ins>
      <w:r>
        <w:rPr>
          <w:rFonts w:eastAsia="DejaVu Serif"/>
          <w:i/>
          <w:iCs/>
          <w:color w:val="263238"/>
          <w:sz w:val="18"/>
          <w:szCs w:val="20"/>
        </w:rPr>
        <w:t xml:space="preserve"> conforme</w:t>
      </w:r>
      <w:ins w:id="10538" w:author="Revisão editorial" w:date="2026-10-25T12:00:00Z">
        <w:r>
          <w:rPr>
            <w:rFonts w:eastAsia="DejaVu Serif"/>
            <w:i/>
            <w:iCs/>
            <w:color w:val="263238"/>
            <w:sz w:val="18"/>
            <w:szCs w:val="20"/>
          </w:rPr>
          <w:t xml:space="preserve"> o</w:t>
        </w:r>
      </w:ins>
      <w:r>
        <w:rPr>
          <w:rFonts w:eastAsia="DejaVu Serif"/>
          <w:i/>
          <w:iCs/>
          <w:color w:val="263238"/>
          <w:sz w:val="18"/>
          <w:szCs w:val="20"/>
        </w:rPr>
        <w:t xml:space="preserve"> resultado do prompt</w:t>
      </w:r>
      <w:del w:id="10539" w:author="Revisão editorial" w:date="2026-10-25T12:00:00Z">
        <w:r>
          <w:rPr>
            <w:rFonts w:eastAsia="DejaVu Serif"/>
            <w:i/>
            <w:iCs/>
            <w:color w:val="263238"/>
            <w:sz w:val="18"/>
            <w:szCs w:val="20"/>
          </w:rPr>
          <w:delText xml:space="preserve">,</w:delText>
        </w:r>
      </w:del>
      <w:ins w:id="10540" w:author="Revisão editorial" w:date="2026-10-25T12:00:00Z">
        <w:r>
          <w:rPr>
            <w:rFonts w:eastAsia="DejaVu Serif"/>
            <w:i/>
            <w:iCs/>
            <w:color w:val="263238"/>
            <w:sz w:val="18"/>
            <w:szCs w:val="20"/>
          </w:rPr>
          <w:t xml:space="preserve"> e</w:t>
        </w:r>
      </w:ins>
      <w:r>
        <w:rPr>
          <w:rFonts w:eastAsia="DejaVu Serif"/>
          <w:i/>
          <w:iCs/>
          <w:color w:val="263238"/>
          <w:sz w:val="18"/>
          <w:szCs w:val="20"/>
        </w:rPr>
        <w:t xml:space="preserve"> sem </w:t>
      </w:r>
      <w:del w:id="10541" w:author="Revisão editorial" w:date="2026-10-25T12:00:00Z">
        <w:r>
          <w:rPr>
            <w:rFonts w:eastAsia="DejaVu Serif"/>
            <w:i/>
            <w:iCs/>
            <w:color w:val="263238"/>
            <w:sz w:val="18"/>
            <w:szCs w:val="20"/>
          </w:rPr>
          <w:delText xml:space="preserve">intervenção</w:delText>
        </w:r>
      </w:del>
      <w:ins w:id="10542" w:author="Revisão editorial" w:date="2026-10-25T12:00:00Z">
        <w:r>
          <w:rPr>
            <w:rFonts w:eastAsia="DejaVu Serif"/>
            <w:i/>
            <w:iCs/>
            <w:color w:val="263238"/>
            <w:sz w:val="18"/>
            <w:szCs w:val="20"/>
          </w:rPr>
          <w:t xml:space="preserve">alteração</w:t>
        </w:r>
      </w:ins>
      <w:r>
        <w:rPr>
          <w:rFonts w:eastAsia="DejaVu Serif"/>
          <w:i/>
          <w:iCs/>
          <w:color w:val="263238"/>
          <w:sz w:val="18"/>
          <w:szCs w:val="20"/>
        </w:rPr>
        <w:t xml:space="preserve"> </w:t>
      </w:r>
      <w:del w:id="10543" w:author="Revisão editorial" w:date="2026-10-25T12:00:00Z">
        <w:r>
          <w:rPr>
            <w:rFonts w:eastAsia="DejaVu Serif"/>
            <w:i/>
            <w:iCs/>
            <w:color w:val="263238"/>
            <w:sz w:val="18"/>
            <w:szCs w:val="20"/>
          </w:rPr>
          <w:delText xml:space="preserve">do</w:delText>
        </w:r>
      </w:del>
      <w:ins w:id="10544" w:author="Revisão editorial" w:date="2026-10-25T12:00:00Z">
        <w:r>
          <w:rPr>
            <w:rFonts w:eastAsia="DejaVu Serif"/>
            <w:i/>
            <w:iCs/>
            <w:color w:val="263238"/>
            <w:sz w:val="18"/>
            <w:szCs w:val="20"/>
          </w:rPr>
          <w:t xml:space="preserve">de</w:t>
        </w:r>
      </w:ins>
      <w:r>
        <w:rPr>
          <w:rFonts w:eastAsia="DejaVu Serif"/>
          <w:i/>
          <w:iCs/>
          <w:color w:val="263238"/>
          <w:sz w:val="18"/>
          <w:szCs w:val="20"/>
        </w:rPr>
        <w:t xml:space="preserve"> conteúdo pelo autor </w:t>
      </w:r>
      <w:del w:id="10545" w:author="Revisão editorial" w:date="2026-10-25T12:00:00Z">
        <w:r>
          <w:rPr>
            <w:rFonts w:eastAsia="DejaVu Serif"/>
            <w:i/>
            <w:iCs/>
            <w:color w:val="263238"/>
            <w:sz w:val="18"/>
            <w:szCs w:val="20"/>
          </w:rPr>
          <w:delText xml:space="preserve">-</w:delText>
        </w:r>
      </w:del>
      <w:ins w:id="10546" w:author="Revisão editorial" w:date="2026-10-25T12:00:00Z">
        <w:r>
          <w:rPr>
            <w:rFonts w:eastAsia="DejaVu Serif"/>
            <w:i/>
            <w:iCs/>
            <w:color w:val="263238"/>
            <w:sz w:val="18"/>
            <w:szCs w:val="20"/>
          </w:rPr>
          <w:t xml:space="preserve">(ajustes limitados à pontuação e à formatação);</w:t>
        </w:r>
      </w:ins>
      <w:r>
        <w:rPr>
          <w:rFonts w:eastAsia="DejaVu Serif"/>
          <w:i/>
          <w:iCs/>
          <w:color w:val="263238"/>
          <w:sz w:val="18"/>
          <w:szCs w:val="20"/>
        </w:rPr>
        <w:t xml:space="preserve"> exemplo didático sujeito a dados complementares, premissas verificáveis e validação especializada. </w:t>
      </w:r>
    </w:p>
    <w:p w14:paraId="57EEBD9A" w14:textId="77777777" w:rsidR="00C52F38" w:rsidRPr="006F14C5" w:rsidRDefault="00C52F38">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1A561AB9" w14:textId="77777777" w:rsidTr="00CC6DB7">
        <w:trPr>
          <w:cantSplit/>
        </w:trPr>
        <w:tc>
          <w:tcPr>
            <w:tcW w:w="8334" w:type="dxa"/>
            <w:shd w:val="clear" w:color="auto" w:fill="F3F4F6"/>
            <w:tcMar>
              <w:top w:w="80" w:type="dxa"/>
              <w:left w:w="120" w:type="dxa"/>
              <w:bottom w:w="80" w:type="dxa"/>
              <w:right w:w="120" w:type="dxa"/>
            </w:tcMar>
          </w:tcPr>
          <w:p w14:paraId="7CEC8FD0"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 xml:space="preserve">Notificação Formal de Impacto</w:t>
            </w:r>
            <w:del w:id="10547" w:author="Revisão editorial" w:date="2026-10-25T12:00:00Z">
              <w:r>
                <w:rPr>
                  <w:rFonts w:eastAsia="DejaVu Serif"/>
                  <w:b/>
                  <w:bCs/>
                  <w:sz w:val="18"/>
                  <w:szCs w:val="24"/>
                  <w:lang w:val="pt-BR"/>
                </w:rPr>
                <w:delText xml:space="preserve"> —</w:delText>
              </w:r>
            </w:del>
            <w:ins w:id="10548" w:author="Revisão editorial" w:date="2026-10-25T12:00:00Z">
              <w:r>
                <w:rPr>
                  <w:rFonts w:eastAsia="DejaVu Serif"/>
                  <w:b/>
                  <w:bCs/>
                  <w:sz w:val="18"/>
                  <w:szCs w:val="24"/>
                  <w:lang w:val="pt-BR"/>
                </w:rPr>
                <w:t xml:space="preserve">:</w:t>
              </w:r>
            </w:ins>
            <w:r>
              <w:rPr>
                <w:rFonts w:eastAsia="DejaVu Serif"/>
                <w:b/>
                <w:bCs/>
                <w:sz w:val="18"/>
                <w:szCs w:val="24"/>
                <w:lang w:val="pt-BR"/>
              </w:rPr>
              <w:t xml:space="preserve"> Change Orders 01, 02 e 03</w:t>
            </w:r>
          </w:p>
        </w:tc>
      </w:tr>
      <w:tr w:rsidR="00921ADD" w:rsidRPr="006F14C5" w14:paraId="024855BE" w14:textId="77777777" w:rsidTr="00CC6DB7">
        <w:trPr>
          <w:cantSplit/>
        </w:trPr>
        <w:tc>
          <w:tcPr>
            <w:tcW w:w="8334" w:type="dxa"/>
            <w:shd w:val="clear" w:color="auto" w:fill="F3F4F6"/>
            <w:tcMar>
              <w:top w:w="80" w:type="dxa"/>
              <w:left w:w="120" w:type="dxa"/>
              <w:bottom w:w="80" w:type="dxa"/>
              <w:right w:w="120" w:type="dxa"/>
            </w:tcMar>
          </w:tcPr>
          <w:p w14:paraId="744BDDEE"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Para:</w:t>
            </w:r>
            <w:r>
              <w:rPr>
                <w:rFonts w:eastAsia="DejaVu Serif"/>
                <w:sz w:val="18"/>
                <w:szCs w:val="24"/>
                <w:lang w:val="pt-BR"/>
              </w:rPr>
              <w:t xml:space="preserve"> [Nome da Operadora / Cliente]</w:t>
            </w:r>
          </w:p>
          <w:p w14:paraId="1D8DF28B"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A/C:</w:t>
            </w:r>
            <w:r>
              <w:rPr>
                <w:rFonts w:eastAsia="DejaVu Serif"/>
                <w:sz w:val="18"/>
                <w:szCs w:val="24"/>
                <w:lang w:val="pt-BR"/>
              </w:rPr>
              <w:t xml:space="preserve"> [Gestor do Contrato / Gerente de Projeto]</w:t>
            </w:r>
          </w:p>
          <w:p w14:paraId="699E745E"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De:</w:t>
            </w:r>
            <w:r>
              <w:rPr>
                <w:rFonts w:eastAsia="DejaVu Serif"/>
                <w:sz w:val="18"/>
                <w:szCs w:val="24"/>
                <w:lang w:val="pt-BR"/>
              </w:rPr>
              <w:t xml:space="preserve"> [Nome do Estaleiro / Contratado EPC]</w:t>
            </w:r>
          </w:p>
          <w:p w14:paraId="7EE32AFD"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Contrato:</w:t>
            </w:r>
            <w:r>
              <w:rPr>
                <w:rFonts w:eastAsia="DejaVu Serif"/>
                <w:sz w:val="18"/>
                <w:szCs w:val="24"/>
                <w:lang w:val="pt-BR"/>
              </w:rPr>
              <w:t xml:space="preserve"> EPC para Construção de Módulo de Compressão para FPSO</w:t>
            </w:r>
          </w:p>
          <w:p w14:paraId="6BF51AE0"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Valor Contratual de Referência:</w:t>
            </w:r>
            <w:r>
              <w:rPr>
                <w:rFonts w:eastAsia="DejaVu Serif"/>
                <w:sz w:val="18"/>
                <w:szCs w:val="24"/>
                <w:lang w:val="pt-BR"/>
              </w:rPr>
              <w:t xml:space="preserve"> R$ 450.000.000</w:t>
            </w:r>
          </w:p>
          <w:p w14:paraId="3515040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Assunto:</w:t>
            </w:r>
            <w:r>
              <w:rPr>
                <w:rFonts w:eastAsia="DejaVu Serif"/>
                <w:sz w:val="18"/>
                <w:szCs w:val="24"/>
                <w:lang w:val="pt-BR"/>
              </w:rPr>
              <w:t xml:space="preserve"> Notificação de Impacto em Prazo e Custos decorrente das Change Orders 01, 02 e 03</w:t>
            </w:r>
          </w:p>
        </w:tc>
      </w:tr>
      <w:tr w:rsidR="00921ADD" w:rsidRPr="006F14C5" w14:paraId="2F6E389A" w14:textId="77777777" w:rsidTr="00CC6DB7">
        <w:trPr>
          <w:cantSplit/>
        </w:trPr>
        <w:tc>
          <w:tcPr>
            <w:tcW w:w="8334" w:type="dxa"/>
            <w:shd w:val="clear" w:color="auto" w:fill="F3F4F6"/>
            <w:tcMar>
              <w:top w:w="80" w:type="dxa"/>
              <w:left w:w="120" w:type="dxa"/>
              <w:bottom w:w="80" w:type="dxa"/>
              <w:right w:w="120" w:type="dxa"/>
            </w:tcMar>
          </w:tcPr>
          <w:p w14:paraId="2C0DFB4B"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Prezados Senhores,</w:t>
            </w:r>
          </w:p>
        </w:tc>
      </w:tr>
      <w:tr w:rsidR="00921ADD" w:rsidRPr="006F14C5" w14:paraId="2F81D620" w14:textId="77777777" w:rsidTr="00CC6DB7">
        <w:trPr>
          <w:cantSplit/>
        </w:trPr>
        <w:tc>
          <w:tcPr>
            <w:tcW w:w="8334" w:type="dxa"/>
            <w:shd w:val="clear" w:color="auto" w:fill="F3F4F6"/>
            <w:tcMar>
              <w:top w:w="80" w:type="dxa"/>
              <w:left w:w="120" w:type="dxa"/>
              <w:bottom w:w="80" w:type="dxa"/>
              <w:right w:w="120" w:type="dxa"/>
            </w:tcMar>
          </w:tcPr>
          <w:p w14:paraId="327E39F2"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Em conformidade com os mecanismos contratuais aplicáveis a alterações de escopo, notificação de impactos, extensão de prazo e recomposição econômico-financeira, apresentamos esta </w:t>
            </w:r>
            <w:r>
              <w:rPr>
                <w:rFonts w:eastAsia="DejaVu Serif"/>
                <w:b/>
                <w:bCs/>
                <w:sz w:val="18"/>
                <w:szCs w:val="24"/>
                <w:lang w:val="pt-BR"/>
              </w:rPr>
              <w:t>Notificação Formal de Impacto</w:t>
            </w:r>
            <w:r>
              <w:rPr>
                <w:rFonts w:eastAsia="DejaVu Serif"/>
                <w:sz w:val="18"/>
                <w:szCs w:val="24"/>
                <w:lang w:val="pt-BR"/>
              </w:rPr>
              <w:t xml:space="preserve"> referente às Change Orders 01, 02 e 03 emitidas pelo Cliente nos últimos 60 dias.</w:t>
            </w:r>
          </w:p>
        </w:tc>
      </w:tr>
      <w:tr w:rsidR="00921ADD" w:rsidRPr="006F14C5" w14:paraId="60BB207D" w14:textId="77777777" w:rsidTr="00CC6DB7">
        <w:trPr>
          <w:cantSplit/>
        </w:trPr>
        <w:tc>
          <w:tcPr>
            <w:tcW w:w="8334" w:type="dxa"/>
            <w:shd w:val="clear" w:color="auto" w:fill="F3F4F6"/>
            <w:tcMar>
              <w:top w:w="80" w:type="dxa"/>
              <w:left w:w="120" w:type="dxa"/>
              <w:bottom w:w="80" w:type="dxa"/>
              <w:right w:w="120" w:type="dxa"/>
            </w:tcMar>
          </w:tcPr>
          <w:p w14:paraId="230061F8"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As Change Orders aprovadas tecnicamente determinaram a substituição de tubulações originalmente especificadas em aço carbono por ligas especiais em </w:t>
            </w:r>
            <w:r>
              <w:rPr>
                <w:rFonts w:eastAsia="DejaVu Serif"/>
                <w:b/>
                <w:bCs/>
                <w:sz w:val="18"/>
                <w:szCs w:val="24"/>
                <w:lang w:val="pt-BR"/>
              </w:rPr>
              <w:t>Super Duplex</w:t>
            </w:r>
            <w:r>
              <w:rPr>
                <w:rFonts w:eastAsia="DejaVu Serif"/>
                <w:sz w:val="18"/>
                <w:szCs w:val="24"/>
                <w:lang w:val="pt-BR"/>
              </w:rPr>
              <w:t>, em decorrência da revisão da especificação do gás do reservatório. Embora a alteração técnica tenha sido aprovada, os impactos correlatos em custo e prazo ainda não foram reconhecidos formalmente.</w:t>
            </w:r>
          </w:p>
        </w:tc>
      </w:tr>
      <w:tr w:rsidR="00921ADD" w:rsidRPr="006F14C5" w14:paraId="2002E0DF" w14:textId="77777777" w:rsidTr="00CC6DB7">
        <w:trPr>
          <w:cantSplit/>
        </w:trPr>
        <w:tc>
          <w:tcPr>
            <w:tcW w:w="8334" w:type="dxa"/>
            <w:shd w:val="clear" w:color="auto" w:fill="F3F4F6"/>
            <w:tcMar>
              <w:top w:w="80" w:type="dxa"/>
              <w:left w:w="120" w:type="dxa"/>
              <w:bottom w:w="80" w:type="dxa"/>
              <w:right w:w="120" w:type="dxa"/>
            </w:tcMar>
          </w:tcPr>
          <w:p w14:paraId="05DA3A7F"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lastRenderedPageBreak/>
              <w:t>O Estaleiro registra que a alteração representa modificação material no escopo originalmente contratado, com efeitos diretos sobre aquisição de materiais, cadeia de suprimentos, qualificação de mão de obra, engenharia de detalhamento, fabricação, inspeção, testes e sequência de montagem do módulo de compressão.</w:t>
            </w:r>
          </w:p>
        </w:tc>
      </w:tr>
      <w:tr w:rsidR="00921ADD" w:rsidRPr="006F14C5" w14:paraId="37A8340B" w14:textId="77777777" w:rsidTr="00CC6DB7">
        <w:trPr>
          <w:cantSplit/>
        </w:trPr>
        <w:tc>
          <w:tcPr>
            <w:tcW w:w="8334" w:type="dxa"/>
            <w:shd w:val="clear" w:color="auto" w:fill="F3F4F6"/>
            <w:tcMar>
              <w:top w:w="80" w:type="dxa"/>
              <w:left w:w="120" w:type="dxa"/>
              <w:bottom w:w="80" w:type="dxa"/>
              <w:right w:w="120" w:type="dxa"/>
            </w:tcMar>
          </w:tcPr>
          <w:p w14:paraId="29799079"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Esta notificação tem por objetivo preservar os direitos contratuais do Estaleiro, apresentar a relação preliminar de causa e efeito entre as Change Orders e os impactos identificados, e estabelecer base técnica para negociação de:</w:t>
            </w:r>
          </w:p>
        </w:tc>
      </w:tr>
      <w:tr w:rsidR="00921ADD" w:rsidRPr="006F14C5" w14:paraId="44F08CB5" w14:textId="77777777" w:rsidTr="00CC6DB7">
        <w:trPr>
          <w:cantSplit/>
        </w:trPr>
        <w:tc>
          <w:tcPr>
            <w:tcW w:w="8334" w:type="dxa"/>
            <w:shd w:val="clear" w:color="auto" w:fill="F3F4F6"/>
            <w:tcMar>
              <w:top w:w="80" w:type="dxa"/>
              <w:left w:w="120" w:type="dxa"/>
              <w:bottom w:w="80" w:type="dxa"/>
              <w:right w:w="120" w:type="dxa"/>
            </w:tcMar>
          </w:tcPr>
          <w:p w14:paraId="4AE16BC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Extensão de Prazo </w:t>
            </w:r>
            <w:del w:id="10549" w:author="Revisão editorial" w:date="2026-10-25T12:00:00Z">
              <w:r>
                <w:rPr>
                  <w:rFonts w:eastAsia="DejaVu Serif"/>
                  <w:sz w:val="18"/>
                  <w:szCs w:val="24"/>
                  <w:lang w:val="pt-BR"/>
                </w:rPr>
                <w:delText xml:space="preserve">—</w:delText>
              </w:r>
            </w:del>
            <w:ins w:id="10550" w:author="Revisão editorial" w:date="2026-10-25T12:00:00Z">
              <w:r>
                <w:rPr>
                  <w:rFonts w:eastAsia="DejaVu Serif"/>
                  <w:sz w:val="18"/>
                  <w:szCs w:val="24"/>
                  <w:lang w:val="pt-BR"/>
                </w:rPr>
                <w:t xml:space="preserve">(EOT,</w:t>
              </w:r>
            </w:ins>
            <w:r>
              <w:rPr>
                <w:rFonts w:eastAsia="DejaVu Serif"/>
                <w:sz w:val="18"/>
                <w:szCs w:val="24"/>
                <w:lang w:val="pt-BR"/>
              </w:rPr>
              <w:t xml:space="preserve"> </w:t>
            </w:r>
            <w:del w:id="10551" w:author="Revisão editorial" w:date="2026-10-25T12:00:00Z">
              <w:r>
                <w:rPr>
                  <w:rFonts w:eastAsia="DejaVu Serif"/>
                  <w:sz w:val="18"/>
                  <w:szCs w:val="24"/>
                  <w:lang w:val="pt-BR"/>
                </w:rPr>
                <w:delText xml:space="preserve">EOT (</w:delText>
              </w:r>
            </w:del>
            <w:r>
              <w:rPr>
                <w:rFonts w:eastAsia="DejaVu Serif"/>
                <w:sz w:val="18"/>
                <w:szCs w:val="24"/>
                <w:lang w:val="pt-BR"/>
              </w:rPr>
              <w:t xml:space="preserve">Extension of Time);</w:t>
            </w:r>
          </w:p>
        </w:tc>
      </w:tr>
      <w:tr w:rsidR="00921ADD" w:rsidRPr="006F14C5" w14:paraId="118E9447" w14:textId="77777777" w:rsidTr="00CC6DB7">
        <w:trPr>
          <w:cantSplit/>
        </w:trPr>
        <w:tc>
          <w:tcPr>
            <w:tcW w:w="8334" w:type="dxa"/>
            <w:shd w:val="clear" w:color="auto" w:fill="F3F4F6"/>
            <w:tcMar>
              <w:top w:w="80" w:type="dxa"/>
              <w:left w:w="120" w:type="dxa"/>
              <w:bottom w:w="80" w:type="dxa"/>
              <w:right w:w="120" w:type="dxa"/>
            </w:tcMar>
          </w:tcPr>
          <w:p w14:paraId="5B52C64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Recomposição dos custos diretos e indiretos adicionais;</w:t>
            </w:r>
          </w:p>
        </w:tc>
      </w:tr>
      <w:tr w:rsidR="00921ADD" w:rsidRPr="006F14C5" w14:paraId="61223E34" w14:textId="77777777" w:rsidTr="00CC6DB7">
        <w:trPr>
          <w:cantSplit/>
        </w:trPr>
        <w:tc>
          <w:tcPr>
            <w:tcW w:w="8334" w:type="dxa"/>
            <w:shd w:val="clear" w:color="auto" w:fill="F3F4F6"/>
            <w:tcMar>
              <w:top w:w="80" w:type="dxa"/>
              <w:left w:w="120" w:type="dxa"/>
              <w:bottom w:w="80" w:type="dxa"/>
              <w:right w:w="120" w:type="dxa"/>
            </w:tcMar>
          </w:tcPr>
          <w:p w14:paraId="25DB178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Atualização coordenada do cronograma contratual e dos marcos de entrega.</w:t>
            </w:r>
          </w:p>
        </w:tc>
      </w:tr>
      <w:tr w:rsidR="00921ADD" w:rsidRPr="006F14C5" w14:paraId="51BA01CF" w14:textId="77777777" w:rsidTr="00CC6DB7">
        <w:trPr>
          <w:cantSplit/>
        </w:trPr>
        <w:tc>
          <w:tcPr>
            <w:tcW w:w="8334" w:type="dxa"/>
            <w:shd w:val="clear" w:color="auto" w:fill="F3F4F6"/>
            <w:tcMar>
              <w:top w:w="80" w:type="dxa"/>
              <w:left w:w="120" w:type="dxa"/>
              <w:bottom w:w="80" w:type="dxa"/>
              <w:right w:w="120" w:type="dxa"/>
            </w:tcMar>
          </w:tcPr>
          <w:p w14:paraId="79B93883"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3B2D8E4E" w14:textId="77777777" w:rsidTr="00CC6DB7">
        <w:trPr>
          <w:cantSplit/>
        </w:trPr>
        <w:tc>
          <w:tcPr>
            <w:tcW w:w="8334" w:type="dxa"/>
            <w:shd w:val="clear" w:color="auto" w:fill="F3F4F6"/>
            <w:tcMar>
              <w:top w:w="80" w:type="dxa"/>
              <w:left w:w="120" w:type="dxa"/>
              <w:bottom w:w="80" w:type="dxa"/>
              <w:right w:w="120" w:type="dxa"/>
            </w:tcMar>
          </w:tcPr>
          <w:p w14:paraId="67E444B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1. Base Contratual e Fatos Geradores</w:t>
            </w:r>
          </w:p>
        </w:tc>
      </w:tr>
      <w:tr w:rsidR="00921ADD" w:rsidRPr="006F14C5" w14:paraId="1F5C8F52" w14:textId="77777777" w:rsidTr="00CC6DB7">
        <w:trPr>
          <w:cantSplit/>
        </w:trPr>
        <w:tc>
          <w:tcPr>
            <w:tcW w:w="8334" w:type="dxa"/>
            <w:shd w:val="clear" w:color="auto" w:fill="F3F4F6"/>
            <w:tcMar>
              <w:top w:w="80" w:type="dxa"/>
              <w:left w:w="120" w:type="dxa"/>
              <w:bottom w:w="80" w:type="dxa"/>
              <w:right w:w="120" w:type="dxa"/>
            </w:tcMar>
          </w:tcPr>
          <w:p w14:paraId="5DB90E0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1.1 Base do pleito</w:t>
            </w:r>
          </w:p>
        </w:tc>
      </w:tr>
      <w:tr w:rsidR="00921ADD" w:rsidRPr="006F14C5" w14:paraId="4EE13369" w14:textId="77777777" w:rsidTr="00CC6DB7">
        <w:trPr>
          <w:cantSplit/>
        </w:trPr>
        <w:tc>
          <w:tcPr>
            <w:tcW w:w="8334" w:type="dxa"/>
            <w:shd w:val="clear" w:color="auto" w:fill="F3F4F6"/>
            <w:tcMar>
              <w:top w:w="80" w:type="dxa"/>
              <w:left w:w="120" w:type="dxa"/>
              <w:bottom w:w="80" w:type="dxa"/>
              <w:right w:w="120" w:type="dxa"/>
            </w:tcMar>
          </w:tcPr>
          <w:p w14:paraId="3CF2EFA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presente pleito está fundamentado no princípio contratual de que alterações de escopo, especificações técnicas, critérios de projeto ou requisitos emitidos pelo Cliente após a linha de base contratual devem ser avaliados quanto aos seus impactos em custo, prazo, produtividade, risco e sequência de execução.</w:t>
            </w:r>
          </w:p>
        </w:tc>
      </w:tr>
      <w:tr w:rsidR="00921ADD" w:rsidRPr="006F14C5" w14:paraId="704A8B4E" w14:textId="77777777" w:rsidTr="00CC6DB7">
        <w:trPr>
          <w:cantSplit/>
        </w:trPr>
        <w:tc>
          <w:tcPr>
            <w:tcW w:w="8334" w:type="dxa"/>
            <w:shd w:val="clear" w:color="auto" w:fill="F3F4F6"/>
            <w:tcMar>
              <w:top w:w="80" w:type="dxa"/>
              <w:left w:w="120" w:type="dxa"/>
              <w:bottom w:w="80" w:type="dxa"/>
              <w:right w:w="120" w:type="dxa"/>
            </w:tcMar>
          </w:tcPr>
          <w:p w14:paraId="307E1724"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A aprovação prévia das Change Orders pelo Cliente é elemento central deste pleito, pois demonstra que:</w:t>
            </w:r>
          </w:p>
        </w:tc>
      </w:tr>
      <w:tr w:rsidR="00921ADD" w:rsidRPr="006F14C5" w14:paraId="01BC3CC9" w14:textId="77777777" w:rsidTr="00CC6DB7">
        <w:trPr>
          <w:cantSplit/>
        </w:trPr>
        <w:tc>
          <w:tcPr>
            <w:tcW w:w="8334" w:type="dxa"/>
            <w:shd w:val="clear" w:color="auto" w:fill="F3F4F6"/>
            <w:tcMar>
              <w:top w:w="80" w:type="dxa"/>
              <w:left w:w="120" w:type="dxa"/>
              <w:bottom w:w="80" w:type="dxa"/>
              <w:right w:w="120" w:type="dxa"/>
            </w:tcMar>
          </w:tcPr>
          <w:p w14:paraId="76CF17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alteração de especificação não decorreu de erro, omissão ou decisão unilateral do Estaleiro;</w:t>
            </w:r>
          </w:p>
        </w:tc>
      </w:tr>
      <w:tr w:rsidR="00921ADD" w:rsidRPr="006F14C5" w14:paraId="6DCEC15C" w14:textId="77777777" w:rsidTr="00CC6DB7">
        <w:trPr>
          <w:cantSplit/>
        </w:trPr>
        <w:tc>
          <w:tcPr>
            <w:tcW w:w="8334" w:type="dxa"/>
            <w:shd w:val="clear" w:color="auto" w:fill="F3F4F6"/>
            <w:tcMar>
              <w:top w:w="80" w:type="dxa"/>
              <w:left w:w="120" w:type="dxa"/>
              <w:bottom w:w="80" w:type="dxa"/>
              <w:right w:w="120" w:type="dxa"/>
            </w:tcMar>
          </w:tcPr>
          <w:p w14:paraId="2D749D9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mudança técnica foi demandada e formalmente aceita pelo Cliente;</w:t>
            </w:r>
          </w:p>
        </w:tc>
      </w:tr>
      <w:tr w:rsidR="00921ADD" w:rsidRPr="006F14C5" w14:paraId="47D341F2" w14:textId="77777777" w:rsidTr="00CC6DB7">
        <w:trPr>
          <w:cantSplit/>
        </w:trPr>
        <w:tc>
          <w:tcPr>
            <w:tcW w:w="8334" w:type="dxa"/>
            <w:shd w:val="clear" w:color="auto" w:fill="F3F4F6"/>
            <w:tcMar>
              <w:top w:w="80" w:type="dxa"/>
              <w:left w:w="120" w:type="dxa"/>
              <w:bottom w:w="80" w:type="dxa"/>
              <w:right w:w="120" w:type="dxa"/>
            </w:tcMar>
          </w:tcPr>
          <w:p w14:paraId="2FDCE1E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substituição de aço carbono por Super Duplex constitui alteração relevante em relação à base de engenharia, suprimentos e fabricação originalmente precificada;</w:t>
            </w:r>
          </w:p>
        </w:tc>
      </w:tr>
      <w:tr w:rsidR="00921ADD" w:rsidRPr="006F14C5" w14:paraId="1FC2FFF4" w14:textId="77777777" w:rsidTr="00CC6DB7">
        <w:trPr>
          <w:cantSplit/>
        </w:trPr>
        <w:tc>
          <w:tcPr>
            <w:tcW w:w="8334" w:type="dxa"/>
            <w:shd w:val="clear" w:color="auto" w:fill="F3F4F6"/>
            <w:tcMar>
              <w:top w:w="80" w:type="dxa"/>
              <w:left w:w="120" w:type="dxa"/>
              <w:bottom w:w="80" w:type="dxa"/>
              <w:right w:w="120" w:type="dxa"/>
            </w:tcMar>
          </w:tcPr>
          <w:p w14:paraId="0E95B16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os efeitos em prazo e custo são consequências decorrentes da alteração aprovada, devendo ser avaliados de forma integrada e não isoladamente.</w:t>
            </w:r>
          </w:p>
        </w:tc>
      </w:tr>
      <w:tr w:rsidR="00921ADD" w:rsidRPr="006F14C5" w14:paraId="75D08005" w14:textId="77777777" w:rsidTr="00CC6DB7">
        <w:trPr>
          <w:cantSplit/>
        </w:trPr>
        <w:tc>
          <w:tcPr>
            <w:tcW w:w="8334" w:type="dxa"/>
            <w:shd w:val="clear" w:color="auto" w:fill="F3F4F6"/>
            <w:tcMar>
              <w:top w:w="80" w:type="dxa"/>
              <w:left w:w="120" w:type="dxa"/>
              <w:bottom w:w="80" w:type="dxa"/>
              <w:right w:w="120" w:type="dxa"/>
            </w:tcMar>
          </w:tcPr>
          <w:p w14:paraId="16E1F714"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Estaleiro permanece comprometido com a execução do módulo de compressão e com a busca de soluções que reduzam os impactos ao projeto. Entretanto, o compromisso de mitigação não deve ser interpretado como renúncia aos direitos de prazo e ressarcimento decorrentes de alterações promovidas pelo Cliente.</w:t>
            </w:r>
          </w:p>
        </w:tc>
      </w:tr>
      <w:tr w:rsidR="00921ADD" w:rsidRPr="006F14C5" w14:paraId="695EEA86" w14:textId="77777777" w:rsidTr="00CC6DB7">
        <w:trPr>
          <w:cantSplit/>
        </w:trPr>
        <w:tc>
          <w:tcPr>
            <w:tcW w:w="8334" w:type="dxa"/>
            <w:shd w:val="clear" w:color="auto" w:fill="F3F4F6"/>
            <w:tcMar>
              <w:top w:w="80" w:type="dxa"/>
              <w:left w:w="120" w:type="dxa"/>
              <w:bottom w:w="80" w:type="dxa"/>
              <w:right w:w="120" w:type="dxa"/>
            </w:tcMar>
          </w:tcPr>
          <w:p w14:paraId="5ACC4423" w14:textId="77777777" w:rsidR="00921ADD" w:rsidRPr="006F14C5" w:rsidRDefault="007023C5" w:rsidP="007F5AE4">
            <w:pPr>
              <w:pStyle w:val="SemEspaamento"/>
              <w:spacing w:after="20" w:line="204" w:lineRule="exact"/>
              <w:rPr>
                <w:b/>
                <w:bCs/>
                <w:sz w:val="18"/>
                <w:szCs w:val="24"/>
                <w:lang w:val="pt-BR"/>
              </w:rPr>
            </w:pPr>
            <w:r>
              <w:rPr>
                <w:rFonts w:eastAsia="DejaVu Serif"/>
                <w:b/>
                <w:bCs/>
                <w:sz w:val="18"/>
                <w:szCs w:val="24"/>
                <w:lang w:val="pt-BR"/>
              </w:rPr>
              <w:t>1.2 Fatos geradores</w:t>
            </w:r>
          </w:p>
        </w:tc>
      </w:tr>
      <w:tr w:rsidR="00921ADD" w:rsidRPr="006F14C5" w14:paraId="403F72A2" w14:textId="77777777" w:rsidTr="00CC6DB7">
        <w:trPr>
          <w:cantSplit/>
        </w:trPr>
        <w:tc>
          <w:tcPr>
            <w:tcW w:w="8334" w:type="dxa"/>
            <w:shd w:val="clear" w:color="auto" w:fill="F3F4F6"/>
            <w:tcMar>
              <w:top w:w="80" w:type="dxa"/>
              <w:left w:w="120" w:type="dxa"/>
              <w:bottom w:w="80" w:type="dxa"/>
              <w:right w:w="120" w:type="dxa"/>
            </w:tcMar>
          </w:tcPr>
          <w:p w14:paraId="79580186"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4F19D419" w14:textId="77777777" w:rsidTr="00CC6DB7">
        <w:trPr>
          <w:cantSplit/>
        </w:trPr>
        <w:tc>
          <w:tcPr>
            <w:tcW w:w="8334" w:type="dxa"/>
            <w:shd w:val="clear" w:color="auto" w:fill="F3F4F6"/>
            <w:tcMar>
              <w:top w:w="80" w:type="dxa"/>
              <w:left w:w="120" w:type="dxa"/>
              <w:bottom w:w="80" w:type="dxa"/>
              <w:right w:w="120" w:type="dxa"/>
            </w:tcMar>
          </w:tcPr>
          <w:p w14:paraId="5D1D7B8E" w14:textId="77777777" w:rsidR="00921ADD" w:rsidRPr="006F14C5" w:rsidRDefault="007023C5" w:rsidP="00C36CDA">
            <w:pPr>
              <w:pStyle w:val="SemEspaamento"/>
              <w:spacing w:after="20" w:line="204" w:lineRule="exact"/>
              <w:rPr>
                <w:rFonts w:eastAsia="MS Mincho"/>
                <w:sz w:val="18"/>
                <w:szCs w:val="24"/>
                <w:lang w:val="pt-BR"/>
              </w:rPr>
            </w:pPr>
            <w:r>
              <w:rPr>
                <w:rFonts w:eastAsia="DejaVu Serif"/>
                <w:b/>
                <w:bCs/>
                <w:sz w:val="18"/>
                <w:szCs w:val="24"/>
                <w:lang w:val="pt-BR"/>
              </w:rPr>
              <w:t xml:space="preserve">1.3 Dados fornecidos</w:t>
            </w:r>
          </w:p>
        </w:tc>
      </w:tr>
      <w:tr w:rsidR="00921ADD" w:rsidRPr="006F14C5" w14:paraId="3DC6F019" w14:textId="77777777" w:rsidTr="00CC6DB7">
        <w:trPr>
          <w:cantSplit/>
        </w:trPr>
        <w:tc>
          <w:tcPr>
            <w:tcW w:w="8334" w:type="dxa"/>
            <w:shd w:val="clear" w:color="auto" w:fill="F3F4F6"/>
            <w:tcMar>
              <w:top w:w="80" w:type="dxa"/>
              <w:left w:w="120" w:type="dxa"/>
              <w:bottom w:w="80" w:type="dxa"/>
              <w:right w:w="120" w:type="dxa"/>
            </w:tcMar>
          </w:tcPr>
          <w:p w14:paraId="2CEA90E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O contrato EPC possui valor de referência de R$ 450 milhões.</w:t>
            </w:r>
          </w:p>
        </w:tc>
      </w:tr>
      <w:tr w:rsidR="00921ADD" w:rsidRPr="006F14C5" w14:paraId="582C8BC4" w14:textId="77777777" w:rsidTr="00CC6DB7">
        <w:trPr>
          <w:cantSplit/>
        </w:trPr>
        <w:tc>
          <w:tcPr>
            <w:tcW w:w="8334" w:type="dxa"/>
            <w:shd w:val="clear" w:color="auto" w:fill="F3F4F6"/>
            <w:tcMar>
              <w:top w:w="80" w:type="dxa"/>
              <w:left w:w="120" w:type="dxa"/>
              <w:bottom w:w="80" w:type="dxa"/>
              <w:right w:w="120" w:type="dxa"/>
            </w:tcMar>
          </w:tcPr>
          <w:p w14:paraId="13F5CFA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Estaleiro executa a construção de um módulo de compressão para FPSO.</w:t>
            </w:r>
          </w:p>
        </w:tc>
      </w:tr>
      <w:tr w:rsidR="00921ADD" w:rsidRPr="006F14C5" w14:paraId="124ABA76" w14:textId="77777777" w:rsidTr="00CC6DB7">
        <w:trPr>
          <w:cantSplit/>
        </w:trPr>
        <w:tc>
          <w:tcPr>
            <w:tcW w:w="8334" w:type="dxa"/>
            <w:shd w:val="clear" w:color="auto" w:fill="F3F4F6"/>
            <w:tcMar>
              <w:top w:w="80" w:type="dxa"/>
              <w:left w:w="120" w:type="dxa"/>
              <w:bottom w:w="80" w:type="dxa"/>
              <w:right w:w="120" w:type="dxa"/>
            </w:tcMar>
          </w:tcPr>
          <w:p w14:paraId="3FFAC45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O Cliente emitiu três Change Orders nos últimos 60 dias.</w:t>
            </w:r>
          </w:p>
        </w:tc>
      </w:tr>
      <w:tr w:rsidR="00921ADD" w:rsidRPr="006F14C5" w14:paraId="47CFCD12" w14:textId="77777777" w:rsidTr="00CC6DB7">
        <w:trPr>
          <w:cantSplit/>
        </w:trPr>
        <w:tc>
          <w:tcPr>
            <w:tcW w:w="8334" w:type="dxa"/>
            <w:shd w:val="clear" w:color="auto" w:fill="F3F4F6"/>
            <w:tcMar>
              <w:top w:w="80" w:type="dxa"/>
              <w:left w:w="120" w:type="dxa"/>
              <w:bottom w:w="80" w:type="dxa"/>
              <w:right w:w="120" w:type="dxa"/>
            </w:tcMar>
          </w:tcPr>
          <w:p w14:paraId="57E0029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As Change Orders determinaram a substituição de aço carbono por Super Duplex.</w:t>
            </w:r>
          </w:p>
        </w:tc>
      </w:tr>
      <w:tr w:rsidR="00921ADD" w:rsidRPr="006F14C5" w14:paraId="7B9D47D7" w14:textId="77777777" w:rsidTr="00CC6DB7">
        <w:trPr>
          <w:cantSplit/>
        </w:trPr>
        <w:tc>
          <w:tcPr>
            <w:tcW w:w="8334" w:type="dxa"/>
            <w:shd w:val="clear" w:color="auto" w:fill="F3F4F6"/>
            <w:tcMar>
              <w:top w:w="80" w:type="dxa"/>
              <w:left w:w="120" w:type="dxa"/>
              <w:bottom w:w="80" w:type="dxa"/>
              <w:right w:w="120" w:type="dxa"/>
            </w:tcMar>
          </w:tcPr>
          <w:p w14:paraId="09FAF53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mudança decorreu de revisão na especificação do gás do reservatório.</w:t>
            </w:r>
          </w:p>
        </w:tc>
      </w:tr>
      <w:tr w:rsidR="00921ADD" w:rsidRPr="006F14C5" w14:paraId="56D772C5" w14:textId="77777777" w:rsidTr="00CC6DB7">
        <w:trPr>
          <w:cantSplit/>
        </w:trPr>
        <w:tc>
          <w:tcPr>
            <w:tcW w:w="8334" w:type="dxa"/>
            <w:shd w:val="clear" w:color="auto" w:fill="F3F4F6"/>
            <w:tcMar>
              <w:top w:w="80" w:type="dxa"/>
              <w:left w:w="120" w:type="dxa"/>
              <w:bottom w:w="80" w:type="dxa"/>
              <w:right w:w="120" w:type="dxa"/>
            </w:tcMar>
          </w:tcPr>
          <w:p w14:paraId="5BDA0AA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Cliente aprovou tecnicamente a mudança.</w:t>
            </w:r>
          </w:p>
        </w:tc>
      </w:tr>
      <w:tr w:rsidR="00921ADD" w:rsidRPr="006F14C5" w14:paraId="139F21E8" w14:textId="77777777" w:rsidTr="00CC6DB7">
        <w:trPr>
          <w:cantSplit/>
        </w:trPr>
        <w:tc>
          <w:tcPr>
            <w:tcW w:w="8334" w:type="dxa"/>
            <w:shd w:val="clear" w:color="auto" w:fill="F3F4F6"/>
            <w:tcMar>
              <w:top w:w="80" w:type="dxa"/>
              <w:left w:w="120" w:type="dxa"/>
              <w:bottom w:w="80" w:type="dxa"/>
              <w:right w:w="120" w:type="dxa"/>
            </w:tcMar>
          </w:tcPr>
          <w:p w14:paraId="225AE20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impacto financeiro e de cronograma ainda não foi formalmente reconhecido.</w:t>
            </w:r>
          </w:p>
        </w:tc>
      </w:tr>
      <w:tr w:rsidR="00921ADD" w:rsidRPr="006F14C5" w14:paraId="0D177D58" w14:textId="77777777" w:rsidTr="00CC6DB7">
        <w:trPr>
          <w:cantSplit/>
        </w:trPr>
        <w:tc>
          <w:tcPr>
            <w:tcW w:w="8334" w:type="dxa"/>
            <w:shd w:val="clear" w:color="auto" w:fill="F3F4F6"/>
            <w:tcMar>
              <w:top w:w="80" w:type="dxa"/>
              <w:left w:w="120" w:type="dxa"/>
              <w:bottom w:w="80" w:type="dxa"/>
              <w:right w:w="120" w:type="dxa"/>
            </w:tcMar>
          </w:tcPr>
          <w:p w14:paraId="5AE48D8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alteração gerou maior custo de materiais, maior lead time de aquisição e necessidade de qualificação de novos soldadores.</w:t>
            </w:r>
          </w:p>
        </w:tc>
      </w:tr>
      <w:tr w:rsidR="00921ADD" w:rsidRPr="006F14C5" w14:paraId="2F6CC682" w14:textId="77777777" w:rsidTr="00CC6DB7">
        <w:trPr>
          <w:cantSplit/>
        </w:trPr>
        <w:tc>
          <w:tcPr>
            <w:tcW w:w="8334" w:type="dxa"/>
            <w:shd w:val="clear" w:color="auto" w:fill="F3F4F6"/>
            <w:tcMar>
              <w:top w:w="80" w:type="dxa"/>
              <w:left w:w="120" w:type="dxa"/>
              <w:bottom w:w="80" w:type="dxa"/>
              <w:right w:w="120" w:type="dxa"/>
            </w:tcMar>
          </w:tcPr>
          <w:p w14:paraId="59305D01"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02AF06A4" w14:textId="77777777" w:rsidTr="00CC6DB7">
        <w:trPr>
          <w:cantSplit/>
        </w:trPr>
        <w:tc>
          <w:tcPr>
            <w:tcW w:w="8334" w:type="dxa"/>
            <w:shd w:val="clear" w:color="auto" w:fill="F3F4F6"/>
            <w:tcMar>
              <w:top w:w="80" w:type="dxa"/>
              <w:left w:w="120" w:type="dxa"/>
              <w:bottom w:w="80" w:type="dxa"/>
              <w:right w:w="120" w:type="dxa"/>
            </w:tcMar>
          </w:tcPr>
          <w:p w14:paraId="7B08263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1.4 Premissas adotadas</w:t>
            </w:r>
          </w:p>
        </w:tc>
      </w:tr>
      <w:tr w:rsidR="00921ADD" w:rsidRPr="006F14C5" w14:paraId="4EFD14BD" w14:textId="77777777" w:rsidTr="00CC6DB7">
        <w:trPr>
          <w:cantSplit/>
        </w:trPr>
        <w:tc>
          <w:tcPr>
            <w:tcW w:w="8334" w:type="dxa"/>
            <w:shd w:val="clear" w:color="auto" w:fill="F3F4F6"/>
            <w:tcMar>
              <w:top w:w="80" w:type="dxa"/>
              <w:left w:w="120" w:type="dxa"/>
              <w:bottom w:w="80" w:type="dxa"/>
              <w:right w:w="120" w:type="dxa"/>
            </w:tcMar>
          </w:tcPr>
          <w:p w14:paraId="0F9E8265"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A linha de base contratual original considerava tubulações em aço carbono, inclusive para fins de custo, prazo, engenharia, procedimentos de soldagem e planejamento de fabricação.</w:t>
            </w:r>
          </w:p>
        </w:tc>
      </w:tr>
      <w:tr w:rsidR="00921ADD" w:rsidRPr="006F14C5" w14:paraId="60C4B143" w14:textId="77777777" w:rsidTr="00CC6DB7">
        <w:trPr>
          <w:cantSplit/>
        </w:trPr>
        <w:tc>
          <w:tcPr>
            <w:tcW w:w="8334" w:type="dxa"/>
            <w:shd w:val="clear" w:color="auto" w:fill="F3F4F6"/>
            <w:tcMar>
              <w:top w:w="80" w:type="dxa"/>
              <w:left w:w="120" w:type="dxa"/>
              <w:bottom w:w="80" w:type="dxa"/>
              <w:right w:w="120" w:type="dxa"/>
            </w:tcMar>
          </w:tcPr>
          <w:p w14:paraId="5E118268"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 xml:space="preserve">As Change Orders foram emitidas após a aprovação ou congelamento da base de engenharia originalmente utilizada pelo Estaleiro.</w:t>
            </w:r>
          </w:p>
        </w:tc>
      </w:tr>
      <w:tr w:rsidR="00921ADD" w:rsidRPr="006F14C5" w14:paraId="1A274E90" w14:textId="77777777" w:rsidTr="00CC6DB7">
        <w:trPr>
          <w:cantSplit/>
        </w:trPr>
        <w:tc>
          <w:tcPr>
            <w:tcW w:w="8334" w:type="dxa"/>
            <w:shd w:val="clear" w:color="auto" w:fill="F3F4F6"/>
            <w:tcMar>
              <w:top w:w="80" w:type="dxa"/>
              <w:left w:w="120" w:type="dxa"/>
              <w:bottom w:w="80" w:type="dxa"/>
              <w:right w:w="120" w:type="dxa"/>
            </w:tcMar>
          </w:tcPr>
          <w:p w14:paraId="74D13D3D"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A substituição por Super Duplex exige controles específicos de fabricação, rastreabilidade, soldagem, inspeção e qualificação compatíveis com a natureza do material.</w:t>
            </w:r>
          </w:p>
        </w:tc>
      </w:tr>
      <w:tr w:rsidR="00921ADD" w:rsidRPr="006F14C5" w14:paraId="509A7204" w14:textId="77777777" w:rsidTr="00CC6DB7">
        <w:trPr>
          <w:cantSplit/>
        </w:trPr>
        <w:tc>
          <w:tcPr>
            <w:tcW w:w="8334" w:type="dxa"/>
            <w:shd w:val="clear" w:color="auto" w:fill="F3F4F6"/>
            <w:tcMar>
              <w:top w:w="80" w:type="dxa"/>
              <w:left w:w="120" w:type="dxa"/>
              <w:bottom w:w="80" w:type="dxa"/>
              <w:right w:w="120" w:type="dxa"/>
            </w:tcMar>
          </w:tcPr>
          <w:p w14:paraId="70FDB876"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Os materiais especiais possuem cadeia de fornecimento distinta da cadeia originalmente prevista para aço carbono.</w:t>
            </w:r>
          </w:p>
        </w:tc>
      </w:tr>
      <w:tr w:rsidR="00921ADD" w:rsidRPr="006F14C5" w14:paraId="4A0A6879" w14:textId="77777777" w:rsidTr="00CC6DB7">
        <w:trPr>
          <w:cantSplit/>
        </w:trPr>
        <w:tc>
          <w:tcPr>
            <w:tcW w:w="8334" w:type="dxa"/>
            <w:shd w:val="clear" w:color="auto" w:fill="F3F4F6"/>
            <w:tcMar>
              <w:top w:w="80" w:type="dxa"/>
              <w:left w:w="120" w:type="dxa"/>
              <w:bottom w:w="80" w:type="dxa"/>
              <w:right w:w="120" w:type="dxa"/>
            </w:tcMar>
          </w:tcPr>
          <w:p w14:paraId="5014D3B3"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A alteração afeta atividades interdependentes e não apenas a compra direta de tubos e conexões.</w:t>
            </w:r>
          </w:p>
        </w:tc>
      </w:tr>
      <w:tr w:rsidR="00921ADD" w:rsidRPr="006F14C5" w14:paraId="76210C1C" w14:textId="77777777" w:rsidTr="00CC6DB7">
        <w:trPr>
          <w:cantSplit/>
        </w:trPr>
        <w:tc>
          <w:tcPr>
            <w:tcW w:w="8334" w:type="dxa"/>
            <w:shd w:val="clear" w:color="auto" w:fill="F3F4F6"/>
            <w:tcMar>
              <w:top w:w="80" w:type="dxa"/>
              <w:left w:w="120" w:type="dxa"/>
              <w:bottom w:w="80" w:type="dxa"/>
              <w:right w:w="120" w:type="dxa"/>
            </w:tcMar>
          </w:tcPr>
          <w:p w14:paraId="0C56B9C2"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1408737E" w14:textId="77777777" w:rsidTr="00CC6DB7">
        <w:trPr>
          <w:cantSplit/>
        </w:trPr>
        <w:tc>
          <w:tcPr>
            <w:tcW w:w="8334" w:type="dxa"/>
            <w:shd w:val="clear" w:color="auto" w:fill="F3F4F6"/>
            <w:tcMar>
              <w:top w:w="80" w:type="dxa"/>
              <w:left w:w="120" w:type="dxa"/>
              <w:bottom w:w="80" w:type="dxa"/>
              <w:right w:w="120" w:type="dxa"/>
            </w:tcMar>
          </w:tcPr>
          <w:p w14:paraId="6CDA76B2"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1.5 Dados ausentes que podem alterar a quantificação final do pleito</w:t>
            </w:r>
          </w:p>
        </w:tc>
      </w:tr>
      <w:tr w:rsidR="00921ADD" w:rsidRPr="006F14C5" w14:paraId="6AE34D29" w14:textId="77777777" w:rsidTr="00CC6DB7">
        <w:trPr>
          <w:cantSplit/>
        </w:trPr>
        <w:tc>
          <w:tcPr>
            <w:tcW w:w="8334" w:type="dxa"/>
            <w:shd w:val="clear" w:color="auto" w:fill="F3F4F6"/>
            <w:tcMar>
              <w:top w:w="80" w:type="dxa"/>
              <w:left w:w="120" w:type="dxa"/>
              <w:bottom w:w="80" w:type="dxa"/>
              <w:right w:w="120" w:type="dxa"/>
            </w:tcMar>
          </w:tcPr>
          <w:p w14:paraId="234360BF"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quantificação definitiva de prazo e custo dependerá da consolidação dos seguintes documentos e evidências:</w:t>
            </w:r>
          </w:p>
        </w:tc>
      </w:tr>
      <w:tr w:rsidR="00921ADD" w:rsidRPr="006F14C5" w14:paraId="7532D517" w14:textId="77777777" w:rsidTr="00CC6DB7">
        <w:trPr>
          <w:cantSplit/>
        </w:trPr>
        <w:tc>
          <w:tcPr>
            <w:tcW w:w="8334" w:type="dxa"/>
            <w:shd w:val="clear" w:color="auto" w:fill="F3F4F6"/>
            <w:tcMar>
              <w:top w:w="80" w:type="dxa"/>
              <w:left w:w="120" w:type="dxa"/>
              <w:bottom w:w="80" w:type="dxa"/>
              <w:right w:w="120" w:type="dxa"/>
            </w:tcMar>
          </w:tcPr>
          <w:p w14:paraId="2D140C9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texto integral das Change Orders 01, 02 e 03;</w:t>
            </w:r>
          </w:p>
        </w:tc>
      </w:tr>
      <w:tr w:rsidR="00921ADD" w:rsidRPr="006F14C5" w14:paraId="54357488" w14:textId="77777777" w:rsidTr="00CC6DB7">
        <w:trPr>
          <w:cantSplit/>
        </w:trPr>
        <w:tc>
          <w:tcPr>
            <w:tcW w:w="8334" w:type="dxa"/>
            <w:shd w:val="clear" w:color="auto" w:fill="F3F4F6"/>
            <w:tcMar>
              <w:top w:w="80" w:type="dxa"/>
              <w:left w:w="120" w:type="dxa"/>
              <w:bottom w:w="80" w:type="dxa"/>
              <w:right w:w="120" w:type="dxa"/>
            </w:tcMar>
          </w:tcPr>
          <w:p w14:paraId="3A25B8F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cláusulas contratuais aplicáveis a variação de escopo, notificações, EOT, custos, reequilíbrio e resolução de controvérsias;</w:t>
            </w:r>
          </w:p>
        </w:tc>
      </w:tr>
      <w:tr w:rsidR="00921ADD" w:rsidRPr="006F14C5" w14:paraId="063BDD6A" w14:textId="77777777" w:rsidTr="00CC6DB7">
        <w:trPr>
          <w:cantSplit/>
        </w:trPr>
        <w:tc>
          <w:tcPr>
            <w:tcW w:w="8334" w:type="dxa"/>
            <w:shd w:val="clear" w:color="auto" w:fill="F3F4F6"/>
            <w:tcMar>
              <w:top w:w="80" w:type="dxa"/>
              <w:left w:w="120" w:type="dxa"/>
              <w:bottom w:w="80" w:type="dxa"/>
              <w:right w:w="120" w:type="dxa"/>
            </w:tcMar>
          </w:tcPr>
          <w:p w14:paraId="21C463F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cronograma contratual aprovado e atualização mais recente;</w:t>
            </w:r>
          </w:p>
        </w:tc>
      </w:tr>
      <w:tr w:rsidR="00921ADD" w:rsidRPr="006F14C5" w14:paraId="2E210C9B" w14:textId="77777777" w:rsidTr="00CC6DB7">
        <w:trPr>
          <w:cantSplit/>
        </w:trPr>
        <w:tc>
          <w:tcPr>
            <w:tcW w:w="8334" w:type="dxa"/>
            <w:shd w:val="clear" w:color="auto" w:fill="F3F4F6"/>
            <w:tcMar>
              <w:top w:w="80" w:type="dxa"/>
              <w:left w:w="120" w:type="dxa"/>
              <w:bottom w:w="80" w:type="dxa"/>
              <w:right w:w="120" w:type="dxa"/>
            </w:tcMar>
          </w:tcPr>
          <w:p w14:paraId="41A9E77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identificação precisa dos sistemas, linhas, diâmetros, espessuras e quantitativos afetados;</w:t>
            </w:r>
          </w:p>
        </w:tc>
      </w:tr>
      <w:tr w:rsidR="00921ADD" w:rsidRPr="006F14C5" w14:paraId="6316DD6F" w14:textId="77777777" w:rsidTr="00CC6DB7">
        <w:trPr>
          <w:cantSplit/>
        </w:trPr>
        <w:tc>
          <w:tcPr>
            <w:tcW w:w="8334" w:type="dxa"/>
            <w:shd w:val="clear" w:color="auto" w:fill="F3F4F6"/>
            <w:tcMar>
              <w:top w:w="80" w:type="dxa"/>
              <w:left w:w="120" w:type="dxa"/>
              <w:bottom w:w="80" w:type="dxa"/>
              <w:right w:w="120" w:type="dxa"/>
            </w:tcMar>
          </w:tcPr>
          <w:p w14:paraId="44ED6A6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lista de materiais original e lista de materiais revisada;</w:t>
            </w:r>
          </w:p>
        </w:tc>
      </w:tr>
      <w:tr w:rsidR="00921ADD" w:rsidRPr="006F14C5" w14:paraId="67CBFCBA" w14:textId="77777777" w:rsidTr="00CC6DB7">
        <w:trPr>
          <w:cantSplit/>
        </w:trPr>
        <w:tc>
          <w:tcPr>
            <w:tcW w:w="8334" w:type="dxa"/>
            <w:shd w:val="clear" w:color="auto" w:fill="F3F4F6"/>
            <w:tcMar>
              <w:top w:w="80" w:type="dxa"/>
              <w:left w:w="120" w:type="dxa"/>
              <w:bottom w:w="80" w:type="dxa"/>
              <w:right w:w="120" w:type="dxa"/>
            </w:tcMar>
          </w:tcPr>
          <w:p w14:paraId="7F39CF2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prazos de entrega originais e atualizados de tubos, conexões, válvulas, flanges e consumíveis;</w:t>
            </w:r>
          </w:p>
        </w:tc>
      </w:tr>
      <w:tr w:rsidR="00921ADD" w:rsidRPr="006F14C5" w14:paraId="249D7043" w14:textId="77777777" w:rsidTr="00CC6DB7">
        <w:trPr>
          <w:cantSplit/>
        </w:trPr>
        <w:tc>
          <w:tcPr>
            <w:tcW w:w="8334" w:type="dxa"/>
            <w:shd w:val="clear" w:color="auto" w:fill="F3F4F6"/>
            <w:tcMar>
              <w:top w:w="80" w:type="dxa"/>
              <w:left w:w="120" w:type="dxa"/>
              <w:bottom w:w="80" w:type="dxa"/>
              <w:right w:w="120" w:type="dxa"/>
            </w:tcMar>
          </w:tcPr>
          <w:p w14:paraId="17AB606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registros de cotações, propostas, requisições de compra e pedidos emitidos;</w:t>
            </w:r>
          </w:p>
        </w:tc>
      </w:tr>
      <w:tr w:rsidR="00921ADD" w:rsidRPr="006F14C5" w14:paraId="5F9B67A5" w14:textId="77777777" w:rsidTr="00CC6DB7">
        <w:trPr>
          <w:cantSplit/>
        </w:trPr>
        <w:tc>
          <w:tcPr>
            <w:tcW w:w="8334" w:type="dxa"/>
            <w:shd w:val="clear" w:color="auto" w:fill="F3F4F6"/>
            <w:tcMar>
              <w:top w:w="80" w:type="dxa"/>
              <w:left w:w="120" w:type="dxa"/>
              <w:bottom w:w="80" w:type="dxa"/>
              <w:right w:w="120" w:type="dxa"/>
            </w:tcMar>
          </w:tcPr>
          <w:p w14:paraId="46E879F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procedimentos de soldagem originalmente aprovados e procedimentos revisados;</w:t>
            </w:r>
          </w:p>
        </w:tc>
      </w:tr>
      <w:tr w:rsidR="00921ADD" w:rsidRPr="006F14C5" w14:paraId="34106988" w14:textId="77777777" w:rsidTr="00CC6DB7">
        <w:trPr>
          <w:cantSplit/>
        </w:trPr>
        <w:tc>
          <w:tcPr>
            <w:tcW w:w="8334" w:type="dxa"/>
            <w:shd w:val="clear" w:color="auto" w:fill="F3F4F6"/>
            <w:tcMar>
              <w:top w:w="80" w:type="dxa"/>
              <w:left w:w="120" w:type="dxa"/>
              <w:bottom w:w="80" w:type="dxa"/>
              <w:right w:w="120" w:type="dxa"/>
            </w:tcMar>
          </w:tcPr>
          <w:p w14:paraId="67E415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necessidade de qualificação ou requalificação de WPS, PQR e soldadores;</w:t>
            </w:r>
          </w:p>
        </w:tc>
      </w:tr>
      <w:tr w:rsidR="00921ADD" w:rsidRPr="006F14C5" w14:paraId="38F37256" w14:textId="77777777" w:rsidTr="00CC6DB7">
        <w:trPr>
          <w:cantSplit/>
        </w:trPr>
        <w:tc>
          <w:tcPr>
            <w:tcW w:w="8334" w:type="dxa"/>
            <w:shd w:val="clear" w:color="auto" w:fill="F3F4F6"/>
            <w:tcMar>
              <w:top w:w="80" w:type="dxa"/>
              <w:left w:w="120" w:type="dxa"/>
              <w:bottom w:w="80" w:type="dxa"/>
              <w:right w:w="120" w:type="dxa"/>
            </w:tcMar>
          </w:tcPr>
          <w:p w14:paraId="74AD571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capacidade disponível de soldadores qualificados, inspetores, equipamentos e fornecedores;</w:t>
            </w:r>
          </w:p>
        </w:tc>
      </w:tr>
      <w:tr w:rsidR="00921ADD" w:rsidRPr="006F14C5" w14:paraId="46501C18" w14:textId="77777777" w:rsidTr="00CC6DB7">
        <w:trPr>
          <w:cantSplit/>
        </w:trPr>
        <w:tc>
          <w:tcPr>
            <w:tcW w:w="8334" w:type="dxa"/>
            <w:shd w:val="clear" w:color="auto" w:fill="F3F4F6"/>
            <w:tcMar>
              <w:top w:w="80" w:type="dxa"/>
              <w:left w:w="120" w:type="dxa"/>
              <w:bottom w:w="80" w:type="dxa"/>
              <w:right w:w="120" w:type="dxa"/>
            </w:tcMar>
          </w:tcPr>
          <w:p w14:paraId="6E762AA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registros de produtividade previstos e produtividade esperada para fabricação em Super Duplex;</w:t>
            </w:r>
          </w:p>
        </w:tc>
      </w:tr>
      <w:tr w:rsidR="00921ADD" w:rsidRPr="006F14C5" w14:paraId="1DA8307D" w14:textId="77777777" w:rsidTr="00CC6DB7">
        <w:trPr>
          <w:cantSplit/>
        </w:trPr>
        <w:tc>
          <w:tcPr>
            <w:tcW w:w="8334" w:type="dxa"/>
            <w:shd w:val="clear" w:color="auto" w:fill="F3F4F6"/>
            <w:tcMar>
              <w:top w:w="80" w:type="dxa"/>
              <w:left w:w="120" w:type="dxa"/>
              <w:bottom w:w="80" w:type="dxa"/>
              <w:right w:w="120" w:type="dxa"/>
            </w:tcMar>
          </w:tcPr>
          <w:p w14:paraId="0A52984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sequência construtiva afetada e interface com montagem, testes, comissionamento e entrega do módulo.</w:t>
            </w:r>
          </w:p>
        </w:tc>
      </w:tr>
      <w:tr w:rsidR="00921ADD" w:rsidRPr="006F14C5" w14:paraId="647CBB5C" w14:textId="77777777" w:rsidTr="00CC6DB7">
        <w:trPr>
          <w:cantSplit/>
        </w:trPr>
        <w:tc>
          <w:tcPr>
            <w:tcW w:w="8334" w:type="dxa"/>
            <w:shd w:val="clear" w:color="auto" w:fill="F3F4F6"/>
            <w:tcMar>
              <w:top w:w="80" w:type="dxa"/>
              <w:left w:w="120" w:type="dxa"/>
              <w:bottom w:w="80" w:type="dxa"/>
              <w:right w:w="120" w:type="dxa"/>
            </w:tcMar>
          </w:tcPr>
          <w:p w14:paraId="5858DF56"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6AEDCF3F" w14:textId="77777777" w:rsidTr="00CC6DB7">
        <w:trPr>
          <w:cantSplit/>
        </w:trPr>
        <w:tc>
          <w:tcPr>
            <w:tcW w:w="8334" w:type="dxa"/>
            <w:shd w:val="clear" w:color="auto" w:fill="F3F4F6"/>
            <w:tcMar>
              <w:top w:w="80" w:type="dxa"/>
              <w:left w:w="120" w:type="dxa"/>
              <w:bottom w:w="80" w:type="dxa"/>
              <w:right w:w="120" w:type="dxa"/>
            </w:tcMar>
          </w:tcPr>
          <w:p w14:paraId="202C9F73"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2. Impacto no Cronograma</w:t>
            </w:r>
          </w:p>
        </w:tc>
      </w:tr>
      <w:tr w:rsidR="00921ADD" w:rsidRPr="006F14C5" w14:paraId="3F0092AC" w14:textId="77777777" w:rsidTr="00CC6DB7">
        <w:trPr>
          <w:cantSplit/>
        </w:trPr>
        <w:tc>
          <w:tcPr>
            <w:tcW w:w="8334" w:type="dxa"/>
            <w:shd w:val="clear" w:color="auto" w:fill="F3F4F6"/>
            <w:tcMar>
              <w:top w:w="80" w:type="dxa"/>
              <w:left w:w="120" w:type="dxa"/>
              <w:bottom w:w="80" w:type="dxa"/>
              <w:right w:w="120" w:type="dxa"/>
            </w:tcMar>
          </w:tcPr>
          <w:p w14:paraId="4034A73D"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2.1 Metodologia de análise de atrasos</w:t>
            </w:r>
          </w:p>
        </w:tc>
      </w:tr>
      <w:tr w:rsidR="00921ADD" w:rsidRPr="006F14C5" w14:paraId="0326FA76" w14:textId="77777777" w:rsidTr="00CC6DB7">
        <w:trPr>
          <w:cantSplit/>
        </w:trPr>
        <w:tc>
          <w:tcPr>
            <w:tcW w:w="8334" w:type="dxa"/>
            <w:shd w:val="clear" w:color="auto" w:fill="F3F4F6"/>
            <w:tcMar>
              <w:top w:w="80" w:type="dxa"/>
              <w:left w:w="120" w:type="dxa"/>
              <w:bottom w:w="80" w:type="dxa"/>
              <w:right w:w="120" w:type="dxa"/>
            </w:tcMar>
          </w:tcPr>
          <w:p w14:paraId="14079D3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O Estaleiro realizará e apresentará uma </w:t>
            </w:r>
            <w:r>
              <w:rPr>
                <w:rFonts w:eastAsia="DejaVu Serif"/>
                <w:b/>
                <w:bCs/>
                <w:sz w:val="18"/>
                <w:szCs w:val="24"/>
                <w:lang w:val="pt-BR"/>
              </w:rPr>
              <w:t xml:space="preserve">Análise de Atrasos </w:t>
            </w:r>
            <w:del w:id="10552" w:author="Revisão editorial" w:date="2026-10-25T12:00:00Z">
              <w:r>
                <w:rPr>
                  <w:rFonts w:eastAsia="DejaVu Serif"/>
                  <w:b/>
                  <w:bCs/>
                  <w:sz w:val="18"/>
                  <w:szCs w:val="24"/>
                  <w:lang w:val="pt-BR"/>
                </w:rPr>
                <w:delText xml:space="preserve">— </w:delText>
              </w:r>
            </w:del>
            <w:ins w:id="10553" w:author="Revisão editorial" w:date="2026-10-25T12:00:00Z">
              <w:r>
                <w:rPr>
                  <w:rFonts w:eastAsia="DejaVu Serif"/>
                  <w:b/>
                  <w:bCs/>
                  <w:sz w:val="18"/>
                  <w:szCs w:val="24"/>
                  <w:lang w:val="pt-BR"/>
                </w:rPr>
                <w:t xml:space="preserve">(</w:t>
              </w:r>
            </w:ins>
            <w:r>
              <w:rPr>
                <w:rFonts w:eastAsia="DejaVu Serif"/>
                <w:b/>
                <w:bCs/>
                <w:sz w:val="18"/>
                <w:szCs w:val="24"/>
                <w:lang w:val="pt-BR"/>
              </w:rPr>
              <w:t xml:space="preserve">Delay Analysis</w:t>
            </w:r>
            <w:ins w:id="10554" w:author="Revisão editorial" w:date="2026-10-25T12:00:00Z">
              <w:r>
                <w:rPr>
                  <w:rFonts w:eastAsia="DejaVu Serif"/>
                  <w:b/>
                  <w:bCs/>
                  <w:sz w:val="18"/>
                  <w:szCs w:val="24"/>
                  <w:lang w:val="pt-BR"/>
                </w:rPr>
                <w:t xml:space="preserve">)</w:t>
              </w:r>
            </w:ins>
            <w:r>
              <w:rPr>
                <w:rFonts w:eastAsia="DejaVu Serif"/>
                <w:sz w:val="18"/>
                <w:szCs w:val="24"/>
                <w:lang w:val="pt-BR"/>
              </w:rPr>
              <w:t xml:space="preserve"> estruturada, baseada no cronograma contratual aprovado e nas atualizações de progresso aplicáveis ao período das Change Orders.</w:t>
            </w:r>
          </w:p>
        </w:tc>
      </w:tr>
      <w:tr w:rsidR="00921ADD" w:rsidRPr="006F14C5" w14:paraId="3CA293BD" w14:textId="77777777" w:rsidTr="00CC6DB7">
        <w:trPr>
          <w:cantSplit/>
        </w:trPr>
        <w:tc>
          <w:tcPr>
            <w:tcW w:w="8334" w:type="dxa"/>
            <w:shd w:val="clear" w:color="auto" w:fill="F3F4F6"/>
            <w:tcMar>
              <w:top w:w="80" w:type="dxa"/>
              <w:left w:w="120" w:type="dxa"/>
              <w:bottom w:w="80" w:type="dxa"/>
              <w:right w:w="120" w:type="dxa"/>
            </w:tcMar>
          </w:tcPr>
          <w:p w14:paraId="09632C2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metodologia deverá demonstrar, de forma verificável, a relação entre:</w:t>
            </w:r>
          </w:p>
        </w:tc>
      </w:tr>
      <w:tr w:rsidR="00921ADD" w:rsidRPr="006F14C5" w14:paraId="667DF780" w14:textId="77777777" w:rsidTr="00CC6DB7">
        <w:trPr>
          <w:cantSplit/>
        </w:trPr>
        <w:tc>
          <w:tcPr>
            <w:tcW w:w="8334" w:type="dxa"/>
            <w:shd w:val="clear" w:color="auto" w:fill="F3F4F6"/>
            <w:tcMar>
              <w:top w:w="80" w:type="dxa"/>
              <w:left w:w="120" w:type="dxa"/>
              <w:bottom w:w="80" w:type="dxa"/>
              <w:right w:w="120" w:type="dxa"/>
            </w:tcMar>
          </w:tcPr>
          <w:p w14:paraId="440A9EE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a emissão e aprovação das Change Orders;</w:t>
            </w:r>
          </w:p>
        </w:tc>
      </w:tr>
      <w:tr w:rsidR="00921ADD" w:rsidRPr="006F14C5" w14:paraId="7BA9CA2F" w14:textId="77777777" w:rsidTr="00CC6DB7">
        <w:trPr>
          <w:cantSplit/>
        </w:trPr>
        <w:tc>
          <w:tcPr>
            <w:tcW w:w="8334" w:type="dxa"/>
            <w:shd w:val="clear" w:color="auto" w:fill="F3F4F6"/>
            <w:tcMar>
              <w:top w:w="80" w:type="dxa"/>
              <w:left w:w="120" w:type="dxa"/>
              <w:bottom w:w="80" w:type="dxa"/>
              <w:right w:w="120" w:type="dxa"/>
            </w:tcMar>
          </w:tcPr>
          <w:p w14:paraId="098CDA9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alteração de especificação de materiais;</w:t>
            </w:r>
          </w:p>
        </w:tc>
      </w:tr>
      <w:tr w:rsidR="00921ADD" w:rsidRPr="006F14C5" w14:paraId="11A7233C" w14:textId="77777777" w:rsidTr="00CC6DB7">
        <w:trPr>
          <w:cantSplit/>
        </w:trPr>
        <w:tc>
          <w:tcPr>
            <w:tcW w:w="8334" w:type="dxa"/>
            <w:shd w:val="clear" w:color="auto" w:fill="F3F4F6"/>
            <w:tcMar>
              <w:top w:w="80" w:type="dxa"/>
              <w:left w:w="120" w:type="dxa"/>
              <w:bottom w:w="80" w:type="dxa"/>
              <w:right w:w="120" w:type="dxa"/>
            </w:tcMar>
          </w:tcPr>
          <w:p w14:paraId="3BBE614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necessidade de revisão de engenharia, suprimentos e fabricação;</w:t>
            </w:r>
          </w:p>
        </w:tc>
      </w:tr>
      <w:tr w:rsidR="00921ADD" w:rsidRPr="006F14C5" w14:paraId="0A5E1F70" w14:textId="77777777" w:rsidTr="00CC6DB7">
        <w:trPr>
          <w:cantSplit/>
        </w:trPr>
        <w:tc>
          <w:tcPr>
            <w:tcW w:w="8334" w:type="dxa"/>
            <w:shd w:val="clear" w:color="auto" w:fill="F3F4F6"/>
            <w:tcMar>
              <w:top w:w="80" w:type="dxa"/>
              <w:left w:w="120" w:type="dxa"/>
              <w:bottom w:w="80" w:type="dxa"/>
              <w:right w:w="120" w:type="dxa"/>
            </w:tcMar>
          </w:tcPr>
          <w:p w14:paraId="53FF75F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impacto sobre atividades sucessoras;</w:t>
            </w:r>
          </w:p>
        </w:tc>
      </w:tr>
      <w:tr w:rsidR="00921ADD" w:rsidRPr="006F14C5" w14:paraId="18E04A14" w14:textId="77777777" w:rsidTr="00CC6DB7">
        <w:trPr>
          <w:cantSplit/>
        </w:trPr>
        <w:tc>
          <w:tcPr>
            <w:tcW w:w="8334" w:type="dxa"/>
            <w:shd w:val="clear" w:color="auto" w:fill="F3F4F6"/>
            <w:tcMar>
              <w:top w:w="80" w:type="dxa"/>
              <w:left w:w="120" w:type="dxa"/>
              <w:bottom w:w="80" w:type="dxa"/>
              <w:right w:w="120" w:type="dxa"/>
            </w:tcMar>
          </w:tcPr>
          <w:p w14:paraId="57E8CBD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afetação do Caminho Crítico do projeto;</w:t>
            </w:r>
          </w:p>
        </w:tc>
      </w:tr>
      <w:tr w:rsidR="00921ADD" w:rsidRPr="006F14C5" w14:paraId="1810B9B1" w14:textId="77777777" w:rsidTr="00CC6DB7">
        <w:trPr>
          <w:cantSplit/>
        </w:trPr>
        <w:tc>
          <w:tcPr>
            <w:tcW w:w="8334" w:type="dxa"/>
            <w:shd w:val="clear" w:color="auto" w:fill="F3F4F6"/>
            <w:tcMar>
              <w:top w:w="80" w:type="dxa"/>
              <w:left w:w="120" w:type="dxa"/>
              <w:bottom w:w="80" w:type="dxa"/>
              <w:right w:w="120" w:type="dxa"/>
            </w:tcMar>
          </w:tcPr>
          <w:p w14:paraId="6F868E5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consequente necessidade de extensão do prazo contratual.</w:t>
            </w:r>
          </w:p>
        </w:tc>
      </w:tr>
      <w:tr w:rsidR="00921ADD" w:rsidRPr="006F14C5" w14:paraId="1048D1F3" w14:textId="77777777" w:rsidTr="00CC6DB7">
        <w:trPr>
          <w:cantSplit/>
        </w:trPr>
        <w:tc>
          <w:tcPr>
            <w:tcW w:w="8334" w:type="dxa"/>
            <w:shd w:val="clear" w:color="auto" w:fill="F3F4F6"/>
            <w:tcMar>
              <w:top w:w="80" w:type="dxa"/>
              <w:left w:w="120" w:type="dxa"/>
              <w:bottom w:w="80" w:type="dxa"/>
              <w:right w:w="120" w:type="dxa"/>
            </w:tcMar>
          </w:tcPr>
          <w:p w14:paraId="54B0736C"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42AB4A0F" w14:textId="77777777" w:rsidTr="00CC6DB7">
        <w:trPr>
          <w:cantSplit/>
        </w:trPr>
        <w:tc>
          <w:tcPr>
            <w:tcW w:w="8334" w:type="dxa"/>
            <w:shd w:val="clear" w:color="auto" w:fill="F3F4F6"/>
            <w:tcMar>
              <w:top w:w="80" w:type="dxa"/>
              <w:left w:w="120" w:type="dxa"/>
              <w:bottom w:w="80" w:type="dxa"/>
              <w:right w:w="120" w:type="dxa"/>
            </w:tcMar>
          </w:tcPr>
          <w:p w14:paraId="54AB175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lastRenderedPageBreak/>
              <w:t xml:space="preserve">A análise será baseada, preferencialmente, em uma abordagem de inserção de impactos no cronograma lógico vigente, com comparação entre a programação sem a alteração e a programação revisada após a inclusão das atividades e restrições decorrentes das COs.</w:t>
            </w:r>
          </w:p>
        </w:tc>
      </w:tr>
      <w:tr w:rsidR="00921ADD" w:rsidRPr="006F14C5" w14:paraId="3112DB70" w14:textId="77777777" w:rsidTr="00CC6DB7">
        <w:trPr>
          <w:cantSplit/>
        </w:trPr>
        <w:tc>
          <w:tcPr>
            <w:tcW w:w="8334" w:type="dxa"/>
            <w:shd w:val="clear" w:color="auto" w:fill="F3F4F6"/>
            <w:tcMar>
              <w:top w:w="80" w:type="dxa"/>
              <w:left w:w="120" w:type="dxa"/>
              <w:bottom w:w="80" w:type="dxa"/>
              <w:right w:w="120" w:type="dxa"/>
            </w:tcMar>
          </w:tcPr>
          <w:p w14:paraId="4044F90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metodologia específica poderá ser ajustada conforme os mecanismos previstos no contrato, mas deverá preservar os seguintes princípios:</w:t>
            </w:r>
          </w:p>
        </w:tc>
      </w:tr>
      <w:tr w:rsidR="00921ADD" w:rsidRPr="006F14C5" w14:paraId="2EE48DF7" w14:textId="77777777" w:rsidTr="00CC6DB7">
        <w:trPr>
          <w:cantSplit/>
        </w:trPr>
        <w:tc>
          <w:tcPr>
            <w:tcW w:w="8334" w:type="dxa"/>
            <w:shd w:val="clear" w:color="auto" w:fill="F3F4F6"/>
            <w:tcMar>
              <w:top w:w="80" w:type="dxa"/>
              <w:left w:w="120" w:type="dxa"/>
              <w:bottom w:w="80" w:type="dxa"/>
              <w:right w:w="120" w:type="dxa"/>
            </w:tcMar>
          </w:tcPr>
          <w:p w14:paraId="3B7913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utilização da versão aprovada do cronograma como linha de base;</w:t>
            </w:r>
          </w:p>
        </w:tc>
      </w:tr>
      <w:tr w:rsidR="00921ADD" w:rsidRPr="006F14C5" w14:paraId="20131952" w14:textId="77777777" w:rsidTr="00CC6DB7">
        <w:trPr>
          <w:cantSplit/>
        </w:trPr>
        <w:tc>
          <w:tcPr>
            <w:tcW w:w="8334" w:type="dxa"/>
            <w:shd w:val="clear" w:color="auto" w:fill="F3F4F6"/>
            <w:tcMar>
              <w:top w:w="80" w:type="dxa"/>
              <w:left w:w="120" w:type="dxa"/>
              <w:bottom w:w="80" w:type="dxa"/>
              <w:right w:w="120" w:type="dxa"/>
            </w:tcMar>
          </w:tcPr>
          <w:p w14:paraId="1126FF0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identificação objetiva das atividades afetadas;</w:t>
            </w:r>
          </w:p>
        </w:tc>
      </w:tr>
      <w:tr w:rsidR="00921ADD" w:rsidRPr="006F14C5" w14:paraId="1C4E5CC9" w14:textId="77777777" w:rsidTr="00CC6DB7">
        <w:trPr>
          <w:cantSplit/>
        </w:trPr>
        <w:tc>
          <w:tcPr>
            <w:tcW w:w="8334" w:type="dxa"/>
            <w:shd w:val="clear" w:color="auto" w:fill="F3F4F6"/>
            <w:tcMar>
              <w:top w:w="80" w:type="dxa"/>
              <w:left w:w="120" w:type="dxa"/>
              <w:bottom w:w="80" w:type="dxa"/>
              <w:right w:w="120" w:type="dxa"/>
            </w:tcMar>
          </w:tcPr>
          <w:p w14:paraId="17BF2DD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rastreabilidade entre eventos, documentos, atividades e marcos;</w:t>
            </w:r>
          </w:p>
        </w:tc>
      </w:tr>
      <w:tr w:rsidR="00921ADD" w:rsidRPr="006F14C5" w14:paraId="0EED018D" w14:textId="77777777" w:rsidTr="00CC6DB7">
        <w:trPr>
          <w:cantSplit/>
        </w:trPr>
        <w:tc>
          <w:tcPr>
            <w:tcW w:w="8334" w:type="dxa"/>
            <w:shd w:val="clear" w:color="auto" w:fill="F3F4F6"/>
            <w:tcMar>
              <w:top w:w="80" w:type="dxa"/>
              <w:left w:w="120" w:type="dxa"/>
              <w:bottom w:w="80" w:type="dxa"/>
              <w:right w:w="120" w:type="dxa"/>
            </w:tcMar>
          </w:tcPr>
          <w:p w14:paraId="054A500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demonstração de lógica de predecessoras e sucessoras;</w:t>
            </w:r>
          </w:p>
        </w:tc>
      </w:tr>
      <w:tr w:rsidR="00921ADD" w:rsidRPr="006F14C5" w14:paraId="6BE1FB87" w14:textId="77777777" w:rsidTr="00CC6DB7">
        <w:trPr>
          <w:cantSplit/>
        </w:trPr>
        <w:tc>
          <w:tcPr>
            <w:tcW w:w="8334" w:type="dxa"/>
            <w:shd w:val="clear" w:color="auto" w:fill="F3F4F6"/>
            <w:tcMar>
              <w:top w:w="80" w:type="dxa"/>
              <w:left w:w="120" w:type="dxa"/>
              <w:bottom w:w="80" w:type="dxa"/>
              <w:right w:w="120" w:type="dxa"/>
            </w:tcMar>
          </w:tcPr>
          <w:p w14:paraId="35612C0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segregação entre atrasos atribuíveis às Change Orders e outros eventuais eventos concorrentes;</w:t>
            </w:r>
          </w:p>
        </w:tc>
      </w:tr>
      <w:tr w:rsidR="00921ADD" w:rsidRPr="006F14C5" w14:paraId="2FC83CC3" w14:textId="77777777" w:rsidTr="00CC6DB7">
        <w:trPr>
          <w:cantSplit/>
        </w:trPr>
        <w:tc>
          <w:tcPr>
            <w:tcW w:w="8334" w:type="dxa"/>
            <w:shd w:val="clear" w:color="auto" w:fill="F3F4F6"/>
            <w:tcMar>
              <w:top w:w="80" w:type="dxa"/>
              <w:left w:w="120" w:type="dxa"/>
              <w:bottom w:w="80" w:type="dxa"/>
              <w:right w:w="120" w:type="dxa"/>
            </w:tcMar>
          </w:tcPr>
          <w:p w14:paraId="577B49B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validação de progresso físico efetivo à data de cada Change Order;</w:t>
            </w:r>
          </w:p>
        </w:tc>
      </w:tr>
      <w:tr w:rsidR="00921ADD" w:rsidRPr="006F14C5" w14:paraId="536AF8B8" w14:textId="77777777" w:rsidTr="00CC6DB7">
        <w:trPr>
          <w:cantSplit/>
        </w:trPr>
        <w:tc>
          <w:tcPr>
            <w:tcW w:w="8334" w:type="dxa"/>
            <w:shd w:val="clear" w:color="auto" w:fill="F3F4F6"/>
            <w:tcMar>
              <w:top w:w="80" w:type="dxa"/>
              <w:left w:w="120" w:type="dxa"/>
              <w:bottom w:w="80" w:type="dxa"/>
              <w:right w:w="120" w:type="dxa"/>
            </w:tcMar>
          </w:tcPr>
          <w:p w14:paraId="2FCFD6A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identificação do impacto líquido sobre os marcos contratuais.</w:t>
            </w:r>
          </w:p>
        </w:tc>
      </w:tr>
      <w:tr w:rsidR="00921ADD" w:rsidRPr="006F14C5" w14:paraId="7BB8FF4D" w14:textId="77777777" w:rsidTr="00CC6DB7">
        <w:trPr>
          <w:cantSplit/>
        </w:trPr>
        <w:tc>
          <w:tcPr>
            <w:tcW w:w="8334" w:type="dxa"/>
            <w:shd w:val="clear" w:color="auto" w:fill="F3F4F6"/>
            <w:tcMar>
              <w:top w:w="80" w:type="dxa"/>
              <w:left w:w="120" w:type="dxa"/>
              <w:bottom w:w="80" w:type="dxa"/>
              <w:right w:w="120" w:type="dxa"/>
            </w:tcMar>
          </w:tcPr>
          <w:p w14:paraId="49D49731"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0DDAED1B" w14:textId="77777777" w:rsidTr="00CC6DB7">
        <w:trPr>
          <w:cantSplit/>
        </w:trPr>
        <w:tc>
          <w:tcPr>
            <w:tcW w:w="8334" w:type="dxa"/>
            <w:shd w:val="clear" w:color="auto" w:fill="F3F4F6"/>
            <w:tcMar>
              <w:top w:w="80" w:type="dxa"/>
              <w:left w:w="120" w:type="dxa"/>
              <w:bottom w:w="80" w:type="dxa"/>
              <w:right w:w="120" w:type="dxa"/>
            </w:tcMar>
          </w:tcPr>
          <w:p w14:paraId="0327184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2.2 Cadeia de causa e efeito</w:t>
            </w:r>
          </w:p>
        </w:tc>
      </w:tr>
      <w:tr w:rsidR="00921ADD" w:rsidRPr="006F14C5" w14:paraId="4127F3E9" w14:textId="77777777" w:rsidTr="00CC6DB7">
        <w:trPr>
          <w:cantSplit/>
        </w:trPr>
        <w:tc>
          <w:tcPr>
            <w:tcW w:w="8334" w:type="dxa"/>
            <w:shd w:val="clear" w:color="auto" w:fill="F3F4F6"/>
            <w:tcMar>
              <w:top w:w="80" w:type="dxa"/>
              <w:left w:w="120" w:type="dxa"/>
              <w:bottom w:w="80" w:type="dxa"/>
              <w:right w:w="120" w:type="dxa"/>
            </w:tcMar>
          </w:tcPr>
          <w:p w14:paraId="22C6D6B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relação de causa e efeito preliminar é apresentada a seguir:</w:t>
            </w:r>
          </w:p>
        </w:tc>
      </w:tr>
      <w:tr w:rsidR="00921ADD" w:rsidRPr="006F14C5" w14:paraId="0661E535" w14:textId="77777777" w:rsidTr="00CC6DB7">
        <w:trPr>
          <w:cantSplit/>
        </w:trPr>
        <w:tc>
          <w:tcPr>
            <w:tcW w:w="8334" w:type="dxa"/>
            <w:shd w:val="clear" w:color="auto" w:fill="F3F4F6"/>
            <w:tcMar>
              <w:top w:w="80" w:type="dxa"/>
              <w:left w:w="120" w:type="dxa"/>
              <w:bottom w:w="80" w:type="dxa"/>
              <w:right w:w="120" w:type="dxa"/>
            </w:tcMar>
          </w:tcPr>
          <w:p w14:paraId="34C50BC9"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236495D6" w14:textId="77777777" w:rsidTr="00CC6DB7">
        <w:trPr>
          <w:cantSplit/>
        </w:trPr>
        <w:tc>
          <w:tcPr>
            <w:tcW w:w="8334" w:type="dxa"/>
            <w:shd w:val="clear" w:color="auto" w:fill="F3F4F6"/>
            <w:tcMar>
              <w:top w:w="80" w:type="dxa"/>
              <w:left w:w="120" w:type="dxa"/>
              <w:bottom w:w="80" w:type="dxa"/>
              <w:right w:w="120" w:type="dxa"/>
            </w:tcMar>
          </w:tcPr>
          <w:p w14:paraId="74A2C4CB"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2.3 Impacto potencial no Caminho Crítico</w:t>
            </w:r>
          </w:p>
        </w:tc>
      </w:tr>
      <w:tr w:rsidR="00921ADD" w:rsidRPr="006F14C5" w14:paraId="5817B26D" w14:textId="77777777" w:rsidTr="00CC6DB7">
        <w:trPr>
          <w:cantSplit/>
        </w:trPr>
        <w:tc>
          <w:tcPr>
            <w:tcW w:w="8334" w:type="dxa"/>
            <w:shd w:val="clear" w:color="auto" w:fill="F3F4F6"/>
            <w:tcMar>
              <w:top w:w="80" w:type="dxa"/>
              <w:left w:w="120" w:type="dxa"/>
              <w:bottom w:w="80" w:type="dxa"/>
              <w:right w:w="120" w:type="dxa"/>
            </w:tcMar>
          </w:tcPr>
          <w:p w14:paraId="64D4F068"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Com base nas informações atualmente disponíveis, há indicação preliminar de que as Change Orders podem afetar atividades pertencentes ao Caminho Crítico do módulo de compressão, especialmente as relacionadas a:</w:t>
            </w:r>
          </w:p>
        </w:tc>
      </w:tr>
      <w:tr w:rsidR="00921ADD" w:rsidRPr="006F14C5" w14:paraId="42E41645" w14:textId="77777777" w:rsidTr="00CC6DB7">
        <w:trPr>
          <w:cantSplit/>
        </w:trPr>
        <w:tc>
          <w:tcPr>
            <w:tcW w:w="8334" w:type="dxa"/>
            <w:shd w:val="clear" w:color="auto" w:fill="F3F4F6"/>
            <w:tcMar>
              <w:top w:w="80" w:type="dxa"/>
              <w:left w:w="120" w:type="dxa"/>
              <w:bottom w:w="80" w:type="dxa"/>
              <w:right w:w="120" w:type="dxa"/>
            </w:tcMar>
          </w:tcPr>
          <w:p w14:paraId="2024E7F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liberação de engenharia detalhada para aquisição;</w:t>
            </w:r>
          </w:p>
        </w:tc>
      </w:tr>
      <w:tr w:rsidR="00921ADD" w:rsidRPr="006F14C5" w14:paraId="37E9C220" w14:textId="77777777" w:rsidTr="00CC6DB7">
        <w:trPr>
          <w:cantSplit/>
        </w:trPr>
        <w:tc>
          <w:tcPr>
            <w:tcW w:w="8334" w:type="dxa"/>
            <w:shd w:val="clear" w:color="auto" w:fill="F3F4F6"/>
            <w:tcMar>
              <w:top w:w="80" w:type="dxa"/>
              <w:left w:w="120" w:type="dxa"/>
              <w:bottom w:w="80" w:type="dxa"/>
              <w:right w:w="120" w:type="dxa"/>
            </w:tcMar>
          </w:tcPr>
          <w:p w14:paraId="4337349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aquisição e entrega de materiais de tubulação;</w:t>
            </w:r>
          </w:p>
        </w:tc>
      </w:tr>
      <w:tr w:rsidR="00921ADD" w:rsidRPr="006F14C5" w14:paraId="46C6358B" w14:textId="77777777" w:rsidTr="00CC6DB7">
        <w:trPr>
          <w:cantSplit/>
        </w:trPr>
        <w:tc>
          <w:tcPr>
            <w:tcW w:w="8334" w:type="dxa"/>
            <w:shd w:val="clear" w:color="auto" w:fill="F3F4F6"/>
            <w:tcMar>
              <w:top w:w="80" w:type="dxa"/>
              <w:left w:w="120" w:type="dxa"/>
              <w:bottom w:w="80" w:type="dxa"/>
              <w:right w:w="120" w:type="dxa"/>
            </w:tcMar>
          </w:tcPr>
          <w:p w14:paraId="1DC918B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fabricação de spools;</w:t>
            </w:r>
          </w:p>
        </w:tc>
      </w:tr>
      <w:tr w:rsidR="00921ADD" w:rsidRPr="006F14C5" w14:paraId="65F09EAC" w14:textId="77777777" w:rsidTr="00CC6DB7">
        <w:trPr>
          <w:cantSplit/>
        </w:trPr>
        <w:tc>
          <w:tcPr>
            <w:tcW w:w="8334" w:type="dxa"/>
            <w:shd w:val="clear" w:color="auto" w:fill="F3F4F6"/>
            <w:tcMar>
              <w:top w:w="80" w:type="dxa"/>
              <w:left w:w="120" w:type="dxa"/>
              <w:bottom w:w="80" w:type="dxa"/>
              <w:right w:w="120" w:type="dxa"/>
            </w:tcMar>
          </w:tcPr>
          <w:p w14:paraId="3D00E22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qualificação de procedimentos e soldadores;</w:t>
            </w:r>
          </w:p>
        </w:tc>
      </w:tr>
      <w:tr w:rsidR="00921ADD" w:rsidRPr="006F14C5" w14:paraId="4997F498" w14:textId="77777777" w:rsidTr="00CC6DB7">
        <w:trPr>
          <w:cantSplit/>
        </w:trPr>
        <w:tc>
          <w:tcPr>
            <w:tcW w:w="8334" w:type="dxa"/>
            <w:shd w:val="clear" w:color="auto" w:fill="F3F4F6"/>
            <w:tcMar>
              <w:top w:w="80" w:type="dxa"/>
              <w:left w:w="120" w:type="dxa"/>
              <w:bottom w:w="80" w:type="dxa"/>
              <w:right w:w="120" w:type="dxa"/>
            </w:tcMar>
          </w:tcPr>
          <w:p w14:paraId="5B0428A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montagem de tubulação no módulo;</w:t>
            </w:r>
          </w:p>
        </w:tc>
      </w:tr>
      <w:tr w:rsidR="00921ADD" w:rsidRPr="006F14C5" w14:paraId="4322B017" w14:textId="77777777" w:rsidTr="00CC6DB7">
        <w:trPr>
          <w:cantSplit/>
        </w:trPr>
        <w:tc>
          <w:tcPr>
            <w:tcW w:w="8334" w:type="dxa"/>
            <w:shd w:val="clear" w:color="auto" w:fill="F3F4F6"/>
            <w:tcMar>
              <w:top w:w="80" w:type="dxa"/>
              <w:left w:w="120" w:type="dxa"/>
              <w:bottom w:w="80" w:type="dxa"/>
              <w:right w:w="120" w:type="dxa"/>
            </w:tcMar>
          </w:tcPr>
          <w:p w14:paraId="658F3CF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inspeção e ensaios não destrutivos;</w:t>
            </w:r>
          </w:p>
        </w:tc>
      </w:tr>
      <w:tr w:rsidR="00921ADD" w:rsidRPr="006F14C5" w14:paraId="7B1876FE" w14:textId="77777777" w:rsidTr="00CC6DB7">
        <w:trPr>
          <w:cantSplit/>
        </w:trPr>
        <w:tc>
          <w:tcPr>
            <w:tcW w:w="8334" w:type="dxa"/>
            <w:shd w:val="clear" w:color="auto" w:fill="F3F4F6"/>
            <w:tcMar>
              <w:top w:w="80" w:type="dxa"/>
              <w:left w:w="120" w:type="dxa"/>
              <w:bottom w:w="80" w:type="dxa"/>
              <w:right w:w="120" w:type="dxa"/>
            </w:tcMar>
          </w:tcPr>
          <w:p w14:paraId="24CA2C7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testes de pressão;</w:t>
            </w:r>
          </w:p>
        </w:tc>
      </w:tr>
      <w:tr w:rsidR="00921ADD" w:rsidRPr="006F14C5" w14:paraId="4DC3AE12" w14:textId="77777777" w:rsidTr="00CC6DB7">
        <w:trPr>
          <w:cantSplit/>
        </w:trPr>
        <w:tc>
          <w:tcPr>
            <w:tcW w:w="8334" w:type="dxa"/>
            <w:shd w:val="clear" w:color="auto" w:fill="F3F4F6"/>
            <w:tcMar>
              <w:top w:w="80" w:type="dxa"/>
              <w:left w:w="120" w:type="dxa"/>
              <w:bottom w:w="80" w:type="dxa"/>
              <w:right w:w="120" w:type="dxa"/>
            </w:tcMar>
          </w:tcPr>
          <w:p w14:paraId="7499DD1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conclusão mecânica;</w:t>
            </w:r>
          </w:p>
        </w:tc>
      </w:tr>
      <w:tr w:rsidR="00921ADD" w:rsidRPr="006F14C5" w14:paraId="172CCEB5" w14:textId="77777777" w:rsidTr="00CC6DB7">
        <w:trPr>
          <w:cantSplit/>
        </w:trPr>
        <w:tc>
          <w:tcPr>
            <w:tcW w:w="8334" w:type="dxa"/>
            <w:shd w:val="clear" w:color="auto" w:fill="F3F4F6"/>
            <w:tcMar>
              <w:top w:w="80" w:type="dxa"/>
              <w:left w:w="120" w:type="dxa"/>
              <w:bottom w:w="80" w:type="dxa"/>
              <w:right w:w="120" w:type="dxa"/>
            </w:tcMar>
          </w:tcPr>
          <w:p w14:paraId="66F9C5F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pré-comissionamento;</w:t>
            </w:r>
          </w:p>
        </w:tc>
      </w:tr>
      <w:tr w:rsidR="00921ADD" w:rsidRPr="006F14C5" w14:paraId="592BD93A" w14:textId="77777777" w:rsidTr="00CC6DB7">
        <w:trPr>
          <w:cantSplit/>
        </w:trPr>
        <w:tc>
          <w:tcPr>
            <w:tcW w:w="8334" w:type="dxa"/>
            <w:shd w:val="clear" w:color="auto" w:fill="F3F4F6"/>
            <w:tcMar>
              <w:top w:w="80" w:type="dxa"/>
              <w:left w:w="120" w:type="dxa"/>
              <w:bottom w:w="80" w:type="dxa"/>
              <w:right w:w="120" w:type="dxa"/>
            </w:tcMar>
          </w:tcPr>
          <w:p w14:paraId="2D02A2C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entrega do módulo para integração ao FPSO.</w:t>
            </w:r>
          </w:p>
        </w:tc>
      </w:tr>
      <w:tr w:rsidR="00921ADD" w:rsidRPr="006F14C5" w14:paraId="6F6EB050" w14:textId="77777777" w:rsidTr="00CC6DB7">
        <w:trPr>
          <w:cantSplit/>
        </w:trPr>
        <w:tc>
          <w:tcPr>
            <w:tcW w:w="8334" w:type="dxa"/>
            <w:shd w:val="clear" w:color="auto" w:fill="F3F4F6"/>
            <w:tcMar>
              <w:top w:w="80" w:type="dxa"/>
              <w:left w:w="120" w:type="dxa"/>
              <w:bottom w:w="80" w:type="dxa"/>
              <w:right w:w="120" w:type="dxa"/>
            </w:tcMar>
          </w:tcPr>
          <w:p w14:paraId="0239689B"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2BD991AD" w14:textId="77777777" w:rsidTr="00CC6DB7">
        <w:trPr>
          <w:cantSplit/>
        </w:trPr>
        <w:tc>
          <w:tcPr>
            <w:tcW w:w="8334" w:type="dxa"/>
            <w:shd w:val="clear" w:color="auto" w:fill="F3F4F6"/>
            <w:tcMar>
              <w:top w:w="80" w:type="dxa"/>
              <w:left w:w="120" w:type="dxa"/>
              <w:bottom w:w="80" w:type="dxa"/>
              <w:right w:w="120" w:type="dxa"/>
            </w:tcMar>
          </w:tcPr>
          <w:p w14:paraId="046EDB23"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confirmação do impacto crítico dependerá da análise do cronograma atualizado. Não é tecnicamente apropriado, neste momento, atribuir uma quantidade específica de dias de EOT sem a demonstração documental da lógica de rede, do progresso registrado e da disponibilidade efetiva dos materiais e recursos.</w:t>
            </w:r>
          </w:p>
        </w:tc>
      </w:tr>
      <w:tr w:rsidR="00921ADD" w:rsidRPr="006F14C5" w14:paraId="750E294A" w14:textId="77777777" w:rsidTr="00CC6DB7">
        <w:trPr>
          <w:cantSplit/>
        </w:trPr>
        <w:tc>
          <w:tcPr>
            <w:tcW w:w="8334" w:type="dxa"/>
            <w:shd w:val="clear" w:color="auto" w:fill="F3F4F6"/>
            <w:tcMar>
              <w:top w:w="80" w:type="dxa"/>
              <w:left w:w="120" w:type="dxa"/>
              <w:bottom w:w="80" w:type="dxa"/>
              <w:right w:w="120" w:type="dxa"/>
            </w:tcMar>
          </w:tcPr>
          <w:p w14:paraId="54B66A05"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Contudo, é relevante registrar que a alteração de material ocorreu em uma cadeia de atividades tipicamente sensível ao prazo, pois a fabricação de tubulação e sua montagem possuem interfaces diretas com equipamentos principais, estruturas, suportação, elétrica, instrumentação, testes e comissionamento.</w:t>
            </w:r>
          </w:p>
        </w:tc>
      </w:tr>
      <w:tr w:rsidR="00921ADD" w:rsidRPr="006F14C5" w14:paraId="78BA93E1" w14:textId="77777777" w:rsidTr="00CC6DB7">
        <w:trPr>
          <w:cantSplit/>
        </w:trPr>
        <w:tc>
          <w:tcPr>
            <w:tcW w:w="8334" w:type="dxa"/>
            <w:shd w:val="clear" w:color="auto" w:fill="F3F4F6"/>
            <w:tcMar>
              <w:top w:w="80" w:type="dxa"/>
              <w:left w:w="120" w:type="dxa"/>
              <w:bottom w:w="80" w:type="dxa"/>
              <w:right w:w="120" w:type="dxa"/>
            </w:tcMar>
          </w:tcPr>
          <w:p w14:paraId="3B52F62B"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 xml:space="preserve">2.4 Solicitação de Extensão de Prazo </w:t>
            </w:r>
            <w:del w:id="10555" w:author="Revisão editorial" w:date="2026-10-25T12:00:00Z">
              <w:r>
                <w:rPr>
                  <w:rFonts w:eastAsia="DejaVu Serif"/>
                  <w:b/>
                  <w:bCs/>
                  <w:sz w:val="18"/>
                  <w:szCs w:val="24"/>
                  <w:lang w:val="pt-BR"/>
                </w:rPr>
                <w:delText xml:space="preserve">— </w:delText>
              </w:r>
            </w:del>
            <w:ins w:id="10556" w:author="Revisão editorial" w:date="2026-10-25T12:00:00Z">
              <w:r>
                <w:rPr>
                  <w:rFonts w:eastAsia="DejaVu Serif"/>
                  <w:b/>
                  <w:bCs/>
                  <w:sz w:val="18"/>
                  <w:szCs w:val="24"/>
                  <w:lang w:val="pt-BR"/>
                </w:rPr>
                <w:t xml:space="preserve">(</w:t>
              </w:r>
            </w:ins>
            <w:r>
              <w:rPr>
                <w:rFonts w:eastAsia="DejaVu Serif"/>
                <w:b/>
                <w:bCs/>
                <w:sz w:val="18"/>
                <w:szCs w:val="24"/>
                <w:lang w:val="pt-BR"/>
              </w:rPr>
              <w:t xml:space="preserve">EOT</w:t>
            </w:r>
            <w:ins w:id="10557" w:author="Revisão editorial" w:date="2026-10-25T12:00:00Z">
              <w:r>
                <w:rPr>
                  <w:rFonts w:eastAsia="DejaVu Serif"/>
                  <w:b/>
                  <w:bCs/>
                  <w:sz w:val="18"/>
                  <w:szCs w:val="24"/>
                  <w:lang w:val="pt-BR"/>
                </w:rPr>
                <w:t xml:space="preserve">)</w:t>
              </w:r>
            </w:ins>
          </w:p>
        </w:tc>
      </w:tr>
      <w:tr w:rsidR="00921ADD" w:rsidRPr="006F14C5" w14:paraId="1D52982A" w14:textId="77777777" w:rsidTr="00CC6DB7">
        <w:trPr>
          <w:cantSplit/>
        </w:trPr>
        <w:tc>
          <w:tcPr>
            <w:tcW w:w="8334" w:type="dxa"/>
            <w:shd w:val="clear" w:color="auto" w:fill="F3F4F6"/>
            <w:tcMar>
              <w:top w:w="80" w:type="dxa"/>
              <w:left w:w="120" w:type="dxa"/>
              <w:bottom w:w="80" w:type="dxa"/>
              <w:right w:w="120" w:type="dxa"/>
            </w:tcMar>
          </w:tcPr>
          <w:p w14:paraId="28C80AC9"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O Estaleiro solicita o reconhecimento preliminar do direito à </w:t>
            </w:r>
            <w:r>
              <w:rPr>
                <w:rFonts w:eastAsia="DejaVu Serif"/>
                <w:b/>
                <w:bCs/>
                <w:sz w:val="18"/>
                <w:szCs w:val="24"/>
                <w:lang w:val="pt-BR"/>
              </w:rPr>
              <w:t>Extensão de Prazo (EOT)</w:t>
            </w:r>
            <w:r>
              <w:rPr>
                <w:rFonts w:eastAsia="DejaVu Serif"/>
                <w:sz w:val="18"/>
                <w:szCs w:val="24"/>
                <w:lang w:val="pt-BR"/>
              </w:rPr>
              <w:t xml:space="preserve"> decorrente das Change Orders 01, 02 e 03, em prazo a ser definitivamente demonstrado por meio da Análise de Atrasos e dos registros de suprimentos, engenharia, fabricação e qualificação de mão de obra.</w:t>
            </w:r>
          </w:p>
        </w:tc>
      </w:tr>
      <w:tr w:rsidR="00921ADD" w:rsidRPr="006F14C5" w14:paraId="2C41AB8C" w14:textId="77777777" w:rsidTr="00CC6DB7">
        <w:trPr>
          <w:cantSplit/>
        </w:trPr>
        <w:tc>
          <w:tcPr>
            <w:tcW w:w="8334" w:type="dxa"/>
            <w:shd w:val="clear" w:color="auto" w:fill="F3F4F6"/>
            <w:tcMar>
              <w:top w:w="80" w:type="dxa"/>
              <w:left w:w="120" w:type="dxa"/>
              <w:bottom w:w="80" w:type="dxa"/>
              <w:right w:w="120" w:type="dxa"/>
            </w:tcMar>
          </w:tcPr>
          <w:p w14:paraId="04A44041"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solicitação de EOT contempla:</w:t>
            </w:r>
          </w:p>
        </w:tc>
      </w:tr>
      <w:tr w:rsidR="00921ADD" w:rsidRPr="006F14C5" w14:paraId="47F4F706" w14:textId="77777777" w:rsidTr="00CC6DB7">
        <w:trPr>
          <w:cantSplit/>
        </w:trPr>
        <w:tc>
          <w:tcPr>
            <w:tcW w:w="8334" w:type="dxa"/>
            <w:shd w:val="clear" w:color="auto" w:fill="F3F4F6"/>
            <w:tcMar>
              <w:top w:w="80" w:type="dxa"/>
              <w:left w:w="120" w:type="dxa"/>
              <w:bottom w:w="80" w:type="dxa"/>
              <w:right w:w="120" w:type="dxa"/>
            </w:tcMar>
          </w:tcPr>
          <w:p w14:paraId="6E5EDA9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período necessário para revisar e liberar a engenharia afetada;</w:t>
            </w:r>
          </w:p>
        </w:tc>
      </w:tr>
      <w:tr w:rsidR="00921ADD" w:rsidRPr="006F14C5" w14:paraId="1C1AC20B" w14:textId="77777777" w:rsidTr="00CC6DB7">
        <w:trPr>
          <w:cantSplit/>
        </w:trPr>
        <w:tc>
          <w:tcPr>
            <w:tcW w:w="8334" w:type="dxa"/>
            <w:shd w:val="clear" w:color="auto" w:fill="F3F4F6"/>
            <w:tcMar>
              <w:top w:w="80" w:type="dxa"/>
              <w:left w:w="120" w:type="dxa"/>
              <w:bottom w:w="80" w:type="dxa"/>
              <w:right w:w="120" w:type="dxa"/>
            </w:tcMar>
          </w:tcPr>
          <w:p w14:paraId="1BB57A1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período adicional de aquisição e entrega de materiais em Super Duplex;</w:t>
            </w:r>
          </w:p>
        </w:tc>
      </w:tr>
      <w:tr w:rsidR="00921ADD" w:rsidRPr="006F14C5" w14:paraId="225FC844" w14:textId="77777777" w:rsidTr="00CC6DB7">
        <w:trPr>
          <w:cantSplit/>
        </w:trPr>
        <w:tc>
          <w:tcPr>
            <w:tcW w:w="8334" w:type="dxa"/>
            <w:shd w:val="clear" w:color="auto" w:fill="F3F4F6"/>
            <w:tcMar>
              <w:top w:w="80" w:type="dxa"/>
              <w:left w:w="120" w:type="dxa"/>
              <w:bottom w:w="80" w:type="dxa"/>
              <w:right w:w="120" w:type="dxa"/>
            </w:tcMar>
          </w:tcPr>
          <w:p w14:paraId="4992DE1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tempo necessário para qualificar procedimentos de soldagem e soldadores;</w:t>
            </w:r>
          </w:p>
        </w:tc>
      </w:tr>
      <w:tr w:rsidR="00921ADD" w:rsidRPr="006F14C5" w14:paraId="485161C2" w14:textId="77777777" w:rsidTr="00CC6DB7">
        <w:trPr>
          <w:cantSplit/>
        </w:trPr>
        <w:tc>
          <w:tcPr>
            <w:tcW w:w="8334" w:type="dxa"/>
            <w:shd w:val="clear" w:color="auto" w:fill="F3F4F6"/>
            <w:tcMar>
              <w:top w:w="80" w:type="dxa"/>
              <w:left w:w="120" w:type="dxa"/>
              <w:bottom w:w="80" w:type="dxa"/>
              <w:right w:w="120" w:type="dxa"/>
            </w:tcMar>
          </w:tcPr>
          <w:p w14:paraId="4F92A85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os efeitos de remobilização, replanejamento e perda de sequência produtiva;</w:t>
            </w:r>
          </w:p>
        </w:tc>
      </w:tr>
      <w:tr w:rsidR="00921ADD" w:rsidRPr="006F14C5" w14:paraId="6B8DB4BD" w14:textId="77777777" w:rsidTr="00CC6DB7">
        <w:trPr>
          <w:cantSplit/>
        </w:trPr>
        <w:tc>
          <w:tcPr>
            <w:tcW w:w="8334" w:type="dxa"/>
            <w:shd w:val="clear" w:color="auto" w:fill="F3F4F6"/>
            <w:tcMar>
              <w:top w:w="80" w:type="dxa"/>
              <w:left w:w="120" w:type="dxa"/>
              <w:bottom w:w="80" w:type="dxa"/>
              <w:right w:w="120" w:type="dxa"/>
            </w:tcMar>
          </w:tcPr>
          <w:p w14:paraId="752019E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impacto líquido sobre o Caminho Crítico e sobre os marcos de entrega;</w:t>
            </w:r>
          </w:p>
        </w:tc>
      </w:tr>
      <w:tr w:rsidR="00921ADD" w:rsidRPr="006F14C5" w14:paraId="726FC87C" w14:textId="77777777" w:rsidTr="00CC6DB7">
        <w:trPr>
          <w:cantSplit/>
        </w:trPr>
        <w:tc>
          <w:tcPr>
            <w:tcW w:w="8334" w:type="dxa"/>
            <w:shd w:val="clear" w:color="auto" w:fill="F3F4F6"/>
            <w:tcMar>
              <w:top w:w="80" w:type="dxa"/>
              <w:left w:w="120" w:type="dxa"/>
              <w:bottom w:w="80" w:type="dxa"/>
              <w:right w:w="120" w:type="dxa"/>
            </w:tcMar>
          </w:tcPr>
          <w:p w14:paraId="365B94F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os efeitos comprovados de eventuais atrasos concorrentes, caso existam, conforme tratamento previsto no contrato.</w:t>
            </w:r>
          </w:p>
        </w:tc>
      </w:tr>
      <w:tr w:rsidR="00921ADD" w:rsidRPr="006F14C5" w14:paraId="3C84444F" w14:textId="77777777" w:rsidTr="00CC6DB7">
        <w:trPr>
          <w:cantSplit/>
        </w:trPr>
        <w:tc>
          <w:tcPr>
            <w:tcW w:w="8334" w:type="dxa"/>
            <w:shd w:val="clear" w:color="auto" w:fill="F3F4F6"/>
            <w:tcMar>
              <w:top w:w="80" w:type="dxa"/>
              <w:left w:w="120" w:type="dxa"/>
              <w:bottom w:w="80" w:type="dxa"/>
              <w:right w:w="120" w:type="dxa"/>
            </w:tcMar>
          </w:tcPr>
          <w:p w14:paraId="456B32AF"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0064150C" w14:textId="77777777" w:rsidTr="00CC6DB7">
        <w:trPr>
          <w:cantSplit/>
        </w:trPr>
        <w:tc>
          <w:tcPr>
            <w:tcW w:w="8334" w:type="dxa"/>
            <w:shd w:val="clear" w:color="auto" w:fill="F3F4F6"/>
            <w:tcMar>
              <w:top w:w="80" w:type="dxa"/>
              <w:left w:w="120" w:type="dxa"/>
              <w:bottom w:w="80" w:type="dxa"/>
              <w:right w:w="120" w:type="dxa"/>
            </w:tcMar>
          </w:tcPr>
          <w:p w14:paraId="393D5148"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Estaleiro propõe que as partes estabeleçam, de imediato, uma rotina conjunta de validação da análise de prazo, com participação de planejamento, engenharia, suprimentos, qualidade e gestão contratual de ambas as partes.</w:t>
            </w:r>
          </w:p>
        </w:tc>
      </w:tr>
      <w:tr w:rsidR="00921ADD" w:rsidRPr="006F14C5" w14:paraId="710D7E2F" w14:textId="77777777" w:rsidTr="00CC6DB7">
        <w:trPr>
          <w:cantSplit/>
        </w:trPr>
        <w:tc>
          <w:tcPr>
            <w:tcW w:w="8334" w:type="dxa"/>
            <w:shd w:val="clear" w:color="auto" w:fill="F3F4F6"/>
            <w:tcMar>
              <w:top w:w="80" w:type="dxa"/>
              <w:left w:w="120" w:type="dxa"/>
              <w:bottom w:w="80" w:type="dxa"/>
              <w:right w:w="120" w:type="dxa"/>
            </w:tcMar>
          </w:tcPr>
          <w:p w14:paraId="1A881154"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 Impacto Financeiro e Estrutura de Ressarcimento</w:t>
            </w:r>
          </w:p>
        </w:tc>
      </w:tr>
      <w:tr w:rsidR="00921ADD" w:rsidRPr="006F14C5" w14:paraId="2451651B" w14:textId="77777777" w:rsidTr="00CC6DB7">
        <w:trPr>
          <w:cantSplit/>
        </w:trPr>
        <w:tc>
          <w:tcPr>
            <w:tcW w:w="8334" w:type="dxa"/>
            <w:shd w:val="clear" w:color="auto" w:fill="F3F4F6"/>
            <w:tcMar>
              <w:top w:w="80" w:type="dxa"/>
              <w:left w:w="120" w:type="dxa"/>
              <w:bottom w:w="80" w:type="dxa"/>
              <w:right w:w="120" w:type="dxa"/>
            </w:tcMar>
          </w:tcPr>
          <w:p w14:paraId="2DAEC1E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3.1 Princípio de recomposição</w:t>
            </w:r>
          </w:p>
        </w:tc>
      </w:tr>
      <w:tr w:rsidR="00921ADD" w:rsidRPr="006F14C5" w14:paraId="648480BB" w14:textId="77777777" w:rsidTr="00CC6DB7">
        <w:trPr>
          <w:cantSplit/>
        </w:trPr>
        <w:tc>
          <w:tcPr>
            <w:tcW w:w="8334" w:type="dxa"/>
            <w:shd w:val="clear" w:color="auto" w:fill="F3F4F6"/>
            <w:tcMar>
              <w:top w:w="80" w:type="dxa"/>
              <w:left w:w="120" w:type="dxa"/>
              <w:bottom w:w="80" w:type="dxa"/>
              <w:right w:w="120" w:type="dxa"/>
            </w:tcMar>
          </w:tcPr>
          <w:p w14:paraId="61A07A6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lastRenderedPageBreak/>
              <w:t xml:space="preserve">A alteração de escopo aprovada pelo Cliente deve resultar em recomposição dos custos incrementais comprovadamente incorridos ou a incorrer pelo Estaleiro, desde que diretamente relacionados às Change Orders e adequadamente suportados por documentos, medições, cotações, registros de produtividade, contratos de fornecedores e evidências de execução.</w:t>
            </w:r>
          </w:p>
        </w:tc>
      </w:tr>
      <w:tr w:rsidR="00921ADD" w:rsidRPr="006F14C5" w14:paraId="4B71C066" w14:textId="77777777" w:rsidTr="00CC6DB7">
        <w:trPr>
          <w:cantSplit/>
        </w:trPr>
        <w:tc>
          <w:tcPr>
            <w:tcW w:w="8334" w:type="dxa"/>
            <w:shd w:val="clear" w:color="auto" w:fill="F3F4F6"/>
            <w:tcMar>
              <w:top w:w="80" w:type="dxa"/>
              <w:left w:w="120" w:type="dxa"/>
              <w:bottom w:w="80" w:type="dxa"/>
              <w:right w:w="120" w:type="dxa"/>
            </w:tcMar>
          </w:tcPr>
          <w:p w14:paraId="4A4B726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quantificação deverá evitar dupla contagem e distinguir custos que já estavam incluídos no preço original daqueles efetivamente adicionais em razão da substituição de material e das alterações correlatas.</w:t>
            </w:r>
          </w:p>
        </w:tc>
      </w:tr>
      <w:tr w:rsidR="00921ADD" w:rsidRPr="006F14C5" w14:paraId="19E4CCF5" w14:textId="77777777" w:rsidTr="00CC6DB7">
        <w:trPr>
          <w:cantSplit/>
        </w:trPr>
        <w:tc>
          <w:tcPr>
            <w:tcW w:w="8334" w:type="dxa"/>
            <w:shd w:val="clear" w:color="auto" w:fill="F3F4F6"/>
            <w:tcMar>
              <w:top w:w="80" w:type="dxa"/>
              <w:left w:w="120" w:type="dxa"/>
              <w:bottom w:w="80" w:type="dxa"/>
              <w:right w:w="120" w:type="dxa"/>
            </w:tcMar>
          </w:tcPr>
          <w:p w14:paraId="65EEEC1C"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3.2 Custos diretos</w:t>
            </w:r>
          </w:p>
        </w:tc>
      </w:tr>
      <w:tr w:rsidR="00921ADD" w:rsidRPr="006F14C5" w14:paraId="49841B03" w14:textId="77777777" w:rsidTr="00CC6DB7">
        <w:trPr>
          <w:cantSplit/>
        </w:trPr>
        <w:tc>
          <w:tcPr>
            <w:tcW w:w="8334" w:type="dxa"/>
            <w:shd w:val="clear" w:color="auto" w:fill="F3F4F6"/>
            <w:tcMar>
              <w:top w:w="80" w:type="dxa"/>
              <w:left w:w="120" w:type="dxa"/>
              <w:bottom w:w="80" w:type="dxa"/>
              <w:right w:w="120" w:type="dxa"/>
            </w:tcMar>
          </w:tcPr>
          <w:p w14:paraId="7997A439"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Os custos diretos a serem quantificados incluem, entre outros:</w:t>
            </w:r>
          </w:p>
        </w:tc>
      </w:tr>
      <w:tr w:rsidR="00921ADD" w:rsidRPr="006F14C5" w14:paraId="4FEF345F" w14:textId="77777777" w:rsidTr="00CC6DB7">
        <w:trPr>
          <w:cantSplit/>
        </w:trPr>
        <w:tc>
          <w:tcPr>
            <w:tcW w:w="8334" w:type="dxa"/>
            <w:shd w:val="clear" w:color="auto" w:fill="F3F4F6"/>
            <w:tcMar>
              <w:top w:w="80" w:type="dxa"/>
              <w:left w:w="120" w:type="dxa"/>
              <w:bottom w:w="80" w:type="dxa"/>
              <w:right w:w="120" w:type="dxa"/>
            </w:tcMar>
          </w:tcPr>
          <w:p w14:paraId="6C0D291D"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21E79AAE" w14:textId="77777777" w:rsidTr="00CC6DB7">
        <w:trPr>
          <w:cantSplit/>
        </w:trPr>
        <w:tc>
          <w:tcPr>
            <w:tcW w:w="8334" w:type="dxa"/>
            <w:shd w:val="clear" w:color="auto" w:fill="F3F4F6"/>
            <w:tcMar>
              <w:top w:w="80" w:type="dxa"/>
              <w:left w:w="120" w:type="dxa"/>
              <w:bottom w:w="80" w:type="dxa"/>
              <w:right w:w="120" w:type="dxa"/>
            </w:tcMar>
          </w:tcPr>
          <w:p w14:paraId="26B8FDA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3.3 Custos indiretos</w:t>
            </w:r>
          </w:p>
        </w:tc>
      </w:tr>
      <w:tr w:rsidR="00921ADD" w:rsidRPr="006F14C5" w14:paraId="3CAC3848" w14:textId="77777777" w:rsidTr="00CC6DB7">
        <w:trPr>
          <w:cantSplit/>
        </w:trPr>
        <w:tc>
          <w:tcPr>
            <w:tcW w:w="8334" w:type="dxa"/>
            <w:shd w:val="clear" w:color="auto" w:fill="F3F4F6"/>
            <w:tcMar>
              <w:top w:w="80" w:type="dxa"/>
              <w:left w:w="120" w:type="dxa"/>
              <w:bottom w:w="80" w:type="dxa"/>
              <w:right w:w="120" w:type="dxa"/>
            </w:tcMar>
          </w:tcPr>
          <w:p w14:paraId="4D25C2B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Os custos indiretos a serem avaliados incluem:</w:t>
            </w:r>
          </w:p>
        </w:tc>
      </w:tr>
      <w:tr w:rsidR="00921ADD" w:rsidRPr="006F14C5" w14:paraId="03355236" w14:textId="77777777" w:rsidTr="00CC6DB7">
        <w:trPr>
          <w:cantSplit/>
        </w:trPr>
        <w:tc>
          <w:tcPr>
            <w:tcW w:w="8334" w:type="dxa"/>
            <w:shd w:val="clear" w:color="auto" w:fill="F3F4F6"/>
            <w:tcMar>
              <w:top w:w="80" w:type="dxa"/>
              <w:left w:w="120" w:type="dxa"/>
              <w:bottom w:w="80" w:type="dxa"/>
              <w:right w:w="120" w:type="dxa"/>
            </w:tcMar>
          </w:tcPr>
          <w:p w14:paraId="35F7EC69"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1A103569" w14:textId="77777777" w:rsidTr="00CC6DB7">
        <w:trPr>
          <w:cantSplit/>
        </w:trPr>
        <w:tc>
          <w:tcPr>
            <w:tcW w:w="8334" w:type="dxa"/>
            <w:shd w:val="clear" w:color="auto" w:fill="F3F4F6"/>
            <w:tcMar>
              <w:top w:w="80" w:type="dxa"/>
              <w:left w:w="120" w:type="dxa"/>
              <w:bottom w:w="80" w:type="dxa"/>
              <w:right w:w="120" w:type="dxa"/>
            </w:tcMar>
          </w:tcPr>
          <w:p w14:paraId="2F9FA1D5"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3.4 Itens que não devem ser presumidos</w:t>
            </w:r>
          </w:p>
        </w:tc>
      </w:tr>
      <w:tr w:rsidR="00921ADD" w:rsidRPr="006F14C5" w14:paraId="27AD9FD7" w14:textId="77777777" w:rsidTr="00CC6DB7">
        <w:trPr>
          <w:cantSplit/>
        </w:trPr>
        <w:tc>
          <w:tcPr>
            <w:tcW w:w="8334" w:type="dxa"/>
            <w:shd w:val="clear" w:color="auto" w:fill="F3F4F6"/>
            <w:tcMar>
              <w:top w:w="80" w:type="dxa"/>
              <w:left w:w="120" w:type="dxa"/>
              <w:bottom w:w="80" w:type="dxa"/>
              <w:right w:w="120" w:type="dxa"/>
            </w:tcMar>
          </w:tcPr>
          <w:p w14:paraId="7ADDBD21"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Estaleiro não atribui, neste momento, valores definitivos aos itens acima, pois a quantificação dependerá da documentação de suporte e das regras contratuais aplicáveis.</w:t>
            </w:r>
          </w:p>
        </w:tc>
      </w:tr>
      <w:tr w:rsidR="00921ADD" w:rsidRPr="006F14C5" w14:paraId="1C561871" w14:textId="77777777" w:rsidTr="00CC6DB7">
        <w:trPr>
          <w:cantSplit/>
        </w:trPr>
        <w:tc>
          <w:tcPr>
            <w:tcW w:w="8334" w:type="dxa"/>
            <w:shd w:val="clear" w:color="auto" w:fill="F3F4F6"/>
            <w:tcMar>
              <w:top w:w="80" w:type="dxa"/>
              <w:left w:w="120" w:type="dxa"/>
              <w:bottom w:w="80" w:type="dxa"/>
              <w:right w:w="120" w:type="dxa"/>
            </w:tcMar>
          </w:tcPr>
          <w:p w14:paraId="4AD9B08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Também não se presume automaticamente que todos os custos indiretos serão aceitos pelo Cliente. A elegibilidade de cada item deverá ser demonstrada por meio de:</w:t>
            </w:r>
          </w:p>
        </w:tc>
      </w:tr>
      <w:tr w:rsidR="00921ADD" w:rsidRPr="006F14C5" w14:paraId="136131C9" w14:textId="77777777" w:rsidTr="00CC6DB7">
        <w:trPr>
          <w:cantSplit/>
        </w:trPr>
        <w:tc>
          <w:tcPr>
            <w:tcW w:w="8334" w:type="dxa"/>
            <w:shd w:val="clear" w:color="auto" w:fill="F3F4F6"/>
            <w:tcMar>
              <w:top w:w="80" w:type="dxa"/>
              <w:left w:w="120" w:type="dxa"/>
              <w:bottom w:w="80" w:type="dxa"/>
              <w:right w:w="120" w:type="dxa"/>
            </w:tcMar>
          </w:tcPr>
          <w:p w14:paraId="2DF4620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vínculo causal com as Change Orders;</w:t>
            </w:r>
          </w:p>
        </w:tc>
      </w:tr>
      <w:tr w:rsidR="00921ADD" w:rsidRPr="006F14C5" w14:paraId="5DC0CC83" w14:textId="77777777" w:rsidTr="00CC6DB7">
        <w:trPr>
          <w:cantSplit/>
        </w:trPr>
        <w:tc>
          <w:tcPr>
            <w:tcW w:w="8334" w:type="dxa"/>
            <w:shd w:val="clear" w:color="auto" w:fill="F3F4F6"/>
            <w:tcMar>
              <w:top w:w="80" w:type="dxa"/>
              <w:left w:w="120" w:type="dxa"/>
              <w:bottom w:w="80" w:type="dxa"/>
              <w:right w:w="120" w:type="dxa"/>
            </w:tcMar>
          </w:tcPr>
          <w:p w14:paraId="12BFA8F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documentação de custo;</w:t>
            </w:r>
          </w:p>
        </w:tc>
      </w:tr>
      <w:tr w:rsidR="00921ADD" w:rsidRPr="006F14C5" w14:paraId="71C30AA0" w14:textId="77777777" w:rsidTr="00CC6DB7">
        <w:trPr>
          <w:cantSplit/>
        </w:trPr>
        <w:tc>
          <w:tcPr>
            <w:tcW w:w="8334" w:type="dxa"/>
            <w:shd w:val="clear" w:color="auto" w:fill="F3F4F6"/>
            <w:tcMar>
              <w:top w:w="80" w:type="dxa"/>
              <w:left w:w="120" w:type="dxa"/>
              <w:bottom w:w="80" w:type="dxa"/>
              <w:right w:w="120" w:type="dxa"/>
            </w:tcMar>
          </w:tcPr>
          <w:p w14:paraId="4872A8D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evidência de necessidade e razoabilidade;</w:t>
            </w:r>
          </w:p>
        </w:tc>
      </w:tr>
      <w:tr w:rsidR="00921ADD" w:rsidRPr="006F14C5" w14:paraId="3B8ACFDE" w14:textId="77777777" w:rsidTr="00CC6DB7">
        <w:trPr>
          <w:cantSplit/>
        </w:trPr>
        <w:tc>
          <w:tcPr>
            <w:tcW w:w="8334" w:type="dxa"/>
            <w:shd w:val="clear" w:color="auto" w:fill="F3F4F6"/>
            <w:tcMar>
              <w:top w:w="80" w:type="dxa"/>
              <w:left w:w="120" w:type="dxa"/>
              <w:bottom w:w="80" w:type="dxa"/>
              <w:right w:w="120" w:type="dxa"/>
            </w:tcMar>
          </w:tcPr>
          <w:p w14:paraId="627B9EE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demonstração de que o custo não estava previsto no preço original;</w:t>
            </w:r>
          </w:p>
        </w:tc>
      </w:tr>
      <w:tr w:rsidR="00921ADD" w:rsidRPr="006F14C5" w14:paraId="7C5DFA06" w14:textId="77777777" w:rsidTr="00CC6DB7">
        <w:trPr>
          <w:cantSplit/>
        </w:trPr>
        <w:tc>
          <w:tcPr>
            <w:tcW w:w="8334" w:type="dxa"/>
            <w:shd w:val="clear" w:color="auto" w:fill="F3F4F6"/>
            <w:tcMar>
              <w:top w:w="80" w:type="dxa"/>
              <w:left w:w="120" w:type="dxa"/>
              <w:bottom w:w="80" w:type="dxa"/>
              <w:right w:w="120" w:type="dxa"/>
            </w:tcMar>
          </w:tcPr>
          <w:p w14:paraId="57553EF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aderência aos mecanismos contratuais de medição, markup, overhead, lucro e reequilíbrio;</w:t>
            </w:r>
          </w:p>
        </w:tc>
      </w:tr>
      <w:tr w:rsidR="00921ADD" w:rsidRPr="006F14C5" w14:paraId="09E7191D" w14:textId="77777777" w:rsidTr="00CC6DB7">
        <w:trPr>
          <w:cantSplit/>
        </w:trPr>
        <w:tc>
          <w:tcPr>
            <w:tcW w:w="8334" w:type="dxa"/>
            <w:shd w:val="clear" w:color="auto" w:fill="F3F4F6"/>
            <w:tcMar>
              <w:top w:w="80" w:type="dxa"/>
              <w:left w:w="120" w:type="dxa"/>
              <w:bottom w:w="80" w:type="dxa"/>
              <w:right w:w="120" w:type="dxa"/>
            </w:tcMar>
          </w:tcPr>
          <w:p w14:paraId="3C4DA60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comprovação de medidas razoáveis de mitigação adotadas pelo Estaleiro.</w:t>
            </w:r>
          </w:p>
        </w:tc>
      </w:tr>
      <w:tr w:rsidR="00921ADD" w:rsidRPr="006F14C5" w14:paraId="0108779F" w14:textId="77777777" w:rsidTr="00CC6DB7">
        <w:trPr>
          <w:cantSplit/>
        </w:trPr>
        <w:tc>
          <w:tcPr>
            <w:tcW w:w="8334" w:type="dxa"/>
            <w:shd w:val="clear" w:color="auto" w:fill="F3F4F6"/>
            <w:tcMar>
              <w:top w:w="80" w:type="dxa"/>
              <w:left w:w="120" w:type="dxa"/>
              <w:bottom w:w="80" w:type="dxa"/>
              <w:right w:w="120" w:type="dxa"/>
            </w:tcMar>
          </w:tcPr>
          <w:p w14:paraId="01BB145A"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3CB75D64" w14:textId="77777777" w:rsidTr="00CC6DB7">
        <w:trPr>
          <w:cantSplit/>
        </w:trPr>
        <w:tc>
          <w:tcPr>
            <w:tcW w:w="8334" w:type="dxa"/>
            <w:shd w:val="clear" w:color="auto" w:fill="F3F4F6"/>
            <w:tcMar>
              <w:top w:w="80" w:type="dxa"/>
              <w:left w:w="120" w:type="dxa"/>
              <w:bottom w:w="80" w:type="dxa"/>
              <w:right w:w="120" w:type="dxa"/>
            </w:tcMar>
          </w:tcPr>
          <w:p w14:paraId="3CE1C7B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4. Estratégia de Mitigação e Cooperação entre as Partes</w:t>
            </w:r>
          </w:p>
        </w:tc>
      </w:tr>
      <w:tr w:rsidR="00921ADD" w:rsidRPr="006F14C5" w14:paraId="0133CD39" w14:textId="77777777" w:rsidTr="00CC6DB7">
        <w:trPr>
          <w:cantSplit/>
        </w:trPr>
        <w:tc>
          <w:tcPr>
            <w:tcW w:w="8334" w:type="dxa"/>
            <w:shd w:val="clear" w:color="auto" w:fill="F3F4F6"/>
            <w:tcMar>
              <w:top w:w="80" w:type="dxa"/>
              <w:left w:w="120" w:type="dxa"/>
              <w:bottom w:w="80" w:type="dxa"/>
              <w:right w:w="120" w:type="dxa"/>
            </w:tcMar>
          </w:tcPr>
          <w:p w14:paraId="6186889D"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O Estaleiro reafirma seu compromisso de mitigar os impactos decorrentes das Change Orders, sem prejuízo dos direitos contratuais relacionados a prazo e custo.</w:t>
            </w:r>
          </w:p>
        </w:tc>
      </w:tr>
      <w:tr w:rsidR="00921ADD" w:rsidRPr="006F14C5" w14:paraId="3DDEA269" w14:textId="77777777" w:rsidTr="00CC6DB7">
        <w:trPr>
          <w:cantSplit/>
        </w:trPr>
        <w:tc>
          <w:tcPr>
            <w:tcW w:w="8334" w:type="dxa"/>
            <w:shd w:val="clear" w:color="auto" w:fill="F3F4F6"/>
            <w:tcMar>
              <w:top w:w="80" w:type="dxa"/>
              <w:left w:w="120" w:type="dxa"/>
              <w:bottom w:w="80" w:type="dxa"/>
              <w:right w:w="120" w:type="dxa"/>
            </w:tcMar>
          </w:tcPr>
          <w:p w14:paraId="3B54C38C"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As medidas em avaliação ou implementação incluem:</w:t>
            </w:r>
          </w:p>
        </w:tc>
      </w:tr>
      <w:tr w:rsidR="00921ADD" w:rsidRPr="006F14C5" w14:paraId="7F96052F" w14:textId="77777777" w:rsidTr="00CC6DB7">
        <w:trPr>
          <w:cantSplit/>
        </w:trPr>
        <w:tc>
          <w:tcPr>
            <w:tcW w:w="8334" w:type="dxa"/>
            <w:shd w:val="clear" w:color="auto" w:fill="F3F4F6"/>
            <w:tcMar>
              <w:top w:w="80" w:type="dxa"/>
              <w:left w:w="120" w:type="dxa"/>
              <w:bottom w:w="80" w:type="dxa"/>
              <w:right w:w="120" w:type="dxa"/>
            </w:tcMar>
          </w:tcPr>
          <w:p w14:paraId="21095F3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priorização de itens críticos de Super Duplex na estratégia de suprimentos;</w:t>
            </w:r>
          </w:p>
        </w:tc>
      </w:tr>
      <w:tr w:rsidR="00921ADD" w:rsidRPr="006F14C5" w14:paraId="14C71E2E" w14:textId="77777777" w:rsidTr="00CC6DB7">
        <w:trPr>
          <w:cantSplit/>
        </w:trPr>
        <w:tc>
          <w:tcPr>
            <w:tcW w:w="8334" w:type="dxa"/>
            <w:shd w:val="clear" w:color="auto" w:fill="F3F4F6"/>
            <w:tcMar>
              <w:top w:w="80" w:type="dxa"/>
              <w:left w:w="120" w:type="dxa"/>
              <w:bottom w:w="80" w:type="dxa"/>
              <w:right w:w="120" w:type="dxa"/>
            </w:tcMar>
          </w:tcPr>
          <w:p w14:paraId="3951DE3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consulta simultânea a fornecedores alternativos qualificados;</w:t>
            </w:r>
          </w:p>
        </w:tc>
      </w:tr>
      <w:tr w:rsidR="00921ADD" w:rsidRPr="006F14C5" w14:paraId="0F699027" w14:textId="77777777" w:rsidTr="00CC6DB7">
        <w:trPr>
          <w:cantSplit/>
        </w:trPr>
        <w:tc>
          <w:tcPr>
            <w:tcW w:w="8334" w:type="dxa"/>
            <w:shd w:val="clear" w:color="auto" w:fill="F3F4F6"/>
            <w:tcMar>
              <w:top w:w="80" w:type="dxa"/>
              <w:left w:w="120" w:type="dxa"/>
              <w:bottom w:w="80" w:type="dxa"/>
              <w:right w:w="120" w:type="dxa"/>
            </w:tcMar>
          </w:tcPr>
          <w:p w14:paraId="35DD8CA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avaliação de compra antecipada de materiais com maior lead time;</w:t>
            </w:r>
          </w:p>
        </w:tc>
      </w:tr>
      <w:tr w:rsidR="00921ADD" w:rsidRPr="006F14C5" w14:paraId="2C2EA9AC" w14:textId="77777777" w:rsidTr="00CC6DB7">
        <w:trPr>
          <w:cantSplit/>
        </w:trPr>
        <w:tc>
          <w:tcPr>
            <w:tcW w:w="8334" w:type="dxa"/>
            <w:shd w:val="clear" w:color="auto" w:fill="F3F4F6"/>
            <w:tcMar>
              <w:top w:w="80" w:type="dxa"/>
              <w:left w:w="120" w:type="dxa"/>
              <w:bottom w:w="80" w:type="dxa"/>
              <w:right w:w="120" w:type="dxa"/>
            </w:tcMar>
          </w:tcPr>
          <w:p w14:paraId="5FCBE57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mobilização ou qualificação acelerada de soldadores especializados;</w:t>
            </w:r>
          </w:p>
        </w:tc>
      </w:tr>
      <w:tr w:rsidR="00921ADD" w:rsidRPr="006F14C5" w14:paraId="6DCD7862" w14:textId="77777777" w:rsidTr="00CC6DB7">
        <w:trPr>
          <w:cantSplit/>
        </w:trPr>
        <w:tc>
          <w:tcPr>
            <w:tcW w:w="8334" w:type="dxa"/>
            <w:shd w:val="clear" w:color="auto" w:fill="F3F4F6"/>
            <w:tcMar>
              <w:top w:w="80" w:type="dxa"/>
              <w:left w:w="120" w:type="dxa"/>
              <w:bottom w:w="80" w:type="dxa"/>
              <w:right w:w="120" w:type="dxa"/>
            </w:tcMar>
          </w:tcPr>
          <w:p w14:paraId="1530021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revisão da sequência de fabricação para preservar frentes não afetadas;</w:t>
            </w:r>
          </w:p>
        </w:tc>
      </w:tr>
      <w:tr w:rsidR="00921ADD" w:rsidRPr="006F14C5" w14:paraId="7DDDB5A6" w14:textId="77777777" w:rsidTr="00CC6DB7">
        <w:trPr>
          <w:cantSplit/>
        </w:trPr>
        <w:tc>
          <w:tcPr>
            <w:tcW w:w="8334" w:type="dxa"/>
            <w:shd w:val="clear" w:color="auto" w:fill="F3F4F6"/>
            <w:tcMar>
              <w:top w:w="80" w:type="dxa"/>
              <w:left w:w="120" w:type="dxa"/>
              <w:bottom w:w="80" w:type="dxa"/>
              <w:right w:w="120" w:type="dxa"/>
            </w:tcMar>
          </w:tcPr>
          <w:p w14:paraId="7E9038B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segregação de atividades impactadas e não impactadas para reduzir paralisações;</w:t>
            </w:r>
          </w:p>
        </w:tc>
      </w:tr>
      <w:tr w:rsidR="00921ADD" w:rsidRPr="006F14C5" w14:paraId="23864D99" w14:textId="77777777" w:rsidTr="00CC6DB7">
        <w:trPr>
          <w:cantSplit/>
        </w:trPr>
        <w:tc>
          <w:tcPr>
            <w:tcW w:w="8334" w:type="dxa"/>
            <w:shd w:val="clear" w:color="auto" w:fill="F3F4F6"/>
            <w:tcMar>
              <w:top w:w="80" w:type="dxa"/>
              <w:left w:w="120" w:type="dxa"/>
              <w:bottom w:w="80" w:type="dxa"/>
              <w:right w:w="120" w:type="dxa"/>
            </w:tcMar>
          </w:tcPr>
          <w:p w14:paraId="3D8E9F6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análise de fabricação paralela ou terceirização limitada, quando tecnicamente viável;</w:t>
            </w:r>
          </w:p>
        </w:tc>
      </w:tr>
      <w:tr w:rsidR="00921ADD" w:rsidRPr="006F14C5" w14:paraId="4037975A" w14:textId="77777777" w:rsidTr="00CC6DB7">
        <w:trPr>
          <w:cantSplit/>
        </w:trPr>
        <w:tc>
          <w:tcPr>
            <w:tcW w:w="8334" w:type="dxa"/>
            <w:shd w:val="clear" w:color="auto" w:fill="F3F4F6"/>
            <w:tcMar>
              <w:top w:w="80" w:type="dxa"/>
              <w:left w:w="120" w:type="dxa"/>
              <w:bottom w:w="80" w:type="dxa"/>
              <w:right w:w="120" w:type="dxa"/>
            </w:tcMar>
          </w:tcPr>
          <w:p w14:paraId="725BA0E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revisão de interfaces entre tubulação, equipamentos, estrutura, elétrica e instrumentação;</w:t>
            </w:r>
          </w:p>
        </w:tc>
      </w:tr>
      <w:tr w:rsidR="00921ADD" w:rsidRPr="006F14C5" w14:paraId="7CD35836" w14:textId="77777777" w:rsidTr="00CC6DB7">
        <w:trPr>
          <w:cantSplit/>
        </w:trPr>
        <w:tc>
          <w:tcPr>
            <w:tcW w:w="8334" w:type="dxa"/>
            <w:shd w:val="clear" w:color="auto" w:fill="F3F4F6"/>
            <w:tcMar>
              <w:top w:w="80" w:type="dxa"/>
              <w:left w:w="120" w:type="dxa"/>
              <w:bottom w:w="80" w:type="dxa"/>
              <w:right w:w="120" w:type="dxa"/>
            </w:tcMar>
          </w:tcPr>
          <w:p w14:paraId="2FB639C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estabelecimento de rotina semanal de acompanhamento conjunto com o Cliente.</w:t>
            </w:r>
          </w:p>
        </w:tc>
      </w:tr>
      <w:tr w:rsidR="00921ADD" w:rsidRPr="006F14C5" w14:paraId="4624B1A8" w14:textId="77777777" w:rsidTr="00CC6DB7">
        <w:trPr>
          <w:cantSplit/>
        </w:trPr>
        <w:tc>
          <w:tcPr>
            <w:tcW w:w="8334" w:type="dxa"/>
            <w:shd w:val="clear" w:color="auto" w:fill="F3F4F6"/>
            <w:tcMar>
              <w:top w:w="80" w:type="dxa"/>
              <w:left w:w="120" w:type="dxa"/>
              <w:bottom w:w="80" w:type="dxa"/>
              <w:right w:w="120" w:type="dxa"/>
            </w:tcMar>
          </w:tcPr>
          <w:p w14:paraId="52EC166A"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53BD966F" w14:textId="77777777" w:rsidTr="00CC6DB7">
        <w:trPr>
          <w:cantSplit/>
        </w:trPr>
        <w:tc>
          <w:tcPr>
            <w:tcW w:w="8334" w:type="dxa"/>
            <w:shd w:val="clear" w:color="auto" w:fill="F3F4F6"/>
            <w:tcMar>
              <w:top w:w="80" w:type="dxa"/>
              <w:left w:w="120" w:type="dxa"/>
              <w:bottom w:w="80" w:type="dxa"/>
              <w:right w:w="120" w:type="dxa"/>
            </w:tcMar>
          </w:tcPr>
          <w:p w14:paraId="08C04902"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adoção dessas medidas não elimina os impactos já incorridos nem transfere ao Estaleiro a responsabilidade por consequências decorrentes de alteração de escopo emitida e aprovada pelo Cliente.</w:t>
            </w:r>
          </w:p>
        </w:tc>
      </w:tr>
      <w:tr w:rsidR="00921ADD" w:rsidRPr="006F14C5" w14:paraId="7A08A98D" w14:textId="77777777" w:rsidTr="00CC6DB7">
        <w:trPr>
          <w:cantSplit/>
        </w:trPr>
        <w:tc>
          <w:tcPr>
            <w:tcW w:w="8334" w:type="dxa"/>
            <w:shd w:val="clear" w:color="auto" w:fill="F3F4F6"/>
            <w:tcMar>
              <w:top w:w="80" w:type="dxa"/>
              <w:left w:w="120" w:type="dxa"/>
              <w:bottom w:w="80" w:type="dxa"/>
              <w:right w:w="120" w:type="dxa"/>
            </w:tcMar>
          </w:tcPr>
          <w:p w14:paraId="2B410FD2"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5. Solicitações Formais ao Cliente</w:t>
            </w:r>
          </w:p>
        </w:tc>
      </w:tr>
      <w:tr w:rsidR="00921ADD" w:rsidRPr="006F14C5" w14:paraId="53A7792B" w14:textId="77777777" w:rsidTr="00CC6DB7">
        <w:trPr>
          <w:cantSplit/>
        </w:trPr>
        <w:tc>
          <w:tcPr>
            <w:tcW w:w="8334" w:type="dxa"/>
            <w:shd w:val="clear" w:color="auto" w:fill="F3F4F6"/>
            <w:tcMar>
              <w:top w:w="80" w:type="dxa"/>
              <w:left w:w="120" w:type="dxa"/>
              <w:bottom w:w="80" w:type="dxa"/>
              <w:right w:w="120" w:type="dxa"/>
            </w:tcMar>
          </w:tcPr>
          <w:p w14:paraId="395D8441"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Diante dos fatos apresentados, o Estaleiro solicita formalmente ao Cliente:</w:t>
            </w:r>
          </w:p>
        </w:tc>
      </w:tr>
      <w:tr w:rsidR="00921ADD" w:rsidRPr="006F14C5" w14:paraId="6AC4C1A1" w14:textId="77777777" w:rsidTr="00CC6DB7">
        <w:trPr>
          <w:cantSplit/>
        </w:trPr>
        <w:tc>
          <w:tcPr>
            <w:tcW w:w="8334" w:type="dxa"/>
            <w:shd w:val="clear" w:color="auto" w:fill="F3F4F6"/>
            <w:tcMar>
              <w:top w:w="80" w:type="dxa"/>
              <w:left w:w="120" w:type="dxa"/>
              <w:bottom w:w="80" w:type="dxa"/>
              <w:right w:w="120" w:type="dxa"/>
            </w:tcMar>
          </w:tcPr>
          <w:p w14:paraId="5AE0525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 xml:space="preserve">Reconhecimento de que as Change Orders 01, 02 e 03 constituem alteração de escopo contratual</w:t>
            </w:r>
            <w:r>
              <w:rPr>
                <w:rFonts w:eastAsia="DejaVu Serif"/>
                <w:sz w:val="18"/>
                <w:szCs w:val="24"/>
                <w:lang w:val="pt-BR"/>
              </w:rPr>
              <w:t>, com potencial impacto em prazo e custos.</w:t>
            </w:r>
          </w:p>
        </w:tc>
      </w:tr>
      <w:tr w:rsidR="00921ADD" w:rsidRPr="006F14C5" w14:paraId="0C6B8E5F" w14:textId="77777777" w:rsidTr="00CC6DB7">
        <w:trPr>
          <w:cantSplit/>
        </w:trPr>
        <w:tc>
          <w:tcPr>
            <w:tcW w:w="8334" w:type="dxa"/>
            <w:shd w:val="clear" w:color="auto" w:fill="F3F4F6"/>
            <w:tcMar>
              <w:top w:w="80" w:type="dxa"/>
              <w:left w:w="120" w:type="dxa"/>
              <w:bottom w:w="80" w:type="dxa"/>
              <w:right w:w="120" w:type="dxa"/>
            </w:tcMar>
          </w:tcPr>
          <w:p w14:paraId="19452365"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Preservação do direito do Estaleiro à Extensão de Prazo</w:t>
            </w:r>
            <w:r>
              <w:rPr>
                <w:rFonts w:eastAsia="DejaVu Serif"/>
                <w:sz w:val="18"/>
                <w:szCs w:val="24"/>
                <w:lang w:val="pt-BR"/>
              </w:rPr>
              <w:t>, a ser quantificada por análise detalhada do Caminho Crítico e dos impactos líquidos no cronograma contratual.</w:t>
            </w:r>
          </w:p>
        </w:tc>
      </w:tr>
      <w:tr w:rsidR="00921ADD" w:rsidRPr="006F14C5" w14:paraId="0BFAC0E4" w14:textId="77777777" w:rsidTr="00CC6DB7">
        <w:trPr>
          <w:cantSplit/>
        </w:trPr>
        <w:tc>
          <w:tcPr>
            <w:tcW w:w="8334" w:type="dxa"/>
            <w:shd w:val="clear" w:color="auto" w:fill="F3F4F6"/>
            <w:tcMar>
              <w:top w:w="80" w:type="dxa"/>
              <w:left w:w="120" w:type="dxa"/>
              <w:bottom w:w="80" w:type="dxa"/>
              <w:right w:w="120" w:type="dxa"/>
            </w:tcMar>
          </w:tcPr>
          <w:p w14:paraId="15417A3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Abertura de processo formal de avaliação de custos adicionais</w:t>
            </w:r>
            <w:r>
              <w:rPr>
                <w:rFonts w:eastAsia="DejaVu Serif"/>
                <w:sz w:val="18"/>
                <w:szCs w:val="24"/>
                <w:lang w:val="pt-BR"/>
              </w:rPr>
              <w:t>, abrangendo custos diretos e indiretos comprovadamente associados às alterações aprovadas.</w:t>
            </w:r>
          </w:p>
        </w:tc>
      </w:tr>
      <w:tr w:rsidR="00921ADD" w:rsidRPr="006F14C5" w14:paraId="36DC51B5" w14:textId="77777777" w:rsidTr="00CC6DB7">
        <w:trPr>
          <w:cantSplit/>
        </w:trPr>
        <w:tc>
          <w:tcPr>
            <w:tcW w:w="8334" w:type="dxa"/>
            <w:shd w:val="clear" w:color="auto" w:fill="F3F4F6"/>
            <w:tcMar>
              <w:top w:w="80" w:type="dxa"/>
              <w:left w:w="120" w:type="dxa"/>
              <w:bottom w:w="80" w:type="dxa"/>
              <w:right w:w="120" w:type="dxa"/>
            </w:tcMar>
          </w:tcPr>
          <w:p w14:paraId="2DC698B0"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Realização de reunião técnica e contratual conjunta</w:t>
            </w:r>
            <w:r>
              <w:rPr>
                <w:rFonts w:eastAsia="DejaVu Serif"/>
                <w:sz w:val="18"/>
                <w:szCs w:val="24"/>
                <w:lang w:val="pt-BR"/>
              </w:rPr>
              <w:t>, em caráter prioritário, para validação de escopo, cronograma, estratégia de suprimentos, qualificação de soldagem e metodologia de quantificação de impactos.</w:t>
            </w:r>
          </w:p>
        </w:tc>
      </w:tr>
      <w:tr w:rsidR="00921ADD" w:rsidRPr="006F14C5" w14:paraId="11A9C3EB" w14:textId="77777777" w:rsidTr="00CC6DB7">
        <w:trPr>
          <w:cantSplit/>
        </w:trPr>
        <w:tc>
          <w:tcPr>
            <w:tcW w:w="8334" w:type="dxa"/>
            <w:shd w:val="clear" w:color="auto" w:fill="F3F4F6"/>
            <w:tcMar>
              <w:top w:w="80" w:type="dxa"/>
              <w:left w:w="120" w:type="dxa"/>
              <w:bottom w:w="80" w:type="dxa"/>
              <w:right w:w="120" w:type="dxa"/>
            </w:tcMar>
          </w:tcPr>
          <w:p w14:paraId="3D376851"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Definição de procedimento de aprovação provisória ou adiantamento para itens críticos</w:t>
            </w:r>
            <w:r>
              <w:rPr>
                <w:rFonts w:eastAsia="DejaVu Serif"/>
                <w:sz w:val="18"/>
                <w:szCs w:val="24"/>
                <w:lang w:val="pt-BR"/>
              </w:rPr>
              <w:t>, caso necessário para preservar a data de entrega e reduzir o risco de agravamento do impacto de prazo.</w:t>
            </w:r>
          </w:p>
        </w:tc>
      </w:tr>
      <w:tr w:rsidR="00921ADD" w:rsidRPr="006F14C5" w14:paraId="4B8C313B" w14:textId="77777777" w:rsidTr="00CC6DB7">
        <w:trPr>
          <w:cantSplit/>
        </w:trPr>
        <w:tc>
          <w:tcPr>
            <w:tcW w:w="8334" w:type="dxa"/>
            <w:shd w:val="clear" w:color="auto" w:fill="F3F4F6"/>
            <w:tcMar>
              <w:top w:w="80" w:type="dxa"/>
              <w:left w:w="120" w:type="dxa"/>
              <w:bottom w:w="80" w:type="dxa"/>
              <w:right w:w="120" w:type="dxa"/>
            </w:tcMar>
          </w:tcPr>
          <w:p w14:paraId="38CDD5B4"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Atualização coordenada do cronograma do projeto</w:t>
            </w:r>
            <w:r>
              <w:rPr>
                <w:rFonts w:eastAsia="DejaVu Serif"/>
                <w:sz w:val="18"/>
                <w:szCs w:val="24"/>
                <w:lang w:val="pt-BR"/>
              </w:rPr>
              <w:t xml:space="preserve">, com incorporação das atividades adicionais, marcos revisados e tratamento contratual dos impactos decorrentes das Change Orders.</w:t>
            </w:r>
          </w:p>
        </w:tc>
      </w:tr>
      <w:tr w:rsidR="00921ADD" w:rsidRPr="006F14C5" w14:paraId="0D7D9293" w14:textId="77777777" w:rsidTr="00CC6DB7">
        <w:trPr>
          <w:cantSplit/>
        </w:trPr>
        <w:tc>
          <w:tcPr>
            <w:tcW w:w="8334" w:type="dxa"/>
            <w:shd w:val="clear" w:color="auto" w:fill="F3F4F6"/>
            <w:tcMar>
              <w:top w:w="80" w:type="dxa"/>
              <w:left w:w="120" w:type="dxa"/>
              <w:bottom w:w="80" w:type="dxa"/>
              <w:right w:w="120" w:type="dxa"/>
            </w:tcMar>
          </w:tcPr>
          <w:p w14:paraId="5C49924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lastRenderedPageBreak/>
              <w:t>6. Conclusão</w:t>
            </w:r>
          </w:p>
        </w:tc>
      </w:tr>
      <w:tr w:rsidR="00921ADD" w:rsidRPr="006F14C5" w14:paraId="5A8D091B" w14:textId="77777777" w:rsidTr="00CC6DB7">
        <w:trPr>
          <w:cantSplit/>
        </w:trPr>
        <w:tc>
          <w:tcPr>
            <w:tcW w:w="8334" w:type="dxa"/>
            <w:shd w:val="clear" w:color="auto" w:fill="F3F4F6"/>
            <w:tcMar>
              <w:top w:w="80" w:type="dxa"/>
              <w:left w:w="120" w:type="dxa"/>
              <w:bottom w:w="80" w:type="dxa"/>
              <w:right w:w="120" w:type="dxa"/>
            </w:tcMar>
          </w:tcPr>
          <w:p w14:paraId="256CD0A5"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As Change Orders 01, 02 e 03, aprovadas tecnicamente pelo Cliente, alteraram de forma material a base originalmente contratada para o módulo de compressão, ao substituir tubulações em aço carbono por Super Duplex em resposta à revisão da especificação do gás do reservatório.</w:t>
            </w:r>
          </w:p>
        </w:tc>
      </w:tr>
      <w:tr w:rsidR="00921ADD" w:rsidRPr="006F14C5" w14:paraId="625D0BD4" w14:textId="77777777" w:rsidTr="00CC6DB7">
        <w:trPr>
          <w:cantSplit/>
        </w:trPr>
        <w:tc>
          <w:tcPr>
            <w:tcW w:w="8334" w:type="dxa"/>
            <w:shd w:val="clear" w:color="auto" w:fill="F3F4F6"/>
            <w:tcMar>
              <w:top w:w="80" w:type="dxa"/>
              <w:left w:w="120" w:type="dxa"/>
              <w:bottom w:w="80" w:type="dxa"/>
              <w:right w:w="120" w:type="dxa"/>
            </w:tcMar>
          </w:tcPr>
          <w:p w14:paraId="6FA32F5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A mudança afeta diretamente engenharia, suprimentos, qualificação de soldagem, fabricação, inspeção, montagem, testes e sequência de entrega. Há, portanto, relação objetiva e verificável de causa e efeito entre as Change Orders e a necessidade de reavaliação de prazo e custo do contrato.</w:t>
            </w:r>
          </w:p>
        </w:tc>
      </w:tr>
      <w:tr w:rsidR="00921ADD" w:rsidRPr="006F14C5" w14:paraId="3C4B5D7D" w14:textId="77777777" w:rsidTr="00CC6DB7">
        <w:trPr>
          <w:cantSplit/>
        </w:trPr>
        <w:tc>
          <w:tcPr>
            <w:tcW w:w="8334" w:type="dxa"/>
            <w:shd w:val="clear" w:color="auto" w:fill="F3F4F6"/>
            <w:tcMar>
              <w:top w:w="80" w:type="dxa"/>
              <w:left w:w="120" w:type="dxa"/>
              <w:bottom w:w="80" w:type="dxa"/>
              <w:right w:w="120" w:type="dxa"/>
            </w:tcMar>
          </w:tcPr>
          <w:p w14:paraId="269BA66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Estaleiro solicita que o Cliente reconheça formalmente o direito à análise de EOT e ao ressarcimento dos custos adicionais comprovados, com base na documentação técnica, comercial e de planejamento a ser apresentada.</w:t>
            </w:r>
          </w:p>
        </w:tc>
      </w:tr>
      <w:tr w:rsidR="00921ADD" w:rsidRPr="006F14C5" w14:paraId="02071FFF" w14:textId="77777777" w:rsidTr="00CC6DB7">
        <w:trPr>
          <w:cantSplit/>
        </w:trPr>
        <w:tc>
          <w:tcPr>
            <w:tcW w:w="8334" w:type="dxa"/>
            <w:shd w:val="clear" w:color="auto" w:fill="F3F4F6"/>
            <w:tcMar>
              <w:top w:w="80" w:type="dxa"/>
              <w:left w:w="120" w:type="dxa"/>
              <w:bottom w:w="80" w:type="dxa"/>
              <w:right w:w="120" w:type="dxa"/>
            </w:tcMar>
          </w:tcPr>
          <w:p w14:paraId="324E545C"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Nossa posição é firme quanto à preservação dos direitos contratuais do Estaleiro, mas permanece orientada à colaboração. O objetivo prioritário é estabelecer uma solução negociada, tecnicamente fundamentada e comercialmente equilibrada, que permita incorporar a alteração aprovada sem comprometer a governança do contrato, a qualidade do módulo e a previsibilidade da entrega ao Cliente.</w:t>
            </w:r>
          </w:p>
        </w:tc>
      </w:tr>
      <w:tr w:rsidR="00921ADD" w:rsidRPr="006F14C5" w14:paraId="06BDB817" w14:textId="77777777" w:rsidTr="00CC6DB7">
        <w:trPr>
          <w:cantSplit/>
        </w:trPr>
        <w:tc>
          <w:tcPr>
            <w:tcW w:w="8334" w:type="dxa"/>
            <w:shd w:val="clear" w:color="auto" w:fill="F3F4F6"/>
            <w:tcMar>
              <w:top w:w="80" w:type="dxa"/>
              <w:left w:w="120" w:type="dxa"/>
              <w:bottom w:w="80" w:type="dxa"/>
              <w:right w:w="120" w:type="dxa"/>
            </w:tcMar>
          </w:tcPr>
          <w:p w14:paraId="6663338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Atenciosamente,</w:t>
            </w:r>
          </w:p>
        </w:tc>
      </w:tr>
      <w:tr w:rsidR="00921ADD" w:rsidRPr="006F14C5" w14:paraId="1815D3A6" w14:textId="77777777" w:rsidTr="00CC6DB7">
        <w:trPr>
          <w:cantSplit/>
        </w:trPr>
        <w:tc>
          <w:tcPr>
            <w:tcW w:w="8334" w:type="dxa"/>
            <w:shd w:val="clear" w:color="auto" w:fill="F3F4F6"/>
            <w:tcMar>
              <w:top w:w="80" w:type="dxa"/>
              <w:left w:w="120" w:type="dxa"/>
              <w:bottom w:w="80" w:type="dxa"/>
              <w:right w:w="120" w:type="dxa"/>
            </w:tcMar>
          </w:tcPr>
          <w:p w14:paraId="374C0B3F" w14:textId="77777777" w:rsidR="00B23895" w:rsidRPr="006F14C5" w:rsidRDefault="007023C5" w:rsidP="007F5AE4">
            <w:pPr>
              <w:pStyle w:val="SemEspaamento"/>
              <w:spacing w:after="20" w:line="204" w:lineRule="exact"/>
              <w:rPr>
                <w:rFonts w:eastAsia="DejaVu Serif"/>
                <w:b/>
                <w:bCs/>
                <w:sz w:val="18"/>
                <w:szCs w:val="24"/>
                <w:lang w:val="pt-BR"/>
              </w:rPr>
            </w:pPr>
            <w:r>
              <w:rPr>
                <w:rFonts w:eastAsia="DejaVu Serif"/>
                <w:b/>
                <w:bCs/>
                <w:sz w:val="18"/>
                <w:szCs w:val="24"/>
                <w:lang w:val="pt-BR"/>
              </w:rPr>
              <w:t>[Nome do Responsável]</w:t>
            </w:r>
          </w:p>
          <w:p w14:paraId="7B582EE6" w14:textId="77777777" w:rsidR="00B23895" w:rsidRPr="006F14C5" w:rsidRDefault="007023C5" w:rsidP="007F5AE4">
            <w:pPr>
              <w:pStyle w:val="SemEspaamento"/>
              <w:spacing w:after="20" w:line="204" w:lineRule="exact"/>
              <w:rPr>
                <w:rFonts w:eastAsia="DejaVu Serif"/>
                <w:b/>
                <w:bCs/>
                <w:sz w:val="18"/>
                <w:szCs w:val="24"/>
                <w:lang w:val="pt-BR"/>
              </w:rPr>
            </w:pPr>
            <w:r>
              <w:rPr>
                <w:rFonts w:eastAsia="DejaVu Serif"/>
                <w:b/>
                <w:bCs/>
                <w:sz w:val="18"/>
                <w:szCs w:val="24"/>
                <w:lang w:val="pt-BR"/>
              </w:rPr>
              <w:t>[Cargo]</w:t>
            </w:r>
          </w:p>
          <w:p w14:paraId="010C248C" w14:textId="77777777" w:rsidR="00B23895" w:rsidRPr="006F14C5" w:rsidRDefault="007023C5" w:rsidP="007F5AE4">
            <w:pPr>
              <w:pStyle w:val="SemEspaamento"/>
              <w:spacing w:after="20" w:line="204" w:lineRule="exact"/>
              <w:rPr>
                <w:rFonts w:eastAsia="DejaVu Serif"/>
                <w:b/>
                <w:bCs/>
                <w:sz w:val="18"/>
                <w:szCs w:val="24"/>
                <w:lang w:val="pt-BR"/>
              </w:rPr>
            </w:pPr>
            <w:r>
              <w:rPr>
                <w:rFonts w:eastAsia="DejaVu Serif"/>
                <w:b/>
                <w:bCs/>
                <w:sz w:val="18"/>
                <w:szCs w:val="24"/>
                <w:lang w:val="pt-BR"/>
              </w:rPr>
              <w:t>[Nome do Estaleiro]</w:t>
            </w:r>
          </w:p>
          <w:p w14:paraId="49E2AD0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[Data]</w:t>
            </w:r>
          </w:p>
        </w:tc>
      </w:tr>
    </w:tbl>
    <w:p w14:paraId="186532EA" w14:textId="77777777" w:rsidR="00921ADD" w:rsidRPr="006F14C5" w:rsidRDefault="007023C5" w:rsidP="00B23895">
      <w:pPr>
        <w:pStyle w:val="Ttulo4"/>
      </w:pPr>
      <w:r>
        <w:rPr>
          <w:rStyle w:val="MdStrong"/>
          <w:b/>
          <w:bCs/>
        </w:rPr>
        <w:t>Benefícios potenciais da IA</w:t>
      </w:r>
    </w:p>
    <w:p w14:paraId="7D5F09E7" w14:textId="77777777" w:rsidR="00921ADD" w:rsidRPr="006F14C5" w:rsidRDefault="007023C5" w:rsidP="00B23895">
      <w:r>
        <w:t xml:space="preserve">No caso do pleito contratual decorrente da substituição de aço carbono por Super Duplex, a IA contribui diretamente para transformar uma alteração técnica em uma estrutura clara de causa e efeito contratual. Nos métodos tradicionais, a preparação de um </w:t>
      </w:r>
      <w:r>
        <w:rPr>
          <w:i/>
          <w:iCs/>
        </w:rPr>
        <w:t>claim</w:t>
      </w:r>
      <w:r>
        <w:t xml:space="preserve"> depende de reunir documentos de engenharia, cronogramas, registros de compra, comunicações com o cliente, relatórios de produtividade, procedimentos de soldagem e evidências de campo. A IA acelera a organização inicial desses elementos, estruturando o raciocínio entre </w:t>
      </w:r>
      <w:r>
        <w:rPr>
          <w:i/>
          <w:iCs/>
        </w:rPr>
        <w:t xml:space="preserve">Change Order</w:t>
      </w:r>
      <w:r>
        <w:t xml:space="preserve"> aprovada, alteração de especificação, impacto em materiais, qualificação de mão de obra, fabricação, caminho crítico e custos adicionais.</w:t>
      </w:r>
    </w:p>
    <w:p w14:paraId="420BED63" w14:textId="77777777" w:rsidR="00921ADD" w:rsidRPr="006F14C5" w:rsidRDefault="007023C5">
      <w:r>
        <w:rPr>
          <w:rFonts w:eastAsia="DejaVu Serif"/>
          <w:color w:val="263238"/>
        </w:rPr>
        <w:t xml:space="preserve">Outro ganho relevante é a separação objetiva entre custos diretos e indiretos. A IA ajuda a organizar categorias como diferença de preço dos materiais, consumíveis especiais, qualificação de soldadores, inspeções, engenharia adicional, permanência de equipes de gestão e overhead do estaleiro. Essa estrutura pode reduzir o risco de apresentar um pleito genérico ou excessivamente agregado, que tende a ser contestado pelo cliente por falta de rastreabilidade. Ao </w:t>
        <w:lastRenderedPageBreak/>
        <w:t>mesmo tempo, reforça a necessidade de que cada item seja suportado por evidências comerciais, técnicas e contratuais.</w:t>
      </w:r>
    </w:p>
    <w:p w14:paraId="5E9EBC37" w14:textId="77777777" w:rsidR="00921ADD" w:rsidRPr="006F14C5" w:rsidRDefault="007023C5">
      <w:pPr>
        <w:rPr>
          <w:rFonts w:eastAsia="DejaVu Serif"/>
          <w:color w:val="263238"/>
        </w:rPr>
      </w:pPr>
      <w:r>
        <w:rPr>
          <w:rFonts w:eastAsia="DejaVu Serif"/>
          <w:color w:val="263238"/>
        </w:rPr>
        <w:t xml:space="preserve">Por fim, a IA melhora a qualidade da estratégia de negociação. Um </w:t>
      </w:r>
      <w:r>
        <w:rPr>
          <w:rFonts w:eastAsia="DejaVu Serif"/>
          <w:i/>
          <w:iCs/>
          <w:color w:val="263238"/>
        </w:rPr>
        <w:t>claim</w:t>
      </w:r>
      <w:r>
        <w:rPr>
          <w:rFonts w:eastAsia="DejaVu Serif"/>
          <w:color w:val="263238"/>
        </w:rPr>
        <w:t xml:space="preserve"> bem estruturado não precisa ser confrontacional: ele deve preservar direitos, demonstrar fatos, evidenciar impactos e propor uma solução negociada. Ao organizar o documento em base contratual, análise de atrasos, solicitação de EOT, custos e medidas de mitigação, a IA ajuda o estaleiro a apresentar uma posição firme, porém colaborativa. Isso pode reduzir o tempo de negociação, evitar escalada prematura para disputa formal e proteger a relação comercial entre contratado e operadora.</w:t>
      </w:r>
    </w:p>
    <w:p w14:paraId="4D2A5804" w14:textId="63E79B2C" w:rsidR="007761E2" w:rsidRPr="006F14C5" w:rsidRDefault="007023C5" w:rsidP="007761E2">
      <w:pPr>
        <w:rPr>
          <w:rFonts w:eastAsia="DejaVu Serif"/>
          <w:color w:val="263238"/>
        </w:rPr>
      </w:pPr>
      <w:r>
        <w:rPr>
          <w:rFonts w:eastAsia="DejaVu Serif"/>
          <w:color w:val="263238"/>
        </w:rPr>
        <w:t xml:space="preserve">Tomados em conjunto, os seis casos demonstram que não existe um prompt universal para projetos de capital. A utilidade da IA depende da convergência entre fase, setor, decisão apoiada, qualidade dos dados e formato do entregável.</w:t>
      </w:r>
    </w:p>
    <w:p w14:paraId="6C7F68AB" w14:textId="77777777" w:rsidR="007761E2" w:rsidRPr="006F14C5" w:rsidRDefault="007023C5" w:rsidP="007761E2">
      <w:pPr>
        <w:rPr>
          <w:rFonts w:eastAsia="DejaVu Serif"/>
          <w:color w:val="263238"/>
        </w:rPr>
      </w:pPr>
      <w:r>
        <w:rPr>
          <w:rFonts w:eastAsia="DejaVu Serif"/>
          <w:color w:val="263238"/>
        </w:rPr>
        <w:t>O padrão, contudo, permanece constante: a IA organiza e acelera a análise, enquanto o gestor define critérios, valida evidências e assume a responsabilidade pela decisão. Essa divisão de papéis conduz ao tema do capítulo final: as competências e a governança necessárias ao gestor de projetos de capital na era da IA.</w:t>
      </w:r>
    </w:p>
    <w:p w14:paraId="0AA76E3D" w14:textId="77777777" w:rsidR="00F20446" w:rsidRPr="006F14C5" w:rsidRDefault="00F20446">
      <w:pPr>
        <w:sectPr w:rsidR="00F20446" w:rsidRPr="006F14C5" w:rsidSect="00CB415B">
          <w:headerReference w:type="even" r:id="rId76"/>
          <w:headerReference w:type="default" r:id="rId77"/>
          <w:footerReference w:type="even" r:id="rId78"/>
          <w:footerReference w:type="default" r:id="rId79"/>
          <w:headerReference w:type="first" r:id="rId80"/>
          <w:footerReference w:type="first" r:id="rId81"/>
          <w:pgSz w:w="10772" w:h="12756"/>
          <w:pgMar w:top="1247" w:right="1077" w:bottom="1020" w:left="1361" w:header="454" w:footer="567" w:gutter="0"/>
          <w:cols w:space="720"/>
          <w:formProt w:val="0"/>
          <w:titlePg/>
          <w:docGrid w:linePitch="360" w:charSpace="4096"/>
        </w:sectPr>
      </w:pPr>
    </w:p>
    <w:p w14:paraId="58BB3B6F" w14:textId="77777777" w:rsidR="00921ADD" w:rsidRPr="006F14C5" w:rsidRDefault="007023C5" w:rsidP="00E55F8B">
      <w:pPr>
        <w:pStyle w:val="Ttulo2"/>
      </w:pPr>
      <w:bookmarkStart w:id="247" w:name="__RefHeading___Toc10622_3485589216"/>
      <w:bookmarkStart w:id="248" w:name="_Toc233748501"/>
      <w:bookmarkStart w:id="249" w:name="_Toc233040048"/>
      <w:bookmarkStart w:id="250" w:name="_Ref236076717"/>
      <w:bookmarkStart w:id="251" w:name="_Toc236076030"/>
      <w:bookmarkStart w:id="252" w:name="_Toc236516905"/>
      <w:bookmarkEnd w:id="247"/>
      <w:r>
        <w:lastRenderedPageBreak/>
        <w:t>Capítulo 7: O Futuro do Gestor de Projetos</w:t>
      </w:r>
      <w:bookmarkEnd w:id="248"/>
      <w:bookmarkEnd w:id="249"/>
      <w:r>
        <w:t xml:space="preserve"> de Capital</w:t>
      </w:r>
      <w:bookmarkEnd w:id="250"/>
      <w:bookmarkEnd w:id="251"/>
      <w:bookmarkEnd w:id="252"/>
    </w:p>
    <w:p w14:paraId="21E3EA6B" w14:textId="77777777" w:rsidR="00921ADD" w:rsidRPr="006F14C5" w:rsidRDefault="00921ADD"/>
    <w:p w14:paraId="3FA4BD39" w14:textId="77777777" w:rsidR="00921ADD" w:rsidRPr="006F14C5" w:rsidRDefault="007023C5" w:rsidP="00FE6E33">
      <w:pPr>
        <w:pStyle w:val="Ttulo3"/>
      </w:pPr>
      <w:bookmarkStart w:id="253" w:name="__RefHeading___Toc10624_3485589216"/>
      <w:bookmarkStart w:id="254" w:name="_Toc236076031"/>
      <w:bookmarkStart w:id="255" w:name="_Toc236516906"/>
      <w:bookmarkEnd w:id="253"/>
      <w:r>
        <w:t>O Gestor de Projetos de Capital como Piloto de IA</w:t>
      </w:r>
      <w:bookmarkEnd w:id="254"/>
      <w:bookmarkEnd w:id="255"/>
    </w:p>
    <w:p w14:paraId="2DFC0FF2" w14:textId="77777777" w:rsidR="00921ADD" w:rsidRPr="006F14C5" w:rsidRDefault="007023C5" w:rsidP="00D0400B">
      <w:pPr>
        <w:ind w:firstLine="0"/>
      </w:pPr>
      <w:r>
        <w:t xml:space="preserve">A metáfora mais precisa para descrever o papel do gestor de projetos de capital na era da IA não é a do programador, nem a do analista de dados</w:t>
      </w:r>
      <w:del w:id="10558" w:author="Revisão editorial" w:date="2026-10-25T12:00:00Z">
        <w:r>
          <w:delText xml:space="preserve"> -</w:delText>
        </w:r>
      </w:del>
      <w:ins w:id="10559" w:author="Revisão editorial" w:date="2026-10-25T12:00:00Z">
        <w:r>
          <w:t xml:space="preserve">:</w:t>
        </w:r>
      </w:ins>
      <w:r>
        <w:t xml:space="preserve"> é a do piloto de aeronave moderna. Um piloto contemporâneo não voa manualmente a maior parte do tempo; ele supervisiona sistemas automatizados altamente sofisticados, intervém quando necessário e toma as decisões críticas que os sistemas não conseguem tomar sozinhos.</w:t>
      </w:r>
    </w:p>
    <w:p w14:paraId="39FC8165" w14:textId="77777777" w:rsidR="00921ADD" w:rsidRPr="006F14C5" w:rsidRDefault="007023C5" w:rsidP="009E6289">
      <w:r>
        <w:t>Da mesma forma, o gestor de projetos do futuro próximo tenderá a dedicar menos tempo à execução manual de análises de EVM, à redação de relatórios de status e à construção de matrizes de risco linha por linha. Sistemas de IA poderão apoiar essas atividades de forma contínua, enquanto o gestor validará os resultados com julgamento técnico e de negócio e assumirá as decisões que exigem ética, experiência e responsabilidade profissional (McKINSEY &amp; COMPANY, 2025b).</w:t>
      </w:r>
    </w:p>
    <w:p w14:paraId="26FCC84C" w14:textId="77777777" w:rsidR="00921ADD" w:rsidRPr="006F14C5" w:rsidRDefault="007023C5" w:rsidP="009E6289">
      <w:r>
        <w:t xml:space="preserve">Essa transição exige uma mudança de mentalidade profunda. O gestor que insiste em executar manualmente atividades que podem ser apoiadas por IA com maior velocidade, padronização e rastreabilidade pode perder eficiência operacional. Por outro lado, o gestor que delega à IA decisões que exigem julgamento humano, experiência de campo e responsabilidade profissional comete um erro igualmente grave. O equilíbrio entre esses dois extremos é a competência central do gestor de projetos do futuro (PMI, 2024; McKINSEY &amp; COMPANY, 2025b).</w:t>
      </w:r>
    </w:p>
    <w:p w14:paraId="4A9CE5D3" w14:textId="77777777" w:rsidR="00921ADD" w:rsidRPr="006F14C5" w:rsidRDefault="007023C5" w:rsidP="00FE6E33">
      <w:pPr>
        <w:pStyle w:val="Ttulo3"/>
      </w:pPr>
      <w:bookmarkStart w:id="256" w:name="__RefHeading___Toc10626_3485589216"/>
      <w:bookmarkStart w:id="257" w:name="_Toc233748504"/>
      <w:bookmarkStart w:id="258" w:name="_Toc233040051"/>
      <w:bookmarkStart w:id="259" w:name="_Toc232715560"/>
      <w:bookmarkStart w:id="260" w:name="_Toc232715223"/>
      <w:bookmarkStart w:id="261" w:name="_Toc236076032"/>
      <w:bookmarkStart w:id="262" w:name="_Toc236516907"/>
      <w:bookmarkEnd w:id="256"/>
      <w:r>
        <w:t>O Perfil de Competências do Gestor de Projetos 5.0</w:t>
      </w:r>
      <w:bookmarkEnd w:id="257"/>
      <w:bookmarkEnd w:id="258"/>
      <w:bookmarkEnd w:id="259"/>
      <w:bookmarkEnd w:id="260"/>
      <w:bookmarkEnd w:id="261"/>
      <w:bookmarkEnd w:id="262"/>
    </w:p>
    <w:p w14:paraId="00299DCF" w14:textId="77777777" w:rsidR="00921ADD" w:rsidRPr="006F14C5" w:rsidRDefault="007023C5" w:rsidP="00D0400B">
      <w:pPr>
        <w:ind w:firstLine="0"/>
      </w:pPr>
      <w:r>
        <w:t>O gestor de projetos que prosperará na próxima década combinará competências técnicas tradicionais, habilidades digitais e capacidade de governança.</w:t>
      </w:r>
    </w:p>
    <w:p w14:paraId="5797AC9E" w14:textId="77777777" w:rsidR="00921ADD" w:rsidRPr="006F14C5" w:rsidRDefault="007023C5" w:rsidP="009E6289">
      <w:r>
        <w:t xml:space="preserve">Com base nas tendências identificadas pelo PMI (2024), McKinsey (2025b) e nas experiências documentadas nos capítulos anteriores, destacamos o perfil do 'Gestor </w:t>
      </w:r>
      <w:del w:id="10560" w:author="Revisão editorial" w:date="2026-10-25T12:00:00Z">
        <w:r>
          <w:delText xml:space="preserve">CAPEX</w:delText>
        </w:r>
      </w:del>
      <w:ins w:id="10561" w:author="Revisão editorial" w:date="2026-10-25T12:00:00Z">
        <w:r>
          <w:t xml:space="preserve">de Projetos</w:t>
        </w:r>
      </w:ins>
      <w:r>
        <w:t xml:space="preserve"> 5.0':</w:t>
      </w:r>
    </w:p>
    <w:p w14:paraId="70C61FDC" w14:textId="51F8C5CD" w:rsidR="00921ADD" w:rsidRPr="006F14C5" w:rsidRDefault="007023C5" w:rsidP="009E6289">
      <w:r>
        <w:rPr>
          <w:b/>
          <w:bCs/>
        </w:rPr>
        <w:t xml:space="preserve">Fluência em Engenharia de Prompt:</w:t>
      </w:r>
      <w:r>
        <w:t xml:space="preserve"> A capacidade de formular prompts estruturados (RCTIF e demais técnicas avançadas) que apoiem análises mais consistentes nas ferramentas de IA generativa é uma competência imediata e diferenciadora. Um gestor fluente em </w:t>
      </w:r>
      <w:r>
        <w:rPr>
          <w:i/>
          <w:iCs/>
        </w:rPr>
        <w:t xml:space="preserve">Prompt Engineering</w:t>
      </w:r>
      <w:r>
        <w:t xml:space="preserve"> não apenas faz perguntas genéricas, como</w:t>
      </w:r>
      <w:del w:id="10562" w:author="Revisão editorial" w:date="2026-10-25T12:00:00Z">
        <w:r>
          <w:delText xml:space="preserve">:</w:delText>
        </w:r>
      </w:del>
      <w:r>
        <w:t xml:space="preserve"> "Analise este cronograma", mas estrutura</w:t>
      </w:r>
      <w:ins w:id="10563" w:author="Revisão editorial" w:date="2026-10-25T12:00:00Z">
        <w:r>
          <w:t xml:space="preserve"> um</w:t>
        </w:r>
      </w:ins>
      <w:r>
        <w:t xml:space="preserve"> contexto técnico mais profundo, por exemplo: </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3C6E0A2C" w14:textId="77777777" w:rsidTr="00B23895">
        <w:trPr>
          <w:cantSplit/>
          <w:tblHeader/>
        </w:trPr>
        <w:tc>
          <w:tcPr>
            <w:tcW w:w="8334" w:type="dxa"/>
            <w:shd w:val="clear" w:color="auto" w:fill="F3F4F6"/>
            <w:tcMar>
              <w:top w:w="80" w:type="dxa"/>
              <w:left w:w="120" w:type="dxa"/>
              <w:bottom w:w="80" w:type="dxa"/>
              <w:right w:w="120" w:type="dxa"/>
            </w:tcMar>
          </w:tcPr>
          <w:p w14:paraId="179F1ED0" w14:textId="77777777" w:rsidR="00D0400B" w:rsidRPr="006F14C5" w:rsidRDefault="007023C5">
            <w:pPr>
              <w:pStyle w:val="SemEspaamento"/>
              <w:spacing w:after="20" w:line="204" w:lineRule="exact"/>
              <w:jc w:val="left"/>
              <w:rPr>
                <w:rFonts w:eastAsia="DejaVu Serif"/>
                <w:sz w:val="18"/>
                <w:szCs w:val="24"/>
                <w:lang w:val="pt-BR"/>
              </w:rPr>
            </w:pPr>
            <w:r>
              <w:rPr>
                <w:rFonts w:eastAsia="DejaVu Serif"/>
                <w:sz w:val="18"/>
                <w:szCs w:val="24"/>
                <w:lang w:val="pt-BR"/>
              </w:rPr>
              <w:t xml:space="preserve">Analise este cronograma de FPSO considerando: </w:t>
            </w:r>
          </w:p>
          <w:p w14:paraId="7BC129D0" w14:textId="1AE67EE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br/>
              <w:t xml:space="preserve">(1) Caminho crítico de 480 dias, </w:t>
            </w:r>
          </w:p>
        </w:tc>
      </w:tr>
      <w:tr w:rsidR="00921ADD" w:rsidRPr="006F14C5" w14:paraId="78AAE441" w14:textId="77777777" w:rsidTr="00B23895">
        <w:trPr>
          <w:cantSplit/>
        </w:trPr>
        <w:tc>
          <w:tcPr>
            <w:tcW w:w="8334" w:type="dxa"/>
            <w:shd w:val="clear" w:color="auto" w:fill="F3F4F6"/>
            <w:tcMar>
              <w:top w:w="80" w:type="dxa"/>
              <w:left w:w="120" w:type="dxa"/>
              <w:bottom w:w="80" w:type="dxa"/>
              <w:right w:w="120" w:type="dxa"/>
            </w:tcMar>
          </w:tcPr>
          <w:p w14:paraId="64890C54"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(2) Restrição de 150 soldadores TIG disponíveis, </w:t>
            </w:r>
          </w:p>
        </w:tc>
      </w:tr>
      <w:tr w:rsidR="00921ADD" w:rsidRPr="006F14C5" w14:paraId="55712285" w14:textId="77777777" w:rsidTr="00B23895">
        <w:trPr>
          <w:cantSplit/>
        </w:trPr>
        <w:tc>
          <w:tcPr>
            <w:tcW w:w="8334" w:type="dxa"/>
            <w:shd w:val="clear" w:color="auto" w:fill="F3F4F6"/>
            <w:tcMar>
              <w:top w:w="80" w:type="dxa"/>
              <w:left w:w="120" w:type="dxa"/>
              <w:bottom w:w="80" w:type="dxa"/>
              <w:right w:w="120" w:type="dxa"/>
            </w:tcMar>
          </w:tcPr>
          <w:p w14:paraId="4F03877A"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(3) Sazonalidade </w:t>
            </w:r>
            <w:del w:id="10564" w:author="Revisão editorial" w:date="2026-10-25T12:00:00Z">
              <w:r>
                <w:rPr>
                  <w:rFonts w:eastAsia="DejaVu Serif"/>
                  <w:sz w:val="18"/>
                  <w:szCs w:val="24"/>
                  <w:lang w:val="pt-BR"/>
                </w:rPr>
                <w:delText xml:space="preserve">de clima</w:delText>
              </w:r>
            </w:del>
            <w:ins w:id="10565" w:author="Revisão editorial" w:date="2026-10-25T12:00:00Z">
              <w:r>
                <w:rPr>
                  <w:rFonts w:eastAsia="DejaVu Serif"/>
                  <w:sz w:val="18"/>
                  <w:szCs w:val="24"/>
                  <w:lang w:val="pt-BR"/>
                </w:rPr>
                <w:t xml:space="preserve">climática</w:t>
              </w:r>
            </w:ins>
            <w:r>
              <w:rPr>
                <w:rFonts w:eastAsia="DejaVu Serif"/>
                <w:sz w:val="18"/>
                <w:szCs w:val="24"/>
                <w:lang w:val="pt-BR"/>
              </w:rPr>
              <w:t xml:space="preserve"> no Golfo do México </w:t>
            </w:r>
            <w:del w:id="10566" w:author="Revisão editorial" w:date="2026-10-25T12:00:00Z">
              <w:r>
                <w:rPr>
                  <w:rFonts w:eastAsia="DejaVu Serif"/>
                  <w:sz w:val="18"/>
                  <w:szCs w:val="24"/>
                  <w:lang w:val="pt-BR"/>
                </w:rPr>
                <w:delText xml:space="preserve">em</w:delText>
              </w:r>
            </w:del>
            <w:ins w:id="10567" w:author="Revisão editorial" w:date="2026-10-25T12:00:00Z">
              <w:r>
                <w:rPr>
                  <w:rFonts w:eastAsia="DejaVu Serif"/>
                  <w:sz w:val="18"/>
                  <w:szCs w:val="24"/>
                  <w:lang w:val="pt-BR"/>
                </w:rPr>
                <w:t xml:space="preserve">no</w:t>
              </w:r>
            </w:ins>
            <w:r>
              <w:rPr>
                <w:rFonts w:eastAsia="DejaVu Serif"/>
                <w:sz w:val="18"/>
                <w:szCs w:val="24"/>
                <w:lang w:val="pt-BR"/>
              </w:rPr>
              <w:t xml:space="preserve"> </w:t>
            </w:r>
            <w:del w:id="10568" w:author="Revisão editorial" w:date="2026-10-25T12:00:00Z">
              <w:r>
                <w:rPr>
                  <w:rFonts w:eastAsia="DejaVu Serif"/>
                  <w:sz w:val="18"/>
                  <w:szCs w:val="24"/>
                  <w:lang w:val="pt-BR"/>
                </w:rPr>
                <w:delText xml:space="preserve">Q3</w:delText>
              </w:r>
            </w:del>
            <w:ins w:id="10569" w:author="Revisão editorial" w:date="2026-10-25T12:00:00Z">
              <w:r>
                <w:rPr>
                  <w:rFonts w:eastAsia="DejaVu Serif"/>
                  <w:sz w:val="18"/>
                  <w:szCs w:val="24"/>
                  <w:lang w:val="pt-BR"/>
                </w:rPr>
                <w:t xml:space="preserve">terceiro trimestre</w:t>
              </w:r>
            </w:ins>
            <w:r>
              <w:rPr>
                <w:rFonts w:eastAsia="DejaVu Serif"/>
                <w:sz w:val="18"/>
                <w:szCs w:val="24"/>
                <w:lang w:val="pt-BR"/>
              </w:rPr>
              <w:t xml:space="preserve">.</w:t>
            </w:r>
          </w:p>
        </w:tc>
      </w:tr>
    </w:tbl>
    <w:p w14:paraId="704621EE" w14:textId="77777777" w:rsidR="00921ADD" w:rsidRPr="006F14C5" w:rsidRDefault="00921ADD"/>
    <w:p w14:paraId="4D908A97" w14:textId="77777777" w:rsidR="00921ADD" w:rsidRPr="006F14C5" w:rsidRDefault="007023C5" w:rsidP="009E6289">
      <w:r>
        <w:rPr>
          <w:b/>
          <w:bCs/>
        </w:rPr>
        <w:t>Pensamento Crítico Aumentado</w:t>
      </w:r>
      <w:r>
        <w:t>: Habilidade de validar, questionar e complementar os resultados da IA com julgamento técnico e contextual. Um gestor com pensamento crítico aumentado não aceita a resposta da IA como verdade absoluta; ele a trata como uma hipótese que exige validação.</w:t>
      </w:r>
    </w:p>
    <w:p w14:paraId="3D21A8AF" w14:textId="77777777" w:rsidR="00921ADD" w:rsidRPr="006F14C5" w:rsidRDefault="007023C5" w:rsidP="009E6289">
      <w:r>
        <w:t xml:space="preserve">Questões críticas que o Gestor 5.0 </w:t>
      </w:r>
      <w:del w:id="10570" w:author="Revisão editorial" w:date="2026-10-25T12:00:00Z">
        <w:r>
          <w:delText xml:space="preserve">Deve</w:delText>
        </w:r>
      </w:del>
      <w:ins w:id="10571" w:author="Revisão editorial" w:date="2026-10-25T12:00:00Z">
        <w:r>
          <w:t xml:space="preserve">deve</w:t>
        </w:r>
      </w:ins>
      <w:r>
        <w:t xml:space="preserve"> </w:t>
      </w:r>
      <w:del w:id="10572" w:author="Revisão editorial" w:date="2026-10-25T12:00:00Z">
        <w:r>
          <w:delText xml:space="preserve">Fazer</w:delText>
        </w:r>
      </w:del>
      <w:ins w:id="10573" w:author="Revisão editorial" w:date="2026-10-25T12:00:00Z">
        <w:r>
          <w:t xml:space="preserve">fazer</w:t>
        </w:r>
      </w:ins>
      <w:r>
        <w:t xml:space="preserve">:</w:t>
      </w:r>
    </w:p>
    <w:p w14:paraId="4F5115A5"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"Quais dados a IA utilizou para chegar a essa conclusão? Há dados ausentes?"</w:t>
      </w:r>
    </w:p>
    <w:p w14:paraId="74B82D23"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"Qual é a taxa de erro esperada dessa análise em meu domínio específico?"</w:t>
      </w:r>
    </w:p>
    <w:p w14:paraId="58A87B85"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"Essa recomendação é consistente com as melhores práticas da indústria?"</w:t>
      </w:r>
    </w:p>
    <w:p w14:paraId="5297750E"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"Há vieses algorítmicos que possam estar influenciando essa resposta?"</w:t>
      </w:r>
    </w:p>
    <w:p w14:paraId="17728ED4"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"Qual é o impacto se essa análise estiver errada?"</w:t>
      </w:r>
    </w:p>
    <w:p w14:paraId="20DE0E58" w14:textId="77777777" w:rsidR="00921ADD" w:rsidRPr="006F14C5" w:rsidRDefault="00921ADD" w:rsidP="00A6419B"/>
    <w:p w14:paraId="01D909B5" w14:textId="77777777" w:rsidR="00921ADD" w:rsidRPr="006F14C5" w:rsidRDefault="007023C5" w:rsidP="009E6289">
      <w:del w:id="10574" w:author="Revisão editorial" w:date="2026-10-25T12:00:00Z">
        <w:r>
          <w:rPr>
            <w:b/>
            <w:bCs/>
          </w:rPr>
          <w:delText xml:space="preserve">Literacia</w:delText>
        </w:r>
      </w:del>
      <w:ins w:id="10575" w:author="Revisão editorial" w:date="2026-10-25T12:00:00Z">
        <w:r>
          <w:rPr>
            <w:b/>
            <w:bCs/>
          </w:rPr>
          <w:t xml:space="preserve">Letramento</w:t>
        </w:r>
      </w:ins>
      <w:r>
        <w:rPr>
          <w:b/>
          <w:bCs/>
        </w:rPr>
        <w:t xml:space="preserve"> em Dados:</w:t>
      </w:r>
      <w:r>
        <w:t xml:space="preserve"> compreensão básica de como modelos de </w:t>
      </w:r>
      <w:r>
        <w:rPr>
          <w:i/>
          <w:iCs/>
        </w:rPr>
        <w:t xml:space="preserve">Machine Learning</w:t>
      </w:r>
      <w:r>
        <w:t xml:space="preserve"> funcionam, quais são suas limitações e quando confiar</w:t>
      </w:r>
      <w:del w:id="10576" w:author="Revisão editorial" w:date="2026-10-25T12:00:00Z">
        <w:r>
          <w:delText xml:space="preserve"> -</w:delText>
        </w:r>
      </w:del>
      <w:ins w:id="10577" w:author="Revisão editorial" w:date="2026-10-25T12:00:00Z">
        <w:r>
          <w:t xml:space="preserve">,</w:t>
        </w:r>
      </w:ins>
      <w:r>
        <w:t xml:space="preserve"> ou não</w:t>
      </w:r>
      <w:del w:id="10578" w:author="Revisão editorial" w:date="2026-10-25T12:00:00Z">
        <w:r>
          <w:delText xml:space="preserve"> -</w:delText>
        </w:r>
      </w:del>
      <w:ins w:id="10579" w:author="Revisão editorial" w:date="2026-10-25T12:00:00Z">
        <w:r>
          <w:t xml:space="preserve">,</w:t>
        </w:r>
      </w:ins>
      <w:r>
        <w:t xml:space="preserve"> em suas previsões. O Gestor 5.0 não precisa ser cientista de dados, mas deve dominar quatro conceitos fundamentais:</w:t>
      </w:r>
    </w:p>
    <w:p w14:paraId="7E562005" w14:textId="77777777" w:rsidR="00921ADD" w:rsidRPr="006F14C5" w:rsidRDefault="007023C5" w:rsidP="00C36CDA">
      <w:pPr>
        <w:pStyle w:val="PargrafodaLista"/>
        <w:numPr>
          <w:ilvl w:val="0"/>
          <w:numId w:val="10"/>
        </w:numPr>
        <w:spacing w:after="52" w:line="246" w:lineRule="exact"/>
        <w:ind w:left="397" w:hanging="198"/>
      </w:pPr>
      <w:r>
        <w:rPr>
          <w:rFonts w:eastAsia="DejaVu Serif"/>
          <w:b/>
          <w:bCs/>
          <w:i/>
          <w:iCs/>
          <w:color w:val="263238"/>
          <w:sz w:val="19"/>
        </w:rPr>
        <w:t xml:space="preserve">Overfitting</w:t>
      </w:r>
      <w:r>
        <w:rPr>
          <w:rFonts w:eastAsia="DejaVu Serif"/>
          <w:b/>
          <w:bCs/>
          <w:color w:val="263238"/>
          <w:sz w:val="19"/>
        </w:rPr>
        <w:t xml:space="preserve"> e </w:t>
      </w:r>
      <w:r>
        <w:rPr>
          <w:rFonts w:eastAsia="DejaVu Serif"/>
          <w:b/>
          <w:bCs/>
          <w:i/>
          <w:iCs/>
          <w:color w:val="263238"/>
          <w:sz w:val="19"/>
        </w:rPr>
        <w:t xml:space="preserve">Underfitting</w:t>
      </w:r>
      <w:r>
        <w:rPr>
          <w:rFonts w:eastAsia="DejaVu Serif"/>
          <w:b/>
          <w:bCs/>
          <w:color w:val="263238"/>
          <w:sz w:val="19"/>
        </w:rPr>
        <w:t xml:space="preserve">:</w:t>
      </w:r>
      <w:r>
        <w:rPr>
          <w:rFonts w:eastAsia="DejaVu Serif"/>
          <w:color w:val="263238"/>
          <w:sz w:val="19"/>
        </w:rPr>
        <w:t xml:space="preserve"> um modelo treinado exclusivamente em dados históricos de projetos do Mar do Norte pode falhar sistematicamente em previsões para o </w:t>
      </w:r>
      <w:del w:id="10580" w:author="Revisão editorial" w:date="2026-10-25T12:00:00Z">
        <w:r>
          <w:rPr>
            <w:rFonts w:eastAsia="DejaVu Serif"/>
            <w:color w:val="263238"/>
            <w:sz w:val="19"/>
          </w:rPr>
          <w:delText xml:space="preserve">Pré</w:delText>
        </w:r>
      </w:del>
      <w:ins w:id="10581" w:author="Revisão editorial" w:date="2026-10-25T12:00:00Z">
        <w:r>
          <w:rPr>
            <w:rFonts w:eastAsia="DejaVu Serif"/>
            <w:color w:val="263238"/>
            <w:sz w:val="19"/>
          </w:rPr>
          <w:t xml:space="preserve">pré</w:t>
        </w:r>
      </w:ins>
      <w:r>
        <w:rPr>
          <w:rFonts w:eastAsia="DejaVu Serif"/>
          <w:color w:val="263238"/>
          <w:sz w:val="19"/>
        </w:rPr>
        <w:t xml:space="preserve">-sal, pois aprendeu padrões específicos de um contexto que não se generaliza para outro.</w:t>
      </w:r>
    </w:p>
    <w:p w14:paraId="491753A8" w14:textId="77777777" w:rsidR="00921ADD" w:rsidRPr="006F14C5" w:rsidRDefault="007023C5" w:rsidP="00C36CDA">
      <w:pPr>
        <w:pStyle w:val="PargrafodaLista"/>
        <w:numPr>
          <w:ilvl w:val="0"/>
          <w:numId w:val="10"/>
        </w:numPr>
        <w:spacing w:after="52" w:line="246" w:lineRule="exact"/>
        <w:ind w:left="397" w:hanging="198"/>
      </w:pPr>
      <w:r>
        <w:rPr>
          <w:rFonts w:eastAsia="DejaVu Serif"/>
          <w:b/>
          <w:bCs/>
          <w:color w:val="263238"/>
          <w:sz w:val="19"/>
        </w:rPr>
        <w:t xml:space="preserve">Taxa de erro e margem de confiança:</w:t>
      </w:r>
      <w:r>
        <w:rPr>
          <w:rFonts w:eastAsia="DejaVu Serif"/>
          <w:color w:val="263238"/>
          <w:sz w:val="19"/>
        </w:rPr>
        <w:t xml:space="preserve"> qual desvio é aceitável numa previsão de custo ou cronograma </w:t>
      </w:r>
      <w:del w:id="10582" w:author="Revisão editorial" w:date="2026-10-25T12:00:00Z">
        <w:r>
          <w:rPr>
            <w:rFonts w:eastAsia="DejaVu Serif"/>
            <w:color w:val="263238"/>
            <w:sz w:val="19"/>
          </w:rPr>
          <w:delText xml:space="preserve">— </w:delText>
        </w:r>
      </w:del>
      <w:r>
        <w:rPr>
          <w:rFonts w:eastAsia="DejaVu Serif"/>
          <w:color w:val="263238"/>
          <w:sz w:val="19"/>
        </w:rPr>
        <w:t xml:space="preserve">e a partir de que nível de incerteza a decisão deve ser escalada para revisão humana.</w:t>
      </w:r>
    </w:p>
    <w:p w14:paraId="1EF13DE8" w14:textId="77777777" w:rsidR="00921ADD" w:rsidRPr="006F14C5" w:rsidRDefault="007023C5" w:rsidP="00C36CDA">
      <w:pPr>
        <w:pStyle w:val="PargrafodaLista"/>
        <w:numPr>
          <w:ilvl w:val="0"/>
          <w:numId w:val="10"/>
        </w:numPr>
        <w:spacing w:after="52" w:line="246" w:lineRule="exact"/>
        <w:ind w:left="397" w:hanging="198"/>
      </w:pPr>
      <w:r>
        <w:rPr>
          <w:rFonts w:eastAsia="DejaVu Serif"/>
          <w:b/>
          <w:bCs/>
          <w:color w:val="263238"/>
          <w:sz w:val="19"/>
        </w:rPr>
        <w:t>Viés de dados:</w:t>
      </w:r>
      <w:r>
        <w:rPr>
          <w:rFonts w:eastAsia="DejaVu Serif"/>
          <w:color w:val="263238"/>
          <w:sz w:val="19"/>
        </w:rPr>
        <w:t xml:space="preserve"> modelos treinados em histórico de projetos podem perpetuar práticas inadequadas ou refletir distorções do passado como se fossem referências válidas para o futuro.</w:t>
      </w:r>
    </w:p>
    <w:p w14:paraId="27E0BA02" w14:textId="77777777" w:rsidR="00921ADD" w:rsidRPr="006F14C5" w:rsidRDefault="007023C5" w:rsidP="00C36CDA">
      <w:pPr>
        <w:pStyle w:val="PargrafodaLista"/>
        <w:numPr>
          <w:ilvl w:val="0"/>
          <w:numId w:val="10"/>
        </w:numPr>
        <w:spacing w:after="52" w:line="246" w:lineRule="exact"/>
        <w:ind w:left="397" w:hanging="198"/>
      </w:pPr>
      <w:r>
        <w:rPr>
          <w:rFonts w:eastAsia="DejaVu Serif"/>
          <w:b/>
          <w:bCs/>
          <w:color w:val="263238"/>
          <w:sz w:val="19"/>
        </w:rPr>
        <w:lastRenderedPageBreak/>
        <w:t>Validação cruzada:</w:t>
      </w:r>
      <w:r>
        <w:rPr>
          <w:rFonts w:eastAsia="DejaVu Serif"/>
          <w:color w:val="263238"/>
          <w:sz w:val="19"/>
        </w:rPr>
        <w:t xml:space="preserve"> um modelo só é confiável quando testado em múltiplos cenários e contextos distintos, não apenas no conjunto de dados em que foi treinado.</w:t>
      </w:r>
    </w:p>
    <w:p w14:paraId="734CB890" w14:textId="77777777" w:rsidR="00921ADD" w:rsidRPr="006F14C5" w:rsidRDefault="00921ADD" w:rsidP="00A6419B"/>
    <w:p w14:paraId="61516459" w14:textId="77777777" w:rsidR="00921ADD" w:rsidRPr="006F14C5" w:rsidRDefault="007023C5" w:rsidP="009E6289">
      <w:r>
        <w:rPr>
          <w:b/>
          <w:bCs/>
        </w:rPr>
        <w:t>Liderança Adaptativa</w:t>
      </w:r>
      <w:r>
        <w:t>: Capacidade de liderar equipes humanas e "equipes" de agentes de IA distribuindo tarefas de forma otimizada entre humanos e máquinas. O gestor 5.0 compreende que nem todas as tarefas devem ser automatizadas; algumas exigem julgamento humano, criatividade ou empatia (PMI, 2024).</w:t>
      </w:r>
    </w:p>
    <w:p w14:paraId="7266DE2C" w14:textId="5EAD81A8" w:rsidR="0067446E" w:rsidRPr="006F14C5" w:rsidRDefault="00C36CDA" w:rsidP="009E6289">
      <w:r>
        <w:t xml:space="preserve">A Tabela 7.1 organiza essa divisão de trabalho, indicando, por tipo de tarefa, qual o agente tende a apresentar melhor desempenho e a justificativa correspondente.</w:t>
      </w:r>
    </w:p>
    <w:p w14:paraId="30672BA9" w14:textId="77777777" w:rsidR="00F10921" w:rsidRPr="006F14C5" w:rsidRDefault="00F10921"/>
    <w:p w14:paraId="6F6627DB" w14:textId="77777777" w:rsidR="00921ADD" w:rsidRPr="006F14C5" w:rsidRDefault="007023C5">
      <w:pPr>
        <w:pStyle w:val="Legenda"/>
        <w:keepNext/>
        <w:keepLines/>
        <w:jc w:val="left"/>
        <w:rPr>
          <w:color w:val="auto"/>
          <w:sz w:val="17"/>
          <w:szCs w:val="17"/>
        </w:rPr>
      </w:pPr>
      <w:r>
        <w:rPr>
          <w:bCs/>
          <w:color w:val="auto"/>
          <w:sz w:val="17"/>
          <w:szCs w:val="17"/>
        </w:rPr>
        <w:t xml:space="preserve">Tabela 7.1</w:t>
      </w:r>
      <w:del w:id="10583" w:author="Revisão editorial" w:date="2026-10-25T12:00:00Z">
        <w:r>
          <w:rPr>
            <w:bCs/>
            <w:color w:val="auto"/>
            <w:sz w:val="17"/>
            <w:szCs w:val="17"/>
          </w:rPr>
          <w:delText xml:space="preserve"> -</w:delText>
        </w:r>
      </w:del>
      <w:ins w:id="10584" w:author="Revisão editorial" w:date="2026-10-25T12:00:00Z">
        <w:r>
          <w:rPr>
            <w:bCs/>
            <w:color w:val="auto"/>
            <w:sz w:val="17"/>
            <w:szCs w:val="17"/>
          </w:rPr>
          <w:t xml:space="preserve">:</w:t>
        </w:r>
      </w:ins>
      <w:r>
        <w:rPr>
          <w:color w:val="auto"/>
          <w:sz w:val="17"/>
          <w:szCs w:val="17"/>
        </w:rPr>
        <w:t xml:space="preserve"> Matriz de </w:t>
      </w:r>
      <w:del w:id="10585" w:author="Revisão editorial" w:date="2026-10-25T12:00:00Z">
        <w:r>
          <w:rPr>
            <w:color w:val="auto"/>
            <w:sz w:val="17"/>
            <w:szCs w:val="17"/>
          </w:rPr>
          <w:delText xml:space="preserve">Decisão:</w:delText>
        </w:r>
      </w:del>
      <w:ins w:id="10586" w:author="Revisão editorial" w:date="2026-10-25T12:00:00Z">
        <w:r>
          <w:rPr>
            <w:color w:val="auto"/>
            <w:sz w:val="17"/>
            <w:szCs w:val="17"/>
          </w:rPr>
          <w:t xml:space="preserve">decisão</w:t>
        </w:r>
      </w:ins>
      <w:r>
        <w:rPr>
          <w:color w:val="auto"/>
          <w:sz w:val="17"/>
          <w:szCs w:val="17"/>
        </w:rPr>
        <w:t xml:space="preserve"> </w:t>
      </w:r>
      <w:del w:id="10587" w:author="Revisão editorial" w:date="2026-10-25T12:00:00Z">
        <w:r>
          <w:rPr>
            <w:color w:val="auto"/>
            <w:sz w:val="17"/>
            <w:szCs w:val="17"/>
          </w:rPr>
          <w:delText xml:space="preserve">Humano</w:delText>
        </w:r>
      </w:del>
      <w:ins w:id="10588" w:author="Revisão editorial" w:date="2026-10-25T12:00:00Z">
        <w:r>
          <w:rPr>
            <w:color w:val="auto"/>
            <w:sz w:val="17"/>
            <w:szCs w:val="17"/>
          </w:rPr>
          <w:t xml:space="preserve">entre</w:t>
        </w:r>
      </w:ins>
      <w:r>
        <w:rPr>
          <w:color w:val="auto"/>
          <w:sz w:val="17"/>
          <w:szCs w:val="17"/>
        </w:rPr>
        <w:t xml:space="preserve"> </w:t>
      </w:r>
      <w:del w:id="10589" w:author="Revisão editorial" w:date="2026-10-25T12:00:00Z">
        <w:r>
          <w:rPr>
            <w:color w:val="auto"/>
            <w:sz w:val="17"/>
            <w:szCs w:val="17"/>
          </w:rPr>
          <w:delText xml:space="preserve">vs.</w:delText>
        </w:r>
      </w:del>
      <w:ins w:id="10590" w:author="Revisão editorial" w:date="2026-10-25T12:00:00Z">
        <w:r>
          <w:rPr>
            <w:color w:val="auto"/>
            <w:sz w:val="17"/>
            <w:szCs w:val="17"/>
          </w:rPr>
          <w:t xml:space="preserve">humano e</w:t>
        </w:r>
      </w:ins>
      <w:r>
        <w:rPr>
          <w:color w:val="auto"/>
          <w:sz w:val="17"/>
          <w:szCs w:val="17"/>
        </w:rPr>
        <w:t xml:space="preserve"> IA</w:t>
      </w:r>
    </w:p>
    <w:tbl>
      <w:tblPr>
        <w:tblStyle w:val="TabeladeGrade4"/>
        <w:tblW w:w="0" w:type="auto"/>
        <w:tblLook w:val="04A0" w:firstRow="1" w:lastRow="0" w:firstColumn="1" w:lastColumn="0" w:noHBand="0" w:noVBand="1"/>
      </w:tblPr>
      <w:tblGrid>
        <w:gridCol w:w="2407"/>
        <w:gridCol w:w="2390"/>
        <w:gridCol w:w="3527"/>
      </w:tblGrid>
      <w:tr w:rsidR="00921ADD" w:rsidRPr="006F14C5" w14:paraId="4E2A6A04" w14:textId="77777777" w:rsidTr="00B23895">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13EFB9" w14:textId="77777777" w:rsidR="00921ADD" w:rsidRPr="006F14C5" w:rsidRDefault="007023C5" w:rsidP="00B23895">
            <w:pPr>
              <w:pStyle w:val="SemEspaamento"/>
              <w:jc w:val="center"/>
              <w:rPr>
                <w:rFonts w:eastAsia="MS Mincho"/>
                <w:sz w:val="18"/>
                <w:szCs w:val="24"/>
                <w:lang w:val="pt-BR"/>
              </w:rPr>
            </w:pPr>
            <w:r>
              <w:rPr>
                <w:rFonts w:ascii="DejaVu Sans" w:eastAsia="DejaVu Sans" w:hAnsi="DejaVu Sans" w:cs="DejaVu Sans"/>
                <w:color w:val="FFFFFF"/>
                <w:sz w:val="18"/>
                <w:szCs w:val="24"/>
                <w:lang w:val="pt-BR"/>
              </w:rPr>
              <w:t xml:space="preserve">Tipo de </w:t>
            </w:r>
            <w:del w:id="10591" w:author="Revisão editorial" w:date="2026-10-25T12:00:00Z">
              <w:r>
                <w:rPr>
                  <w:rFonts w:ascii="DejaVu Sans" w:eastAsia="DejaVu Sans" w:hAnsi="DejaVu Sans" w:cs="DejaVu Sans"/>
                  <w:color w:val="FFFFFF"/>
                  <w:sz w:val="18"/>
                  <w:szCs w:val="24"/>
                  <w:lang w:val="pt-BR"/>
                </w:rPr>
                <w:delText xml:space="preserve">Tarefa</w:delText>
              </w:r>
            </w:del>
            <w:ins w:id="10592" w:author="Revisão editorial" w:date="2026-10-25T12:00:00Z">
              <w:r>
                <w:rPr>
                  <w:rFonts w:ascii="DejaVu Sans" w:eastAsia="DejaVu Sans" w:hAnsi="DejaVu Sans" w:cs="DejaVu Sans"/>
                  <w:color w:val="FFFFFF"/>
                  <w:sz w:val="18"/>
                  <w:szCs w:val="24"/>
                  <w:lang w:val="pt-BR"/>
                </w:rPr>
                <w:t xml:space="preserve">tarefa</w:t>
              </w:r>
            </w:ins>
          </w:p>
        </w:tc>
        <w:tc>
          <w:tcPr>
            <w:tcW w:w="0" w:type="auto"/>
            <w:vAlign w:val="center"/>
          </w:tcPr>
          <w:p w14:paraId="40E06D17" w14:textId="77777777" w:rsidR="00921ADD" w:rsidRPr="006F14C5" w:rsidRDefault="007023C5" w:rsidP="00B23895">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 xml:space="preserve">Potencialmente </w:t>
            </w:r>
            <w:del w:id="10593" w:author="Revisão editorial" w:date="2026-10-25T12:00:00Z">
              <w:r>
                <w:rPr>
                  <w:rFonts w:ascii="DejaVu Sans" w:eastAsia="DejaVu Sans" w:hAnsi="DejaVu Sans" w:cs="DejaVu Sans"/>
                  <w:color w:val="FFFFFF"/>
                  <w:sz w:val="18"/>
                  <w:szCs w:val="24"/>
                  <w:lang w:val="pt-BR"/>
                </w:rPr>
                <w:delText xml:space="preserve">Melhor</w:delText>
              </w:r>
            </w:del>
            <w:ins w:id="10594" w:author="Revisão editorial" w:date="2026-10-25T12:00:00Z">
              <w:r>
                <w:rPr>
                  <w:rFonts w:ascii="DejaVu Sans" w:eastAsia="DejaVu Sans" w:hAnsi="DejaVu Sans" w:cs="DejaVu Sans"/>
                  <w:color w:val="FFFFFF"/>
                  <w:sz w:val="18"/>
                  <w:szCs w:val="24"/>
                  <w:lang w:val="pt-BR"/>
                </w:rPr>
                <w:t xml:space="preserve">melhor</w:t>
              </w:r>
            </w:ins>
            <w:r>
              <w:rPr>
                <w:rFonts w:ascii="DejaVu Sans" w:eastAsia="DejaVu Sans" w:hAnsi="DejaVu Sans" w:cs="DejaVu Sans"/>
                <w:color w:val="FFFFFF"/>
                <w:sz w:val="18"/>
                <w:szCs w:val="24"/>
                <w:lang w:val="pt-BR"/>
              </w:rPr>
              <w:t xml:space="preserve"> </w:t>
            </w:r>
            <w:del w:id="10595" w:author="Revisão editorial" w:date="2026-10-25T12:00:00Z">
              <w:r>
                <w:rPr>
                  <w:rFonts w:ascii="DejaVu Sans" w:eastAsia="DejaVu Sans" w:hAnsi="DejaVu Sans" w:cs="DejaVu Sans"/>
                  <w:color w:val="FFFFFF"/>
                  <w:sz w:val="18"/>
                  <w:szCs w:val="24"/>
                  <w:lang w:val="pt-BR"/>
                </w:rPr>
                <w:delText xml:space="preserve">Executada</w:delText>
              </w:r>
            </w:del>
            <w:ins w:id="10596" w:author="Revisão editorial" w:date="2026-10-25T12:00:00Z">
              <w:r>
                <w:rPr>
                  <w:rFonts w:ascii="DejaVu Sans" w:eastAsia="DejaVu Sans" w:hAnsi="DejaVu Sans" w:cs="DejaVu Sans"/>
                  <w:color w:val="FFFFFF"/>
                  <w:sz w:val="18"/>
                  <w:szCs w:val="24"/>
                  <w:lang w:val="pt-BR"/>
                </w:rPr>
                <w:t xml:space="preserve">executada</w:t>
              </w:r>
            </w:ins>
            <w:r>
              <w:rPr>
                <w:rFonts w:ascii="DejaVu Sans" w:eastAsia="DejaVu Sans" w:hAnsi="DejaVu Sans" w:cs="DejaVu Sans"/>
                <w:color w:val="FFFFFF"/>
                <w:sz w:val="18"/>
                <w:szCs w:val="24"/>
                <w:lang w:val="pt-BR"/>
              </w:rPr>
              <w:t xml:space="preserve"> por</w:t>
            </w:r>
          </w:p>
        </w:tc>
        <w:tc>
          <w:tcPr>
            <w:tcW w:w="0" w:type="auto"/>
            <w:vAlign w:val="center"/>
          </w:tcPr>
          <w:p w14:paraId="7CC5DFDF" w14:textId="77777777" w:rsidR="00921ADD" w:rsidRPr="006F14C5" w:rsidRDefault="007023C5" w:rsidP="00B23895">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Justificativa</w:t>
            </w:r>
          </w:p>
        </w:tc>
      </w:tr>
      <w:tr w:rsidR="00921ADD" w:rsidRPr="006F14C5" w14:paraId="1DCD9E24" w14:textId="77777777" w:rsidTr="0009339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320CF8"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Análise de dados estruturados</w:t>
            </w:r>
          </w:p>
        </w:tc>
        <w:tc>
          <w:tcPr>
            <w:tcW w:w="0" w:type="auto"/>
            <w:vAlign w:val="center"/>
          </w:tcPr>
          <w:p w14:paraId="3728670D"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IA</w:t>
            </w:r>
          </w:p>
        </w:tc>
        <w:tc>
          <w:tcPr>
            <w:tcW w:w="0" w:type="auto"/>
            <w:vAlign w:val="center"/>
          </w:tcPr>
          <w:p w14:paraId="24063936"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Velocidade, capacidade de processamento e consistência de estrutura, desde que validada</w:t>
            </w:r>
          </w:p>
        </w:tc>
      </w:tr>
      <w:tr w:rsidR="00921ADD" w:rsidRPr="006F14C5" w14:paraId="549AA500" w14:textId="77777777" w:rsidTr="0009339A">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389687"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Negociação com stakeholders</w:t>
            </w:r>
          </w:p>
        </w:tc>
        <w:tc>
          <w:tcPr>
            <w:tcW w:w="0" w:type="auto"/>
            <w:vAlign w:val="center"/>
          </w:tcPr>
          <w:p w14:paraId="39F3B5E0"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Humano</w:t>
            </w:r>
          </w:p>
        </w:tc>
        <w:tc>
          <w:tcPr>
            <w:tcW w:w="0" w:type="auto"/>
            <w:vAlign w:val="center"/>
          </w:tcPr>
          <w:p w14:paraId="55951D87"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Empatia, criatividade, compreensão de nuances políticas</w:t>
            </w:r>
          </w:p>
        </w:tc>
      </w:tr>
      <w:tr w:rsidR="00921ADD" w:rsidRPr="006F14C5" w14:paraId="3B050E43" w14:textId="77777777" w:rsidTr="0009339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B8CC7D"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Identificação de padrões em grandes volumes</w:t>
            </w:r>
          </w:p>
        </w:tc>
        <w:tc>
          <w:tcPr>
            <w:tcW w:w="0" w:type="auto"/>
            <w:vAlign w:val="center"/>
          </w:tcPr>
          <w:p w14:paraId="0B89A8F0"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IA</w:t>
            </w:r>
          </w:p>
        </w:tc>
        <w:tc>
          <w:tcPr>
            <w:tcW w:w="0" w:type="auto"/>
            <w:vAlign w:val="center"/>
          </w:tcPr>
          <w:p w14:paraId="3B22A447"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Capacidade de processar milhões de dados</w:t>
            </w:r>
          </w:p>
        </w:tc>
      </w:tr>
      <w:tr w:rsidR="00921ADD" w:rsidRPr="006F14C5" w14:paraId="648A0659" w14:textId="77777777" w:rsidTr="0009339A">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00EB58"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Decisões com impacto ético/moral</w:t>
            </w:r>
          </w:p>
        </w:tc>
        <w:tc>
          <w:tcPr>
            <w:tcW w:w="0" w:type="auto"/>
            <w:vAlign w:val="center"/>
          </w:tcPr>
          <w:p w14:paraId="5A5161FD"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Humano</w:t>
            </w:r>
          </w:p>
        </w:tc>
        <w:tc>
          <w:tcPr>
            <w:tcW w:w="0" w:type="auto"/>
            <w:vAlign w:val="center"/>
          </w:tcPr>
          <w:p w14:paraId="7F290AA3"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Responsabilidade profissional, julgamento de valores</w:t>
            </w:r>
          </w:p>
        </w:tc>
      </w:tr>
      <w:tr w:rsidR="00921ADD" w:rsidRPr="006F14C5" w14:paraId="50B1C6CF" w14:textId="77777777" w:rsidTr="0009339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227D58"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Relatórios técnicos estruturados</w:t>
            </w:r>
          </w:p>
        </w:tc>
        <w:tc>
          <w:tcPr>
            <w:tcW w:w="0" w:type="auto"/>
            <w:vAlign w:val="center"/>
          </w:tcPr>
          <w:p w14:paraId="2C2F59DC"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IA (com revisão humana)</w:t>
            </w:r>
          </w:p>
        </w:tc>
        <w:tc>
          <w:tcPr>
            <w:tcW w:w="0" w:type="auto"/>
            <w:vAlign w:val="center"/>
          </w:tcPr>
          <w:p w14:paraId="2F970BF0"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Eficiência com validação de qualidade</w:t>
            </w:r>
          </w:p>
        </w:tc>
      </w:tr>
      <w:tr w:rsidR="00921ADD" w:rsidRPr="006F14C5" w14:paraId="094A7B08" w14:textId="77777777" w:rsidTr="0009339A">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24DE1F"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Comunicação de crises</w:t>
            </w:r>
          </w:p>
        </w:tc>
        <w:tc>
          <w:tcPr>
            <w:tcW w:w="0" w:type="auto"/>
            <w:vAlign w:val="center"/>
          </w:tcPr>
          <w:p w14:paraId="546A2CD1"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Humano</w:t>
            </w:r>
          </w:p>
        </w:tc>
        <w:tc>
          <w:tcPr>
            <w:tcW w:w="0" w:type="auto"/>
            <w:vAlign w:val="center"/>
          </w:tcPr>
          <w:p w14:paraId="08463ACD"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Autenticidade, empatia, accountability</w:t>
            </w:r>
          </w:p>
        </w:tc>
      </w:tr>
      <w:tr w:rsidR="00921ADD" w:rsidRPr="006F14C5" w14:paraId="2C3117B2" w14:textId="77777777" w:rsidTr="0009339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5E89FF"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Previsões de cronograma (cenários)</w:t>
            </w:r>
          </w:p>
        </w:tc>
        <w:tc>
          <w:tcPr>
            <w:tcW w:w="0" w:type="auto"/>
            <w:vAlign w:val="center"/>
          </w:tcPr>
          <w:p w14:paraId="0AE0B5EF"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IA</w:t>
            </w:r>
          </w:p>
        </w:tc>
        <w:tc>
          <w:tcPr>
            <w:tcW w:w="0" w:type="auto"/>
            <w:vAlign w:val="center"/>
          </w:tcPr>
          <w:p w14:paraId="69B05170"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de múltiplos cenários rapidamente</w:t>
            </w:r>
          </w:p>
        </w:tc>
      </w:tr>
      <w:tr w:rsidR="00921ADD" w:rsidRPr="006F14C5" w14:paraId="2082BFF4" w14:textId="77777777" w:rsidTr="0009339A">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66D19E"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Aprovação de decisões críticas</w:t>
            </w:r>
          </w:p>
        </w:tc>
        <w:tc>
          <w:tcPr>
            <w:tcW w:w="0" w:type="auto"/>
            <w:vAlign w:val="center"/>
          </w:tcPr>
          <w:p w14:paraId="6D847EF3"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Humano</w:t>
            </w:r>
          </w:p>
        </w:tc>
        <w:tc>
          <w:tcPr>
            <w:tcW w:w="0" w:type="auto"/>
            <w:vAlign w:val="center"/>
          </w:tcPr>
          <w:p w14:paraId="0F07277E"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Responsabilidade legal e profissional</w:t>
            </w:r>
          </w:p>
        </w:tc>
      </w:tr>
    </w:tbl>
    <w:p w14:paraId="530AA970" w14:textId="77777777" w:rsidR="00921ADD" w:rsidRPr="006F14C5" w:rsidRDefault="003A5804" w:rsidP="00B23895">
      <w:pPr>
        <w:pStyle w:val="BookSource"/>
        <w:keepLines/>
        <w:rPr>
          <w:i w:val="0"/>
          <w:iCs/>
          <w:color w:val="auto"/>
          <w:szCs w:val="15"/>
        </w:rPr>
      </w:pPr>
      <w:r>
        <w:rPr>
          <w:i w:val="0"/>
          <w:iCs/>
          <w:color w:val="auto"/>
          <w:szCs w:val="15"/>
        </w:rPr>
        <w:t>Fonte: Elaborado pelo autor.</w:t>
      </w:r>
    </w:p>
    <w:p w14:paraId="5B13178F" w14:textId="77777777" w:rsidR="00921ADD" w:rsidRPr="006F14C5" w:rsidRDefault="00921ADD">
      <w:pPr>
        <w:rPr>
          <w:b/>
          <w:bCs/>
        </w:rPr>
      </w:pPr>
    </w:p>
    <w:p w14:paraId="067BBC0B" w14:textId="77777777" w:rsidR="00921ADD" w:rsidRPr="006F14C5" w:rsidRDefault="007023C5" w:rsidP="009E6289">
      <w:r>
        <w:rPr>
          <w:b/>
          <w:bCs/>
        </w:rPr>
        <w:t>Ética Digital</w:t>
      </w:r>
      <w:r>
        <w:t xml:space="preserve">: Consciência dos vieses algorítmicos e responsabilidade pelas decisões tomadas com suporte de IA. O gestor 5.0 compreende que a IA é uma </w:t>
        <w:lastRenderedPageBreak/>
        <w:t>ferramenta poderosa, mas não é neutra; ela reflete os dados, as premissas e os valores de quem a criou (FLORIDI; COWLS, 2019).</w:t>
      </w:r>
    </w:p>
    <w:p w14:paraId="53E9A579" w14:textId="77777777" w:rsidR="00921ADD" w:rsidRPr="006F14C5" w:rsidRDefault="007023C5" w:rsidP="009E6289">
      <w:r>
        <w:t>Princípios de Ética Digital para Gestores CAPEX:</w:t>
      </w:r>
    </w:p>
    <w:p w14:paraId="457DE4A1"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Beneficência:</w:t>
      </w:r>
      <w:r>
        <w:rPr>
          <w:rFonts w:eastAsia="DejaVu Serif"/>
          <w:color w:val="263238"/>
          <w:sz w:val="19"/>
        </w:rPr>
        <w:t xml:space="preserve"> Usar IA para maximizar o bem-estar do projeto, equipe e stakeholders</w:t>
      </w:r>
    </w:p>
    <w:p w14:paraId="09B8CDE2"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Não Maleficência:</w:t>
      </w:r>
      <w:r>
        <w:rPr>
          <w:rFonts w:eastAsia="DejaVu Serif"/>
          <w:color w:val="263238"/>
          <w:sz w:val="19"/>
        </w:rPr>
        <w:t xml:space="preserve"> Evitar o uso de IA de forma a prejudicar pessoas ou o meio ambiente</w:t>
      </w:r>
    </w:p>
    <w:p w14:paraId="11BEFEF7"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Autonomia:</w:t>
      </w:r>
      <w:r>
        <w:rPr>
          <w:rFonts w:eastAsia="DejaVu Serif"/>
          <w:color w:val="263238"/>
          <w:sz w:val="19"/>
        </w:rPr>
        <w:t xml:space="preserve"> Garantir que decisões críticas permaneçam sob controle humano</w:t>
      </w:r>
    </w:p>
    <w:p w14:paraId="6748157B"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 xml:space="preserve">Justiça: </w:t>
      </w:r>
      <w:r>
        <w:rPr>
          <w:rFonts w:eastAsia="DejaVu Serif"/>
          <w:color w:val="263238"/>
          <w:sz w:val="19"/>
        </w:rPr>
        <w:t xml:space="preserve">Evitar que vieses algorítmicos perpetuem discriminação (</w:t>
      </w:r>
      <w:del w:id="10597" w:author="Revisão editorial" w:date="2026-10-25T12:00:00Z">
        <w:r>
          <w:rPr>
            <w:rFonts w:eastAsia="DejaVu Serif"/>
            <w:color w:val="263238"/>
            <w:sz w:val="19"/>
          </w:rPr>
          <w:delText xml:space="preserve">ex:</w:delText>
        </w:r>
      </w:del>
      <w:ins w:id="10598" w:author="Revisão editorial" w:date="2026-10-25T12:00:00Z">
        <w:r>
          <w:rPr>
            <w:rFonts w:eastAsia="DejaVu Serif"/>
            <w:color w:val="263238"/>
            <w:sz w:val="19"/>
          </w:rPr>
          <w:t xml:space="preserve">por exemplo,</w:t>
        </w:r>
      </w:ins>
      <w:r>
        <w:rPr>
          <w:rFonts w:eastAsia="DejaVu Serif"/>
          <w:color w:val="263238"/>
          <w:sz w:val="19"/>
        </w:rPr>
        <w:t xml:space="preserve"> em seleção de fornecedores)</w:t>
      </w:r>
    </w:p>
    <w:p w14:paraId="536D0206"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Explicabilidade:</w:t>
      </w:r>
      <w:r>
        <w:rPr>
          <w:rFonts w:eastAsia="DejaVu Serif"/>
          <w:color w:val="263238"/>
          <w:sz w:val="19"/>
        </w:rPr>
        <w:t xml:space="preserve"> Garantir que as decisões apoiadas por IA possam ser explicadas e auditadas</w:t>
      </w:r>
    </w:p>
    <w:p w14:paraId="17F38111" w14:textId="77777777" w:rsidR="00921ADD" w:rsidRPr="006F14C5" w:rsidRDefault="00921ADD" w:rsidP="00A6419B"/>
    <w:p w14:paraId="73AB1754" w14:textId="77777777" w:rsidR="00921ADD" w:rsidRPr="006F14C5" w:rsidRDefault="007023C5" w:rsidP="009E6289">
      <w:r>
        <w:t>Apesar da transformação digital, as competências técnicas tradicionais permanecem fundamentais. O gestor 5.0 não abandona o conhecimento em FEL, EVM, gestão de riscos ou engenharia de projetos; ele o complementa com IA.</w:t>
      </w:r>
    </w:p>
    <w:p w14:paraId="05AAED87" w14:textId="77777777" w:rsidR="00921ADD" w:rsidRPr="006F14C5" w:rsidRDefault="007023C5" w:rsidP="00A6419B">
      <w:pPr>
        <w:pStyle w:val="Ttulo4"/>
        <w:jc w:val="both"/>
      </w:pPr>
      <w:r>
        <w:t>Domínio da Metodologia FEL e Ciclo de Vida de Projetos de Capital</w:t>
      </w:r>
    </w:p>
    <w:p w14:paraId="0966F8D6" w14:textId="77777777" w:rsidR="00921ADD" w:rsidRPr="006F14C5" w:rsidRDefault="007023C5" w:rsidP="00D0400B">
      <w:pPr>
        <w:ind w:firstLine="0"/>
      </w:pPr>
      <w:r>
        <w:t xml:space="preserve">A metodologia Front-End Loading (FEL) continua sendo uma referência amplamente adotada para organizar a maturidade de definição de projetos. A IA não substitui o FEL, a engenharia ou a governança; ela pode apoiar a organização de informações, a identificação de lacunas e a preparação de análises quando utilizada com dados adequados e validação humana.</w:t>
      </w:r>
    </w:p>
    <w:p w14:paraId="4E64E456" w14:textId="77777777" w:rsidR="00921ADD" w:rsidRPr="006F14C5" w:rsidRDefault="007023C5" w:rsidP="00C36CDA">
      <w:pPr>
        <w:pStyle w:val="PargrafodaLista"/>
        <w:numPr>
          <w:ilvl w:val="0"/>
          <w:numId w:val="11"/>
        </w:numPr>
        <w:spacing w:after="52" w:line="246" w:lineRule="exact"/>
        <w:ind w:left="397" w:hanging="198"/>
        <w:rPr>
          <w:rFonts w:eastAsia="DejaVu Serif"/>
          <w:color w:val="263238"/>
          <w:sz w:val="19"/>
        </w:rPr>
      </w:pPr>
      <w:r>
        <w:rPr>
          <w:rFonts w:eastAsia="DejaVu Serif"/>
          <w:b/>
          <w:bCs/>
          <w:color w:val="263238"/>
          <w:sz w:val="19"/>
        </w:rPr>
        <w:t xml:space="preserve">FEL 1: </w:t>
      </w:r>
      <w:r>
        <w:rPr>
          <w:rFonts w:eastAsia="DejaVu Serif"/>
          <w:color w:val="263238"/>
          <w:sz w:val="19"/>
        </w:rPr>
        <w:t xml:space="preserve">IA pode acelerar a preparação inicial do screening, sem substituir workshops e validações;</w:t>
      </w:r>
    </w:p>
    <w:p w14:paraId="0F9892BC" w14:textId="77777777" w:rsidR="00921ADD" w:rsidRPr="006F14C5" w:rsidRDefault="007023C5" w:rsidP="00C36CDA">
      <w:pPr>
        <w:pStyle w:val="PargrafodaLista"/>
        <w:numPr>
          <w:ilvl w:val="0"/>
          <w:numId w:val="11"/>
        </w:numPr>
        <w:spacing w:after="52" w:line="246" w:lineRule="exact"/>
        <w:ind w:left="397" w:hanging="198"/>
        <w:rPr>
          <w:rFonts w:eastAsia="DejaVu Serif"/>
          <w:color w:val="263238"/>
          <w:sz w:val="19"/>
        </w:rPr>
      </w:pPr>
      <w:r>
        <w:rPr>
          <w:rFonts w:eastAsia="DejaVu Serif"/>
          <w:b/>
          <w:bCs/>
          <w:color w:val="263238"/>
          <w:sz w:val="19"/>
        </w:rPr>
        <w:t xml:space="preserve">FEL 2: </w:t>
      </w:r>
      <w:r>
        <w:rPr>
          <w:rFonts w:eastAsia="DejaVu Serif"/>
          <w:color w:val="263238"/>
          <w:sz w:val="19"/>
        </w:rPr>
        <w:t>IA pode comparar alternativas tecnológicas em múltiplos cenários;</w:t>
      </w:r>
    </w:p>
    <w:p w14:paraId="6B41E174" w14:textId="77777777" w:rsidR="00921ADD" w:rsidRPr="006F14C5" w:rsidRDefault="007023C5" w:rsidP="00C36CDA">
      <w:pPr>
        <w:pStyle w:val="PargrafodaLista"/>
        <w:numPr>
          <w:ilvl w:val="0"/>
          <w:numId w:val="11"/>
        </w:numPr>
        <w:spacing w:after="52" w:line="246" w:lineRule="exact"/>
        <w:ind w:left="397" w:hanging="198"/>
        <w:rPr>
          <w:rFonts w:eastAsia="DejaVu Serif"/>
          <w:b/>
          <w:bCs/>
          <w:color w:val="263238"/>
          <w:sz w:val="19"/>
        </w:rPr>
      </w:pPr>
      <w:r>
        <w:rPr>
          <w:rFonts w:eastAsia="DejaVu Serif"/>
          <w:b/>
          <w:bCs/>
          <w:color w:val="263238"/>
          <w:sz w:val="19"/>
        </w:rPr>
        <w:t xml:space="preserve">FEL 3: </w:t>
      </w:r>
      <w:r>
        <w:rPr>
          <w:rFonts w:eastAsia="DejaVu Serif"/>
          <w:color w:val="263238"/>
          <w:sz w:val="19"/>
        </w:rPr>
        <w:t>IA pode testar a coerência de premissas de custo e comparar referências com bases internas ou benchmarks auditados.</w:t>
      </w:r>
    </w:p>
    <w:p w14:paraId="69CAF5AE" w14:textId="77777777" w:rsidR="00016135" w:rsidRPr="006F14C5" w:rsidRDefault="00016135" w:rsidP="00016135"/>
    <w:p w14:paraId="597310F5" w14:textId="293177BA" w:rsidR="00921ADD" w:rsidRPr="006F14C5" w:rsidRDefault="007023C5" w:rsidP="00A6419B">
      <w:pPr>
        <w:pStyle w:val="Ttulo4"/>
        <w:jc w:val="both"/>
      </w:pPr>
      <w:r>
        <w:t>Gestão de Riscos Quantitativa</w:t>
      </w:r>
    </w:p>
    <w:p w14:paraId="2E5E5D8C" w14:textId="77777777" w:rsidR="00921ADD" w:rsidRPr="006F14C5" w:rsidRDefault="007023C5" w:rsidP="00D0400B">
      <w:pPr>
        <w:ind w:firstLine="0"/>
      </w:pPr>
      <w:r>
        <w:t xml:space="preserve">Compreensão profunda de QRA (Quantitative Risk Assessment), simulações de Monte Carlo e análise de sensibilidade. O gestor 5.0 sabe que a IA pode alimentar esses modelos com dados mais precisos, mas o modelo em si continua sendo responsabilidade do gestor.</w:t>
      </w:r>
    </w:p>
    <w:p w14:paraId="753795D4" w14:textId="77777777" w:rsidR="00921ADD" w:rsidRPr="006F14C5" w:rsidRDefault="007023C5" w:rsidP="00A6419B">
      <w:pPr>
        <w:pStyle w:val="Ttulo4"/>
        <w:jc w:val="both"/>
      </w:pPr>
      <w:r>
        <w:lastRenderedPageBreak/>
        <w:t>Conhecimento Setorial Profundo</w:t>
      </w:r>
    </w:p>
    <w:p w14:paraId="707BDB47" w14:textId="77777777" w:rsidR="00921ADD" w:rsidRPr="006F14C5" w:rsidRDefault="007023C5" w:rsidP="00D0400B">
      <w:pPr>
        <w:ind w:firstLine="0"/>
      </w:pPr>
      <w:r>
        <w:t>Em O&amp;G E&amp;P, isso inclui conhecimentos de geologia, engenharia de poços, perfuração e produção; em mineração, envolve geotecnia, métodos de lavra e processamento. Esse domínio setorial é insubstituível porque permite formular perguntas relevantes, reconhecer respostas implausíveis e identificar os limites da análise produzida pela IA.</w:t>
      </w:r>
    </w:p>
    <w:p w14:paraId="236F694F" w14:textId="77777777" w:rsidR="00921ADD" w:rsidRPr="006F14C5" w:rsidRDefault="007023C5" w:rsidP="00D0400B">
      <w:pPr>
        <w:ind w:firstLine="0"/>
      </w:pPr>
      <w:r>
        <w:t>Quanto maior a capacidade técnica e analítica dessas ferramentas, maior também a necessidade de estabelecer limites, responsabilidades e mecanismos de controle. Por isso, o desenvolvimento das competências do Gestor 5.0 conduz diretamente à discussão de ética, privacidade, governança e rastreabilidade.</w:t>
      </w:r>
    </w:p>
    <w:p w14:paraId="5A9816F9" w14:textId="77777777" w:rsidR="00921ADD" w:rsidRPr="006F14C5" w:rsidRDefault="007023C5" w:rsidP="00A6419B">
      <w:pPr>
        <w:pStyle w:val="Ttulo3"/>
      </w:pPr>
      <w:bookmarkStart w:id="263" w:name="__RefHeading___Toc10628_3485589216"/>
      <w:bookmarkStart w:id="264" w:name="_Toc236076033"/>
      <w:bookmarkStart w:id="265" w:name="_Toc236516908"/>
      <w:bookmarkEnd w:id="263"/>
      <w:r>
        <w:t>Ética, Privacidade, Governança e Rastreabilidade no Uso de IA em Projetos de Capital</w:t>
      </w:r>
      <w:bookmarkEnd w:id="264"/>
      <w:bookmarkEnd w:id="265"/>
    </w:p>
    <w:p w14:paraId="17B622C1" w14:textId="77777777" w:rsidR="00921ADD" w:rsidRPr="006F14C5" w:rsidRDefault="007023C5" w:rsidP="00A6419B">
      <w:pPr>
        <w:pStyle w:val="Ttulo4"/>
        <w:jc w:val="both"/>
      </w:pPr>
      <w:r>
        <w:t>Contexto de governança</w:t>
      </w:r>
    </w:p>
    <w:p w14:paraId="416006DA" w14:textId="77777777" w:rsidR="00921ADD" w:rsidRPr="006F14C5" w:rsidRDefault="007023C5" w:rsidP="00D0400B">
      <w:pPr>
        <w:ind w:firstLine="0"/>
      </w:pPr>
      <w:r>
        <w:t xml:space="preserve">O uso crescente da IA em processos de análise, priorização e apoio à decisão em projetos de capital </w:t>
      </w:r>
      <w:del w:id="10599" w:author="Revisão editorial" w:date="2026-10-25T12:00:00Z">
        <w:r>
          <w:delText xml:space="preserve">- </w:delText>
        </w:r>
      </w:del>
      <w:ins w:id="10600" w:author="Revisão editorial" w:date="2026-10-25T12:00:00Z">
        <w:r>
          <w:t xml:space="preserve">(</w:t>
        </w:r>
      </w:ins>
      <w:r>
        <w:t xml:space="preserve">especialmente nos setores de óleo e gás, mineração, infraestrutura, energia e naval/offshore</w:t>
      </w:r>
      <w:del w:id="10601" w:author="Revisão editorial" w:date="2026-10-25T12:00:00Z">
        <w:r>
          <w:delText xml:space="preserve"> -</w:delText>
        </w:r>
      </w:del>
      <w:ins w:id="10602" w:author="Revisão editorial" w:date="2026-10-25T12:00:00Z">
        <w:r>
          <w:t xml:space="preserve">)</w:t>
        </w:r>
      </w:ins>
      <w:r>
        <w:t xml:space="preserve"> não é apenas uma questão de eficiência operacional. Também envolve governança corporativa, proteção de dados, responsabilidade profissional, conformidade regulatória e gestão de riscos.</w:t>
      </w:r>
    </w:p>
    <w:p w14:paraId="1BF3B0A4" w14:textId="77777777" w:rsidR="00921ADD" w:rsidRPr="006F14C5" w:rsidRDefault="007023C5" w:rsidP="00F072A2">
      <w:r>
        <w:t>Ferramentas de IA podem apoiar atividades como análise de riscos, consolidação de documentos, priorização de portfólio, revisão de cronogramas, preparação de relatórios executivos, avaliação preliminar de alternativas e comunicação com partes interessadas. Contudo, quanto maior o impacto potencial da decisão, maior deve ser o nível de controle, validação humana, rastreabilidade e segurança exigido.</w:t>
      </w:r>
    </w:p>
    <w:p w14:paraId="6ECC3614" w14:textId="77777777" w:rsidR="00921ADD" w:rsidRPr="006F14C5" w:rsidRDefault="007023C5" w:rsidP="00F072A2">
      <w:r>
        <w:t xml:space="preserve">A União Europeia adotou o Regulamento (UE) 2024/1689, conhecido como AI Act, que estabelece uma abordagem baseada em risco para sistemas de inteligência artificial</w:t>
      </w:r>
      <w:ins w:id="10603" w:author="Revisão editorial" w:date="2026-10-25T12:00:00Z">
        <w:r>
          <w:t xml:space="preserve">. O cronograma de aplicação desse regulamento foi alterado em 2026 pelo pacote conhecido como Digital Omnibus on AI, que adiou prazos de obrigações relativas a sistemas de alto risco; os prazos vigentes devem ser verificados no Jornal Oficial da União Europeia</w:t>
        </w:r>
      </w:ins>
      <w:r>
        <w:t xml:space="preserve">. O regulamento não classifica automaticamente aplicações de projetos CAPEX como sistemas de alto risco. A classificação depende do caso de uso, das categorias previstas no regulamento e da eventual integração da IA a setores ou produtos sujeitos a requisitos específicos. Em projetos de capital, aplicações relacionadas a infraestrutura crítica, segurança, emprego, acesso a serviços essenciais ou decisões automatizadas com impacto relevante devem ser avaliadas caso a caso pelas áreas jurídica, de </w:t>
      </w:r>
      <w:r>
        <w:rPr>
          <w:i/>
          <w:iCs/>
        </w:rPr>
        <w:t xml:space="preserve">compliance</w:t>
      </w:r>
      <w:r>
        <w:t xml:space="preserve">, tecnologia e segurança</w:t>
      </w:r>
      <w:del w:id="10604" w:author="Revisão editorial" w:date="2026-10-25T12:00:00Z">
        <w:r>
          <w:delText xml:space="preserve">.</w:delText>
        </w:r>
      </w:del>
      <w:r>
        <w:t xml:space="preserve"> (UNIÃO EUROPEIA, 2024).</w:t>
      </w:r>
    </w:p>
    <w:p w14:paraId="2B438771" w14:textId="77777777" w:rsidR="00921ADD" w:rsidRPr="006F14C5" w:rsidRDefault="007023C5" w:rsidP="00F072A2">
      <w:r>
        <w:t xml:space="preserve">No Brasil, o Projeto de Lei nº 2.338/2023 propõe um marco regulatório para o desenvolvimento, a implantação e o uso de sistemas de Inteligência Artificial. Na data de revisão desta obra, o projeto</w:t>
      </w:r>
      <w:ins w:id="10605" w:author="Revisão editorial" w:date="2026-10-25T12:00:00Z">
        <w:r>
          <w:t xml:space="preserve">, aprovado pelo Senado em dezembro de 2024,</w:t>
        </w:r>
      </w:ins>
      <w:r>
        <w:t xml:space="preserve"> permanecia em tramitação </w:t>
      </w:r>
      <w:del w:id="10606" w:author="Revisão editorial" w:date="2026-10-25T12:00:00Z">
        <w:r>
          <w:delText xml:space="preserve">legislativa</w:delText>
        </w:r>
      </w:del>
      <w:ins w:id="10607" w:author="Revisão editorial" w:date="2026-10-25T12:00:00Z">
        <w:r>
          <w:t xml:space="preserve">na Câmara dos Deputados</w:t>
        </w:r>
      </w:ins>
      <w:r>
        <w:t xml:space="preserve"> e, portanto, não constitui obrigação legal vigente. Seu texto e sua situação devem ser verificados na fonte oficial antes de qualquer decisão de </w:t>
      </w:r>
      <w:r>
        <w:rPr>
          <w:i/>
          <w:iCs/>
        </w:rPr>
        <w:t xml:space="preserve">compliance</w:t>
      </w:r>
      <w:r>
        <w:t xml:space="preserve">.</w:t>
      </w:r>
    </w:p>
    <w:p w14:paraId="58AFBC5C" w14:textId="3F8AC779" w:rsidR="00921ADD" w:rsidRPr="006F14C5" w:rsidRDefault="007023C5" w:rsidP="00F072A2">
      <w:r>
        <w:t xml:space="preserve">Para projetos de capital em setores regulados, princípios como transparência, rastreabilidade, gestão de riscos, privacidade, segurança e intervenção humana já representam boas práticas de governança, independentemente da evolução legislativa. Caso o PL nº 2.338/2023 seja aprovado em forma final, os requisitos aplicáveis dependerão do texto promulgado, de regulamentações posteriores e do nível de risco da aplicação.</w:t>
      </w:r>
    </w:p>
    <w:p w14:paraId="68DA0C1B" w14:textId="77777777" w:rsidR="00921ADD" w:rsidRPr="006F14C5" w:rsidRDefault="007023C5" w:rsidP="00F072A2">
      <w:r>
        <w:t xml:space="preserve">Recomenda-se que PMOs e gestores mapeiem suas aplicações de IA, documentem dados de entrada, premissas, responsáveis, limitações e validações humanas. Essa preparação é útil para governança interna, auditoria e confiança de stakeholders, mas não deve ser apresentada como cumprimento antecipado de obrigações legais ainda não vigentes.</w:t>
      </w:r>
    </w:p>
    <w:p w14:paraId="100F5D39" w14:textId="77777777" w:rsidR="00921ADD" w:rsidRPr="006F14C5" w:rsidRDefault="007023C5" w:rsidP="00F072A2">
      <w:r>
        <w:t xml:space="preserve">Em complemento, no Brasil, a Lei Geral de Proteção de Dados Pessoais (LGPD, Lei nº 13.709/2018) regula o tratamento de dados pessoais, inclusive em meios digitais. A adoção de IA em ambientes corporativos deve, portanto, ser compatível com princípios de finalidade, necessidade, segurança, transparência, prevenção e responsabilização</w:t>
      </w:r>
      <w:del w:id="10608" w:author="Revisão editorial" w:date="2026-10-25T12:00:00Z">
        <w:r>
          <w:delText xml:space="preserve">.</w:delText>
        </w:r>
      </w:del>
      <w:r>
        <w:t xml:space="preserve"> (BRASIL, 2018).</w:t>
      </w:r>
    </w:p>
    <w:p w14:paraId="38781F63" w14:textId="50719715" w:rsidR="00921ADD" w:rsidRPr="006F14C5" w:rsidRDefault="007023C5" w:rsidP="00F072A2">
      <w:r>
        <w:t xml:space="preserve">Em projetos de capital, a governança de IA deve ser entendida como parte da governança do próprio projeto. A ferramenta pode apoiar a análise; a responsabilidade pela qualidade dos dados, pela avaliação técnica, pela decisão e por suas consequências permanece com a organização e com os responsáveis definidos pela estrutura de governança.</w:t>
      </w:r>
    </w:p>
    <w:p w14:paraId="7358DDF9" w14:textId="77777777" w:rsidR="00921ADD" w:rsidRPr="006F14C5" w:rsidRDefault="007023C5" w:rsidP="00A6419B">
      <w:pPr>
        <w:pStyle w:val="Ttulo4"/>
        <w:jc w:val="both"/>
      </w:pPr>
      <w:r>
        <w:t>Viés algorítmico e decisões de investimento</w:t>
      </w:r>
    </w:p>
    <w:p w14:paraId="33487E76" w14:textId="77777777" w:rsidR="00921ADD" w:rsidRPr="006F14C5" w:rsidRDefault="007023C5" w:rsidP="00D0400B">
      <w:pPr>
        <w:ind w:firstLine="0"/>
      </w:pPr>
      <w:r>
        <w:t>Um dos riscos mais relevantes no uso de IA em projetos de capital é a reprodução ou amplificação de vieses presentes nos dados, nas premissas, nos critérios de decisão ou na formulação dos prompts.</w:t>
      </w:r>
    </w:p>
    <w:p w14:paraId="7F284902" w14:textId="77777777" w:rsidR="00921ADD" w:rsidRPr="006F14C5" w:rsidRDefault="007023C5" w:rsidP="00F072A2">
      <w:r>
        <w:t>Modelos de linguagem e sistemas analíticos são desenvolvidos a partir de grandes volumes de dados e padrões históricos. Esses dados podem refletir escolhas passadas, lacunas de informação, práticas organizacionais inadequadas ou contextos setoriais que não representam integralmente a realidade de um novo projeto.</w:t>
      </w:r>
    </w:p>
    <w:p w14:paraId="4785D141" w14:textId="77777777" w:rsidR="00921ADD" w:rsidRPr="006F14C5" w:rsidRDefault="007023C5" w:rsidP="00F072A2">
      <w:r>
        <w:t>Em decisões de CAPEX, esse risco pode surgir, por exemplo, quando a IA é utilizada para priorizar portfólios de investimento, comparar alternativas tecnológicas, avaliar fornecedores, classificar riscos, sugerir alocação de recursos, estruturar recomendações para FID, analisar impactos em comunidades ou revisar critérios de contratação e mobilização de equipes.</w:t>
      </w:r>
    </w:p>
    <w:p w14:paraId="73B98A72" w14:textId="77777777" w:rsidR="00921ADD" w:rsidRPr="006F14C5" w:rsidRDefault="007023C5" w:rsidP="00F072A2">
      <w:r>
        <w:lastRenderedPageBreak/>
        <w:t>Uma análise baseada predominantemente em históricos de projetos executados em determinadas regiões, condições regulatórias ou ambientes tecnológicos pode não ser adequada para outro contexto geográfico, operacional ou social. Da mesma forma, recomendações relacionadas a pessoas, fornecedores ou comunidades podem reproduzir padrões históricos de exclusão, sub-representação ou assimetria de informação.</w:t>
      </w:r>
    </w:p>
    <w:p w14:paraId="30011D78" w14:textId="77777777" w:rsidR="00921ADD" w:rsidRPr="006F14C5" w:rsidRDefault="007023C5" w:rsidP="00F072A2">
      <w:r>
        <w:t>Por esse motivo, recomendações geradas por IA não devem ser tratadas como conclusões definitivas. Elas devem ser avaliadas como hipóteses analíticas sujeitas a validação por especialistas, dados atualizados, políticas corporativas e instâncias de governança.</w:t>
      </w:r>
    </w:p>
    <w:p w14:paraId="35D4475B" w14:textId="77777777" w:rsidR="00921ADD" w:rsidRPr="006F14C5" w:rsidRDefault="007023C5" w:rsidP="00F072A2">
      <w:r>
        <w:t>Uma prática recomendada é a validação crítica em camadas, composta por:</w:t>
      </w:r>
    </w:p>
    <w:p w14:paraId="2BC241D4"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verificação dos dados fornecidos à IA;</w:t>
      </w:r>
    </w:p>
    <w:p w14:paraId="56643EB3"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identificação de dados ausentes;</w:t>
      </w:r>
    </w:p>
    <w:p w14:paraId="5EC64D51"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registro das premissas utilizadas;</w:t>
      </w:r>
    </w:p>
    <w:p w14:paraId="7890F2AA"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revisão dos critérios de análise e dos pesos aplicados;</w:t>
      </w:r>
    </w:p>
    <w:p w14:paraId="6BBA6695"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identificação de potenciais vieses ou limitações;</w:t>
      </w:r>
    </w:p>
    <w:p w14:paraId="68FE41A9"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validação técnica, financeira, contratual, regulatória ou socioambiental; e</w:t>
      </w:r>
    </w:p>
    <w:p w14:paraId="7D29E102"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aprovação pela autoridade competente.</w:t>
      </w:r>
    </w:p>
    <w:p w14:paraId="4AAA0A27" w14:textId="77777777" w:rsidR="00921ADD" w:rsidRPr="006F14C5" w:rsidRDefault="00921ADD" w:rsidP="00A6419B"/>
    <w:p w14:paraId="785460E4" w14:textId="77777777" w:rsidR="00921ADD" w:rsidRPr="006F14C5" w:rsidRDefault="007023C5" w:rsidP="00F072A2">
      <w:r>
        <w:t xml:space="preserve">Essa abordagem é compatível com princípios amplamente discutidos na literatura de ética em IA, como beneficência, não maleficência, autonomia, justiça e explicabilidade</w:t>
      </w:r>
      <w:del w:id="10609" w:author="Revisão editorial" w:date="2026-10-25T12:00:00Z">
        <w:r>
          <w:delText xml:space="preserve">.</w:delText>
        </w:r>
      </w:del>
      <w:r>
        <w:t xml:space="preserve"> (FLORIDI; COWLS, 2019).</w:t>
      </w:r>
    </w:p>
    <w:p w14:paraId="58160C27" w14:textId="77777777" w:rsidR="00921ADD" w:rsidRPr="006F14C5" w:rsidRDefault="007023C5" w:rsidP="00F072A2">
      <w:r>
        <w:t>Em projetos CAPEX, prompts usados para apoiar decisões de investimento devem incluir explicitamente: premissas adotadas; dados ausentes; critérios de análise; limitações; riscos de interpretação; validações necessárias; e recomendação condicionada às evidências disponíveis.</w:t>
      </w:r>
    </w:p>
    <w:p w14:paraId="60DD21C9" w14:textId="77777777" w:rsidR="00921ADD" w:rsidRPr="006F14C5" w:rsidRDefault="007023C5" w:rsidP="00A6419B">
      <w:pPr>
        <w:pStyle w:val="Ttulo4"/>
        <w:jc w:val="both"/>
      </w:pPr>
      <w:r>
        <w:t>Privacidade, classificação de dados e conformidade com a LGPD</w:t>
      </w:r>
    </w:p>
    <w:p w14:paraId="1E661242" w14:textId="77777777" w:rsidR="00921ADD" w:rsidRPr="006F14C5" w:rsidRDefault="007023C5" w:rsidP="00D0400B">
      <w:pPr>
        <w:ind w:firstLine="0"/>
      </w:pPr>
      <w:r>
        <w:t>O uso de IA generativa em projetos pode envolver dados sensíveis ou confidenciais, tais como:</w:t>
      </w:r>
    </w:p>
    <w:p w14:paraId="4CD73994"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informações financeiras de CAPEX, OPEX, VPL, TIR e contingência;</w:t>
      </w:r>
    </w:p>
    <w:p w14:paraId="77C8C72B"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cronogramas, curvas S, registros de produtividade e EVM;</w:t>
      </w:r>
    </w:p>
    <w:p w14:paraId="6C8DA5BE"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estudos geológicos, ambientais, sísmicos ou de reservatório;</w:t>
      </w:r>
    </w:p>
    <w:p w14:paraId="111C643C"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 xml:space="preserve">cláusulas contratuais, </w:t>
      </w:r>
      <w:r>
        <w:rPr>
          <w:rFonts w:eastAsia="DejaVu Serif"/>
          <w:i/>
          <w:iCs/>
          <w:color w:val="263238"/>
          <w:sz w:val="19"/>
        </w:rPr>
        <w:t>claims</w:t>
      </w:r>
      <w:r>
        <w:rPr>
          <w:rFonts w:eastAsia="DejaVu Serif"/>
          <w:color w:val="263238"/>
          <w:sz w:val="19"/>
        </w:rPr>
        <w:t xml:space="preserve">, Change Orders e notificações;</w:t>
      </w:r>
    </w:p>
    <w:p w14:paraId="093E0F2B"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nomes, cargos, desempenho e informações de colaboradores;</w:t>
      </w:r>
    </w:p>
    <w:p w14:paraId="2CD88F08"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dados de fornecedores, contratados e parceiros;</w:t>
      </w:r>
    </w:p>
    <w:p w14:paraId="0AF3F868"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lastRenderedPageBreak/>
        <w:t>informações de comunidades impactadas; e</w:t>
      </w:r>
    </w:p>
    <w:p w14:paraId="4C8D60BB"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documentos de licenciamento, segurança, meio ambiente e saúde.</w:t>
      </w:r>
    </w:p>
    <w:p w14:paraId="66C4D38D" w14:textId="77777777" w:rsidR="00921ADD" w:rsidRPr="006F14C5" w:rsidRDefault="00921ADD" w:rsidP="00A6419B"/>
    <w:p w14:paraId="27F4BE76" w14:textId="77777777" w:rsidR="00921ADD" w:rsidRPr="006F14C5" w:rsidRDefault="007023C5" w:rsidP="00F072A2">
      <w:r>
        <w:t>Antes de inserir qualquer informação em uma ferramenta de IA, a organização deve avaliar:</w:t>
      </w:r>
    </w:p>
    <w:p w14:paraId="733B8078"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o dado é público, interno, confidencial, pessoal ou sensível;</w:t>
      </w:r>
    </w:p>
    <w:p w14:paraId="4CBC5FFF"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o uso é compatível com a política corporativa de dados;</w:t>
      </w:r>
    </w:p>
    <w:p w14:paraId="71BBA2C2"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há base legal adequada para o tratamento de dados pessoais;</w:t>
      </w:r>
    </w:p>
    <w:p w14:paraId="465FE69C"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o ambiente de IA contratado possui controles compatíveis com o risco;</w:t>
      </w:r>
    </w:p>
    <w:p w14:paraId="681ECB82"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existem restrições contratuais, regulatórias ou de propriedade intelectual; e</w:t>
      </w:r>
    </w:p>
    <w:p w14:paraId="00721618"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os dados podem ser anonimizados, agregados ou minimizados antes do uso.</w:t>
      </w:r>
    </w:p>
    <w:p w14:paraId="33C63E5B" w14:textId="77777777" w:rsidR="00921ADD" w:rsidRPr="006F14C5" w:rsidRDefault="00921ADD" w:rsidP="00A6419B"/>
    <w:p w14:paraId="57530645" w14:textId="77777777" w:rsidR="00921ADD" w:rsidRPr="006F14C5" w:rsidRDefault="007023C5" w:rsidP="00F072A2">
      <w:r>
        <w:t>É importante distinguir ferramentas de consumo, planos corporativos e integrações via API. As condições de retenção, residência de dados, uso para treinamento, criptografia, controles de acesso e auditoria variam conforme o fornecedor, o produto contratado e as configurações aplicáveis.</w:t>
      </w:r>
    </w:p>
    <w:p w14:paraId="272468E9" w14:textId="77777777" w:rsidR="00921ADD" w:rsidRPr="006F14C5" w:rsidRDefault="007023C5" w:rsidP="00F072A2">
      <w:r>
        <w:t xml:space="preserve">Em produtos corporativos da OpenAI, incluindo ChatGPT Business, Enterprise, Edu e API, os dados empresariais não são utilizados por padrão para treinamento dos modelos, salvo opt-in explícito da organização. Entretanto, as condições comerciais e técnicas devem ser verificadas na política vigente e no contrato aplicável ao ambiente utilizado</w:t>
      </w:r>
      <w:del w:id="10610" w:author="Revisão editorial" w:date="2026-10-25T12:00:00Z">
        <w:r>
          <w:delText xml:space="preserve">.</w:delText>
        </w:r>
      </w:del>
      <w:r>
        <w:t xml:space="preserve"> (OPENAI, 2026).</w:t>
      </w:r>
    </w:p>
    <w:p w14:paraId="3AD97ABA" w14:textId="77777777" w:rsidR="00921ADD" w:rsidRPr="006F14C5" w:rsidRDefault="007023C5" w:rsidP="00F072A2">
      <w:r>
        <w:t xml:space="preserve">Também é importante não confundir conceitos distintos: retenção de dados corresponde ao período pelo qual informações permanecem armazenadas; residência de dados refere-se à localidade geográfica em que os dados são armazenados ou processados; uso para treinamento trata da possibilidade de os dados contribuírem para aprimoramento de modelos; e zero data retention é uma condição específica de retenção reduzida ou inexistente, normalmente dependente de configuração ou contrato.</w:t>
      </w:r>
    </w:p>
    <w:p w14:paraId="4446015E" w14:textId="77777777" w:rsidR="00921ADD" w:rsidRPr="006F14C5" w:rsidRDefault="007023C5" w:rsidP="00F072A2">
      <w:r>
        <w:t xml:space="preserve">A adoção responsável de IA deve seguir o princípio de privacidade desde a concepção (privacy by design), incorporando proteção de dados, minimização de informações, segurança e governança desde a escolha da ferramenta e o desenho do processo, e não apenas após a implementação</w:t>
      </w:r>
      <w:del w:id="10611" w:author="Revisão editorial" w:date="2026-10-25T12:00:00Z">
        <w:r>
          <w:delText xml:space="preserve">.</w:delText>
        </w:r>
      </w:del>
      <w:r>
        <w:t xml:space="preserve"> (CAVOUKIAN, 2009).</w:t>
      </w:r>
    </w:p>
    <w:p w14:paraId="4CAF5E25" w14:textId="77777777" w:rsidR="00921ADD" w:rsidRPr="006F14C5" w:rsidRDefault="007023C5" w:rsidP="00A6419B">
      <w:pPr>
        <w:pStyle w:val="Ttulo4"/>
        <w:jc w:val="both"/>
      </w:pPr>
      <w:r>
        <w:t>Rastreabilidade, auditoria e responsabilidade decisória</w:t>
      </w:r>
    </w:p>
    <w:p w14:paraId="7EBB99F6" w14:textId="77777777" w:rsidR="00921ADD" w:rsidRPr="006F14C5" w:rsidRDefault="007023C5" w:rsidP="00D0400B">
      <w:pPr>
        <w:ind w:firstLine="0"/>
      </w:pPr>
      <w:r>
        <w:t>Projetos de capital envolvem decisões que podem ser auditadas por conselhos de administração, investidores, financiadores, órgãos reguladores, tribunais de contas, auditorias independentes, clientes e tribunais.</w:t>
      </w:r>
    </w:p>
    <w:p w14:paraId="7E0E817A" w14:textId="77777777" w:rsidR="00921ADD" w:rsidRPr="006F14C5" w:rsidRDefault="007023C5" w:rsidP="00F072A2">
      <w:r>
        <w:lastRenderedPageBreak/>
        <w:t xml:space="preserve">Quando a IA participa de uma etapa analítica ou documental, é recomendável manter um Registro de Auditoria de IA (AI Audit Trail). Esse registro não significa que a IA decidiu pelo projeto; ele documenta como a ferramenta foi utilizada dentro de um processo de decisão humana.</w:t>
      </w:r>
    </w:p>
    <w:p w14:paraId="07725B92" w14:textId="77777777" w:rsidR="0067446E" w:rsidRPr="006F14C5" w:rsidRDefault="00C36CDA" w:rsidP="00F072A2">
      <w:r>
        <w:t>A Tabela 7.2 relaciona os elementos mínimos que esse registro deve conter para sustentar uma eventual auditoria.</w:t>
      </w:r>
    </w:p>
    <w:p w14:paraId="7906C7E1" w14:textId="77777777" w:rsidR="00336F4B" w:rsidRPr="006F14C5" w:rsidRDefault="00336F4B"/>
    <w:p w14:paraId="492F9474" w14:textId="77777777" w:rsidR="00921ADD" w:rsidRPr="006F14C5" w:rsidRDefault="007023C5">
      <w:pPr>
        <w:pStyle w:val="Legenda"/>
        <w:keepNext/>
        <w:keepLines/>
        <w:jc w:val="left"/>
        <w:rPr>
          <w:color w:val="auto"/>
          <w:sz w:val="17"/>
          <w:szCs w:val="17"/>
        </w:rPr>
      </w:pPr>
      <w:r>
        <w:rPr>
          <w:bCs/>
          <w:color w:val="auto"/>
          <w:sz w:val="17"/>
          <w:szCs w:val="17"/>
        </w:rPr>
        <w:t xml:space="preserve">Tabela 7.2</w:t>
      </w:r>
      <w:del w:id="10612" w:author="Revisão editorial" w:date="2026-10-25T12:00:00Z">
        <w:r>
          <w:rPr>
            <w:bCs/>
            <w:color w:val="auto"/>
            <w:sz w:val="17"/>
            <w:szCs w:val="17"/>
          </w:rPr>
          <w:delText xml:space="preserve"> —</w:delText>
        </w:r>
      </w:del>
      <w:ins w:id="10613" w:author="Revisão editorial" w:date="2026-10-25T12:00:00Z">
        <w:r>
          <w:rPr>
            <w:bCs/>
            <w:color w:val="auto"/>
            <w:sz w:val="17"/>
            <w:szCs w:val="17"/>
          </w:rPr>
          <w:t xml:space="preserve">:</w:t>
        </w:r>
      </w:ins>
      <w:r>
        <w:rPr>
          <w:bCs/>
          <w:color w:val="auto"/>
          <w:sz w:val="17"/>
          <w:szCs w:val="17"/>
        </w:rPr>
        <w:t xml:space="preserve"> </w:t>
      </w:r>
      <w:r>
        <w:rPr>
          <w:color w:val="auto"/>
          <w:sz w:val="17"/>
          <w:szCs w:val="17"/>
        </w:rPr>
        <w:t xml:space="preserve">Elementos mínimos de um Registro de Auditoria de IA</w:t>
      </w:r>
    </w:p>
    <w:tbl>
      <w:tblPr>
        <w:tblStyle w:val="TabeladeGrade4"/>
        <w:tblW w:w="0" w:type="auto"/>
        <w:tblLook w:val="04A0" w:firstRow="1" w:lastRow="0" w:firstColumn="1" w:lastColumn="0" w:noHBand="0" w:noVBand="1"/>
      </w:tblPr>
      <w:tblGrid>
        <w:gridCol w:w="2371"/>
        <w:gridCol w:w="5953"/>
      </w:tblGrid>
      <w:tr w:rsidR="00921ADD" w:rsidRPr="006F14C5" w14:paraId="5ABB946C" w14:textId="77777777" w:rsidTr="006B1EB6">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5F0A9F" w14:textId="77777777" w:rsidR="00921ADD" w:rsidRPr="006F14C5" w:rsidRDefault="007023C5" w:rsidP="006B1EB6">
            <w:pPr>
              <w:pStyle w:val="SemEspaamento"/>
              <w:jc w:val="center"/>
              <w:rPr>
                <w:rFonts w:eastAsia="MS Mincho"/>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76273F7D" w14:textId="77777777" w:rsidR="00921ADD" w:rsidRPr="006F14C5" w:rsidRDefault="007023C5" w:rsidP="006B1EB6">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Evidência recomendada</w:t>
            </w:r>
          </w:p>
        </w:tc>
      </w:tr>
      <w:tr w:rsidR="00921ADD" w:rsidRPr="006F14C5" w14:paraId="74E4CAFA" w14:textId="77777777" w:rsidTr="006B1EB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39D05E"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Ferramenta utilizada</w:t>
            </w:r>
          </w:p>
        </w:tc>
        <w:tc>
          <w:tcPr>
            <w:tcW w:w="0" w:type="auto"/>
            <w:vAlign w:val="center"/>
          </w:tcPr>
          <w:p w14:paraId="69FB9DE2"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Nome da plataforma, versão, ambiente corporativo e data de uso.</w:t>
            </w:r>
          </w:p>
        </w:tc>
      </w:tr>
      <w:tr w:rsidR="00921ADD" w:rsidRPr="006F14C5" w14:paraId="61F6437A" w14:textId="77777777" w:rsidTr="006B1EB6">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4BDDE6"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Finalidade</w:t>
            </w:r>
          </w:p>
        </w:tc>
        <w:tc>
          <w:tcPr>
            <w:tcW w:w="0" w:type="auto"/>
            <w:vAlign w:val="center"/>
          </w:tcPr>
          <w:p w14:paraId="618C6472"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Problema gerencial ou atividade apoiada.</w:t>
            </w:r>
          </w:p>
        </w:tc>
      </w:tr>
      <w:tr w:rsidR="00921ADD" w:rsidRPr="006F14C5" w14:paraId="28FF447B" w14:textId="77777777" w:rsidTr="006B1EB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8785E6"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Dados de entrada</w:t>
            </w:r>
          </w:p>
        </w:tc>
        <w:tc>
          <w:tcPr>
            <w:tcW w:w="0" w:type="auto"/>
            <w:vAlign w:val="center"/>
          </w:tcPr>
          <w:p w14:paraId="4D289595"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Origem, classificação, nível de sensibilidade e documentos utilizados.</w:t>
            </w:r>
          </w:p>
        </w:tc>
      </w:tr>
      <w:tr w:rsidR="00921ADD" w:rsidRPr="006F14C5" w14:paraId="0187AA10" w14:textId="77777777" w:rsidTr="006B1EB6">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F2E3DF"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Prompt utilizado</w:t>
            </w:r>
          </w:p>
        </w:tc>
        <w:tc>
          <w:tcPr>
            <w:tcW w:w="0" w:type="auto"/>
            <w:vAlign w:val="center"/>
          </w:tcPr>
          <w:p w14:paraId="781CBCE6"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Versão do prompt, responsável e contexto informado.</w:t>
            </w:r>
          </w:p>
        </w:tc>
      </w:tr>
      <w:tr w:rsidR="00921ADD" w:rsidRPr="006F14C5" w14:paraId="746A344D" w14:textId="77777777" w:rsidTr="006B1EB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93C782"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Saída gerada</w:t>
            </w:r>
          </w:p>
        </w:tc>
        <w:tc>
          <w:tcPr>
            <w:tcW w:w="0" w:type="auto"/>
            <w:vAlign w:val="center"/>
          </w:tcPr>
          <w:p w14:paraId="5C5999B2"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Relatório, matriz, resumo, código ou análise produzida.</w:t>
            </w:r>
          </w:p>
        </w:tc>
      </w:tr>
      <w:tr w:rsidR="00921ADD" w:rsidRPr="006F14C5" w14:paraId="7CBE201A" w14:textId="77777777" w:rsidTr="006B1EB6">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656ABB"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Premissas e limitações</w:t>
            </w:r>
          </w:p>
        </w:tc>
        <w:tc>
          <w:tcPr>
            <w:tcW w:w="0" w:type="auto"/>
            <w:vAlign w:val="center"/>
          </w:tcPr>
          <w:p w14:paraId="32BC4C0B"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Dados ausentes, hipóteses, incertezas e riscos de interpretação.</w:t>
            </w:r>
          </w:p>
        </w:tc>
      </w:tr>
      <w:tr w:rsidR="00921ADD" w:rsidRPr="006F14C5" w14:paraId="0105B236" w14:textId="77777777" w:rsidTr="006B1EB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E28B0B"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Validação humana</w:t>
            </w:r>
          </w:p>
        </w:tc>
        <w:tc>
          <w:tcPr>
            <w:tcW w:w="0" w:type="auto"/>
            <w:vAlign w:val="center"/>
          </w:tcPr>
          <w:p w14:paraId="21FCF9BE"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Responsáveis técnicos, financeiros, jurídicos, regulatórios ou de SMS.</w:t>
            </w:r>
          </w:p>
        </w:tc>
      </w:tr>
      <w:tr w:rsidR="00921ADD" w:rsidRPr="006F14C5" w14:paraId="3D6F4BC8" w14:textId="77777777" w:rsidTr="006B1EB6">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928055"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Decisão final</w:t>
            </w:r>
          </w:p>
        </w:tc>
        <w:tc>
          <w:tcPr>
            <w:tcW w:w="0" w:type="auto"/>
            <w:vAlign w:val="center"/>
          </w:tcPr>
          <w:p w14:paraId="595217FE"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Instância decisória, aprovação, condicionantes e responsáveis.</w:t>
            </w:r>
          </w:p>
        </w:tc>
      </w:tr>
    </w:tbl>
    <w:p w14:paraId="71BB0FB2" w14:textId="77777777" w:rsidR="00921ADD" w:rsidRPr="006F14C5" w:rsidRDefault="003A5804" w:rsidP="00C12A25">
      <w:pPr>
        <w:pStyle w:val="BookSource"/>
        <w:keepLines/>
        <w:rPr>
          <w:i w:val="0"/>
          <w:iCs/>
          <w:color w:val="auto"/>
          <w:szCs w:val="15"/>
        </w:rPr>
      </w:pPr>
      <w:r>
        <w:rPr>
          <w:i w:val="0"/>
          <w:iCs/>
          <w:color w:val="auto"/>
          <w:szCs w:val="15"/>
        </w:rPr>
        <w:t>Fonte: Elaborado pelo autor.</w:t>
      </w:r>
    </w:p>
    <w:p w14:paraId="305609EA" w14:textId="77777777" w:rsidR="00921ADD" w:rsidRPr="006F14C5" w:rsidRDefault="00921ADD"/>
    <w:p w14:paraId="6FC71F5C" w14:textId="77777777" w:rsidR="00921ADD" w:rsidRPr="006F14C5" w:rsidRDefault="007023C5" w:rsidP="00F072A2">
      <w:r>
        <w:t>A adoção de IA não elimina a responsabilidade da organização e dos responsáveis pela decisão. A distribuição de responsabilidades entre usuários, empresa, fornecedores e terceiros dependerá da legislação aplicável, dos contratos, da arquitetura técnica, do contexto de uso e da evidência de falhas, omissões ou descumprimentos.</w:t>
      </w:r>
    </w:p>
    <w:p w14:paraId="450B05F5" w14:textId="77777777" w:rsidR="00921ADD" w:rsidRPr="006F14C5" w:rsidRDefault="007023C5" w:rsidP="00F072A2">
      <w:r>
        <w:t>Por isso, recomendações geradas por IA não devem ser utilizadas como substitutas de parecer técnico, laudo de engenharia, análise jurídica, avaliação regulatória, aprovação de FID, decisão de segurança operacional, análise de risco quantitativa validada ou decisão de contratação e investimento.</w:t>
      </w:r>
    </w:p>
    <w:p w14:paraId="52F05375" w14:textId="77777777" w:rsidR="00921ADD" w:rsidRPr="006F14C5" w:rsidRDefault="007023C5" w:rsidP="00F072A2">
      <w:r>
        <w:t xml:space="preserve">A transparência é importante, mas explicações simplificadas não garantem, por si só, justiça, precisão ou adequação da decisão. A qualidade de uma análise depende da confiabilidade dos dados, da adequação dos critérios, do contexto e da validação especializada</w:t>
      </w:r>
      <w:del w:id="10614" w:author="Revisão editorial" w:date="2026-10-25T12:00:00Z">
        <w:r>
          <w:delText xml:space="preserve">.</w:delText>
        </w:r>
      </w:del>
      <w:r>
        <w:t xml:space="preserve"> (SELBST; BAROCAS, 2018).</w:t>
      </w:r>
    </w:p>
    <w:p w14:paraId="68BE85F8" w14:textId="77777777" w:rsidR="00921ADD" w:rsidRPr="006F14C5" w:rsidRDefault="007023C5" w:rsidP="00A6419B">
      <w:pPr>
        <w:pStyle w:val="Ttulo4"/>
        <w:jc w:val="both"/>
      </w:pPr>
      <w:r>
        <w:t>Impacto social, ambiental e ESG</w:t>
      </w:r>
    </w:p>
    <w:p w14:paraId="70266C75" w14:textId="77777777" w:rsidR="00921ADD" w:rsidRPr="006F14C5" w:rsidRDefault="007023C5" w:rsidP="00D0400B">
      <w:pPr>
        <w:ind w:firstLine="0"/>
      </w:pPr>
      <w:r>
        <w:t>Projetos CAPEX podem produzir impactos relevantes em comunidades, ecossistemas, cadeias produtivas, territórios indígenas, populações vulneráveis, trabalhadores e fornecedores.</w:t>
      </w:r>
    </w:p>
    <w:p w14:paraId="0D1BBDE4" w14:textId="77777777" w:rsidR="00921ADD" w:rsidRPr="006F14C5" w:rsidRDefault="007023C5" w:rsidP="00F072A2">
      <w:r>
        <w:t>Quando IA é utilizada para apoiar análises socioambientais, comunicação com stakeholders, avaliação de riscos ESG ou revisão de documentos de licenciamento, existe risco de que lacunas históricas de dados sejam reproduzidas. Uma base de dados incompleta pode subestimar impactos sociais, ambientais ou territoriais simplesmente porque determinados grupos, eventos ou efeitos não foram adequadamente registrados no passado.</w:t>
      </w:r>
    </w:p>
    <w:p w14:paraId="7C509131" w14:textId="77777777" w:rsidR="00921ADD" w:rsidRPr="006F14C5" w:rsidRDefault="007023C5" w:rsidP="00F072A2">
      <w:r>
        <w:t>Por isso, a IA não deve ser utilizada como substituta de consultas públicas, estudos de impacto ambiental, diligência de direitos humanos, análise de especialistas ESG ou processos formais de engajamento comunitário.</w:t>
      </w:r>
    </w:p>
    <w:p w14:paraId="39DEFBF0" w14:textId="77777777" w:rsidR="00921ADD" w:rsidRPr="006F14C5" w:rsidRDefault="007023C5" w:rsidP="00F072A2">
      <w:r>
        <w:t>Em usos relacionados a ESG, recomenda-se que a organização:</w:t>
      </w:r>
    </w:p>
    <w:p w14:paraId="3A73F8D6"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valide a qualidade, origem e representatividade dos dados;</w:t>
      </w:r>
    </w:p>
    <w:p w14:paraId="0E1DEAA2"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envolva especialistas de meio ambiente, relações institucionais, direitos humanos e sustentabilidade;</w:t>
      </w:r>
    </w:p>
    <w:p w14:paraId="2CBF07DE"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documente limitações e incertezas;</w:t>
      </w:r>
    </w:p>
    <w:p w14:paraId="379DA046"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evite promessas ou compromissos públicos gerados automaticamente;</w:t>
      </w:r>
    </w:p>
    <w:p w14:paraId="351A61FD"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mantenha canais de questionamento, revisão e correção; e</w:t>
      </w:r>
    </w:p>
    <w:p w14:paraId="502E0877"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comunique de forma proporcional e transparente o papel da IA quando esse uso tiver impacto relevante sobre stakeholders.</w:t>
      </w:r>
    </w:p>
    <w:p w14:paraId="1107AA1B" w14:textId="77777777" w:rsidR="00921ADD" w:rsidRPr="006F14C5" w:rsidRDefault="00921ADD" w:rsidP="00A6419B"/>
    <w:p w14:paraId="6E157E5C" w14:textId="77777777" w:rsidR="00921ADD" w:rsidRPr="006F14C5" w:rsidRDefault="007023C5" w:rsidP="00F072A2">
      <w:r>
        <w:t>O valor da IA, nesse contexto, está em organizar informações, identificar padrões, apoiar a análise de cenários e melhorar a rastreabilidade. A legitimidade social de uma decisão, contudo, continua dependendo de diálogo, evidência técnica, governança e responsabilidade institucional.</w:t>
      </w:r>
    </w:p>
    <w:p w14:paraId="499D843C" w14:textId="77777777" w:rsidR="00921ADD" w:rsidRPr="006F14C5" w:rsidRDefault="007023C5" w:rsidP="00A6419B">
      <w:pPr>
        <w:pStyle w:val="Ttulo4"/>
        <w:jc w:val="both"/>
      </w:pPr>
      <w:r>
        <w:t>Implementação prática: governança de IA em projetos de capital</w:t>
      </w:r>
    </w:p>
    <w:p w14:paraId="3AE6D288" w14:textId="77777777" w:rsidR="00921ADD" w:rsidRPr="006F14C5" w:rsidRDefault="007023C5" w:rsidP="00D0400B">
      <w:pPr>
        <w:ind w:firstLine="0"/>
      </w:pPr>
      <w:r>
        <w:t xml:space="preserve">Para utilizar IA de forma ética, segura e consistente, a organização deve estabelecer uma política de governança de IA aplicável aos projetos CAPEX. Essa política pode ser estruturada em </w:t>
      </w:r>
      <w:r>
        <w:rPr>
          <w:b/>
          <w:bCs/>
        </w:rPr>
        <w:t xml:space="preserve">seis pilares, </w:t>
      </w:r>
      <w:r>
        <w:t xml:space="preserve">descritos</w:t>
      </w:r>
      <w:del w:id="10615" w:author="Revisão editorial" w:date="2026-10-25T12:00:00Z">
        <w:r>
          <w:delText xml:space="preserve">,</w:delText>
        </w:r>
      </w:del>
      <w:r>
        <w:t xml:space="preserve"> a seguir.</w:t>
      </w:r>
    </w:p>
    <w:p w14:paraId="442771FD" w14:textId="77777777" w:rsidR="00921ADD" w:rsidRPr="006F14C5" w:rsidRDefault="007023C5" w:rsidP="00F072A2">
      <w:r>
        <w:rPr>
          <w:b/>
          <w:bCs/>
        </w:rPr>
        <w:lastRenderedPageBreak/>
        <w:t xml:space="preserve">Pilar 1: Classificação de risco de uso. </w:t>
      </w:r>
      <w:r>
        <w:t xml:space="preserve">Cada aplicação de IA deve ser classificada conforme o potencial impacto da decisão. Usos de baixo risco, como revisão textual e organização de lições aprendidas, exigem controles mais simples. Usos de médio risco, como análise preliminar de riscos ou consolidação de documentos, exigem validação técnica e registro de premissas. Usos de alto risco, como apoio a FID, análise de CAPEX, priorização de portfólio, </w:t>
      </w:r>
      <w:r>
        <w:rPr>
          <w:i/>
          <w:iCs/>
        </w:rPr>
        <w:t>claims</w:t>
      </w:r>
      <w:r>
        <w:t>, segurança, licenciamento ou decisões sobre pessoas, exigem validação multidisciplinar, rastreabilidade, controle de dados e aprovação formal.</w:t>
      </w:r>
    </w:p>
    <w:p w14:paraId="384CD4CC" w14:textId="77777777" w:rsidR="00921ADD" w:rsidRPr="006F14C5" w:rsidRDefault="007023C5" w:rsidP="00F072A2">
      <w:r>
        <w:rPr>
          <w:b/>
          <w:bCs/>
        </w:rPr>
        <w:t xml:space="preserve">Pilar 2: Validação humana proporcional ao risco. </w:t>
      </w:r>
      <w:r>
        <w:t xml:space="preserve">Quanto maior o potencial de impacto da decisão, maior deve ser o nível de validação humana. Análises financeiras exigem participação de finanças, controladoria e gestão de custos; contratos e </w:t>
      </w:r>
      <w:r>
        <w:rPr>
          <w:i/>
          <w:iCs/>
        </w:rPr>
        <w:t>claims</w:t>
      </w:r>
      <w:r>
        <w:t xml:space="preserve"> exigem contratos, jurídico e planejamento; riscos de segurança exigem engenharia, SMS e operação; e decisões de portfólio e FID exigem engenharia, finanças, riscos e comitê de investimentos.</w:t>
      </w:r>
    </w:p>
    <w:p w14:paraId="768C606F" w14:textId="77777777" w:rsidR="00921ADD" w:rsidRPr="006F14C5" w:rsidRDefault="007023C5" w:rsidP="00F072A2">
      <w:r>
        <w:rPr>
          <w:b/>
          <w:bCs/>
        </w:rPr>
        <w:t xml:space="preserve">Pilar 3: Proteção e classificação de dados. </w:t>
      </w:r>
      <w:r>
        <w:t xml:space="preserve">A política deve definir quais dados podem ser inseridos em ferramentas de IA, </w:t>
      </w:r>
      <w:del w:id="10616" w:author="Revisão editorial" w:date="2026-10-25T12:00:00Z">
        <w:r>
          <w:delText xml:space="preserve">que</w:delText>
        </w:r>
      </w:del>
      <w:ins w:id="10617" w:author="Revisão editorial" w:date="2026-10-25T12:00:00Z">
        <w:r>
          <w:t xml:space="preserve">quais</w:t>
        </w:r>
      </w:ins>
      <w:r>
        <w:t xml:space="preserve"> exigem anonimização, quais são proibidos, quais ambientes corporativos estão aprovados e como acessos, permissões e logs serão controlados.</w:t>
      </w:r>
    </w:p>
    <w:p w14:paraId="025C89B9" w14:textId="77777777" w:rsidR="00921ADD" w:rsidRPr="006F14C5" w:rsidRDefault="007023C5" w:rsidP="00F072A2">
      <w:r>
        <w:rPr>
          <w:b/>
          <w:bCs/>
        </w:rPr>
        <w:t xml:space="preserve">Pilar 4: Rastreabilidade e documentação. </w:t>
      </w:r>
      <w:r>
        <w:t>Cada uso relevante de IA deve manter evidências mínimas sobre ferramenta, dados, prompt, saída, limitações, validações e decisão final.</w:t>
      </w:r>
    </w:p>
    <w:p w14:paraId="331C3A60" w14:textId="77777777" w:rsidR="00921ADD" w:rsidRPr="006F14C5" w:rsidRDefault="007023C5" w:rsidP="00F072A2">
      <w:r>
        <w:rPr>
          <w:b/>
          <w:bCs/>
        </w:rPr>
        <w:t xml:space="preserve">Pilar 5: Monitoramento, auditoria e melhoria contínua. </w:t>
      </w:r>
      <w:r>
        <w:t>A organização deve revisar periodicamente a qualidade das saídas, a recorrência de erros, possíveis vieses, incidentes de privacidade, aderência à política e oportunidades de treinamento e melhoria dos prompts.</w:t>
      </w:r>
    </w:p>
    <w:p w14:paraId="5CF8493F" w14:textId="77777777" w:rsidR="00921ADD" w:rsidRPr="006F14C5" w:rsidRDefault="007023C5" w:rsidP="00F072A2">
      <w:r>
        <w:rPr>
          <w:b/>
          <w:bCs/>
        </w:rPr>
        <w:t xml:space="preserve">Pilar 6: Comunicação e </w:t>
      </w:r>
      <w:r>
        <w:rPr>
          <w:b/>
          <w:bCs/>
          <w:i/>
          <w:iCs/>
        </w:rPr>
        <w:t xml:space="preserve">accountability. </w:t>
      </w:r>
      <w:r>
        <w:t>Stakeholders internos e externos devem compreender, de forma proporcional ao impacto, quando e como a IA é utilizada. A comunicação não precisa expor detalhes técnicos desnecessários, mas deve deixar claro que a decisão permanece sob responsabilidade humana.</w:t>
      </w:r>
    </w:p>
    <w:p w14:paraId="3C1ED499" w14:textId="77777777" w:rsidR="00921ADD" w:rsidRPr="006F14C5" w:rsidRDefault="007023C5" w:rsidP="00F072A2">
      <w:r>
        <w:t xml:space="preserve">Esses seis pilares não representam uma construção isolada: eles refletem princípios reconhecidos internacionalmente para o gerenciamento responsável de IA em contextos de alto impacto. Para organizações que precisam ancorar sua política em um referencial externo auditável </w:t>
      </w:r>
      <w:del w:id="10618" w:author="Revisão editorial" w:date="2026-10-25T12:00:00Z">
        <w:r>
          <w:delText xml:space="preserve">- </w:delText>
        </w:r>
      </w:del>
      <w:ins w:id="10619" w:author="Revisão editorial" w:date="2026-10-25T12:00:00Z">
        <w:r>
          <w:t xml:space="preserve">(</w:t>
        </w:r>
      </w:ins>
      <w:r>
        <w:t xml:space="preserve">seja por exigência de governança corporativa, requisito de financiadores ou alinhamento a padrões ESG</w:t>
      </w:r>
      <w:del w:id="10620" w:author="Revisão editorial" w:date="2026-10-25T12:00:00Z">
        <w:r>
          <w:delText xml:space="preserve"> -</w:delText>
        </w:r>
      </w:del>
      <w:ins w:id="10621" w:author="Revisão editorial" w:date="2026-10-25T12:00:00Z">
        <w:r>
          <w:t xml:space="preserve">),</w:t>
        </w:r>
      </w:ins>
      <w:r>
        <w:t xml:space="preserve"> existe atualmente uma referência consolidada que estrutura essa mesma lógica de forma sistemática, o NIST AI Risk Management Framework.</w:t>
      </w:r>
    </w:p>
    <w:p w14:paraId="05CEBBD7" w14:textId="77777777" w:rsidR="00921ADD" w:rsidRPr="006F14C5" w:rsidRDefault="007023C5" w:rsidP="00F072A2">
      <w:r>
        <w:t xml:space="preserve">O NIST AI Risk Management </w:t>
      </w:r>
      <w:r>
        <w:rPr>
          <w:i/>
          <w:iCs/>
        </w:rPr>
        <w:t xml:space="preserve">Framework</w:t>
      </w:r>
      <w:r>
        <w:t xml:space="preserve"> oferece uma referência prática para estruturar essa governança por meio de quatro funções: </w:t>
      </w:r>
      <w:r>
        <w:rPr>
          <w:i/>
          <w:iCs/>
        </w:rPr>
        <w:t xml:space="preserve">Govern</w:t>
      </w:r>
      <w:r>
        <w:t xml:space="preserve">, </w:t>
      </w:r>
      <w:r>
        <w:rPr>
          <w:i/>
          <w:iCs/>
        </w:rPr>
        <w:t xml:space="preserve">Map</w:t>
      </w:r>
      <w:r>
        <w:t xml:space="preserve">, </w:t>
      </w:r>
      <w:r>
        <w:rPr>
          <w:i/>
          <w:iCs/>
        </w:rPr>
        <w:t xml:space="preserve">Measure</w:t>
      </w:r>
      <w:r>
        <w:t xml:space="preserve"> e </w:t>
      </w:r>
      <w:r>
        <w:rPr>
          <w:i/>
          <w:iCs/>
        </w:rPr>
        <w:t xml:space="preserve">Manage</w:t>
      </w:r>
      <w:r>
        <w:t xml:space="preserve">. O </w:t>
      </w:r>
      <w:r>
        <w:rPr>
          <w:i/>
          <w:iCs/>
        </w:rPr>
        <w:t xml:space="preserve">framework</w:t>
      </w:r>
      <w:r>
        <w:t xml:space="preserve"> enfatiza atributos como validade e confiabilidade, segurança, resiliência, transparência, explicabilidade, privacidade e mitigação de vieses prejudiciais</w:t>
      </w:r>
      <w:del w:id="10622" w:author="Revisão editorial" w:date="2026-10-25T12:00:00Z">
        <w:r>
          <w:delText xml:space="preserve">.</w:delText>
        </w:r>
      </w:del>
      <w:r>
        <w:t xml:space="preserve"> (NIST, 2023).</w:t>
      </w:r>
    </w:p>
    <w:p w14:paraId="6708DACE" w14:textId="77777777" w:rsidR="00921ADD" w:rsidRPr="006F14C5" w:rsidRDefault="007023C5" w:rsidP="00A6419B">
      <w:pPr>
        <w:pStyle w:val="Ttulo4"/>
        <w:jc w:val="both"/>
      </w:pPr>
      <w:r>
        <w:t xml:space="preserve">Relação com o </w:t>
      </w:r>
      <w:r>
        <w:rPr>
          <w:i/>
          <w:iCs/>
        </w:rPr>
        <w:t>framework</w:t>
      </w:r>
      <w:r>
        <w:t xml:space="preserve"> RCTIF</w:t>
      </w:r>
    </w:p>
    <w:p w14:paraId="59BEF769" w14:textId="77777777" w:rsidR="00921ADD" w:rsidRPr="006F14C5" w:rsidRDefault="007023C5" w:rsidP="00D0400B">
      <w:pPr>
        <w:ind w:firstLine="0"/>
      </w:pPr>
      <w:r>
        <w:t xml:space="preserve">O </w:t>
      </w:r>
      <w:r>
        <w:rPr>
          <w:i/>
          <w:iCs/>
        </w:rPr>
        <w:t>framework</w:t>
      </w:r>
      <w:r>
        <w:t xml:space="preserve"> RCTIF proposto neste livro contribui para a governança de IA ao obrigar o gestor a estruturar a solicitação antes de utilizar a ferramenta.</w:t>
      </w:r>
    </w:p>
    <w:p w14:paraId="0E266A8A" w14:textId="77777777" w:rsidR="00921ADD" w:rsidRPr="006F14C5" w:rsidRDefault="007023C5" w:rsidP="00F072A2">
      <w:r>
        <w:t xml:space="preserve">Ao definir </w:t>
      </w:r>
      <w:ins w:id="10623" w:author="Revisão editorial" w:date="2026-10-25T12:00:00Z">
        <w:r>
          <w:t xml:space="preserve">o </w:t>
        </w:r>
      </w:ins>
      <w:r>
        <w:t xml:space="preserve">Papel </w:t>
      </w:r>
      <w:del w:id="10624" w:author="Revisão editorial" w:date="2026-10-25T12:00:00Z">
        <w:r>
          <w:delText xml:space="preserve">- </w:delText>
        </w:r>
      </w:del>
      <w:ins w:id="10625" w:author="Revisão editorial" w:date="2026-10-25T12:00:00Z">
        <w:r>
          <w:t xml:space="preserve">(</w:t>
        </w:r>
      </w:ins>
      <w:r>
        <w:t xml:space="preserve">qual especialidade ou perspectiva a IA deve assumir</w:t>
      </w:r>
      <w:del w:id="10626" w:author="Revisão editorial" w:date="2026-10-25T12:00:00Z">
        <w:r>
          <w:delText xml:space="preserve">;</w:delText>
        </w:r>
      </w:del>
      <w:ins w:id="10627" w:author="Revisão editorial" w:date="2026-10-25T12:00:00Z">
        <w:r>
          <w:t xml:space="preserve">), o</w:t>
        </w:r>
      </w:ins>
      <w:r>
        <w:t xml:space="preserve"> Contexto </w:t>
      </w:r>
      <w:del w:id="10628" w:author="Revisão editorial" w:date="2026-10-25T12:00:00Z">
        <w:r>
          <w:delText xml:space="preserve">- </w:delText>
        </w:r>
      </w:del>
      <w:ins w:id="10629" w:author="Revisão editorial" w:date="2026-10-25T12:00:00Z">
        <w:r>
          <w:t xml:space="preserve">(</w:t>
        </w:r>
      </w:ins>
      <w:r>
        <w:t xml:space="preserve">quais dados e restrições são relevantes</w:t>
      </w:r>
      <w:del w:id="10630" w:author="Revisão editorial" w:date="2026-10-25T12:00:00Z">
        <w:r>
          <w:delText xml:space="preserve">;</w:delText>
        </w:r>
      </w:del>
      <w:ins w:id="10631" w:author="Revisão editorial" w:date="2026-10-25T12:00:00Z">
        <w:r>
          <w:t xml:space="preserve">), a</w:t>
        </w:r>
      </w:ins>
      <w:r>
        <w:t xml:space="preserve"> Tarefa </w:t>
      </w:r>
      <w:del w:id="10632" w:author="Revisão editorial" w:date="2026-10-25T12:00:00Z">
        <w:r>
          <w:delText xml:space="preserve">- </w:delText>
        </w:r>
      </w:del>
      <w:ins w:id="10633" w:author="Revisão editorial" w:date="2026-10-25T12:00:00Z">
        <w:r>
          <w:t xml:space="preserve">(</w:t>
        </w:r>
      </w:ins>
      <w:r>
        <w:t xml:space="preserve">qual análise deve ser realizada</w:t>
      </w:r>
      <w:del w:id="10634" w:author="Revisão editorial" w:date="2026-10-25T12:00:00Z">
        <w:r>
          <w:delText xml:space="preserve">;</w:delText>
        </w:r>
      </w:del>
      <w:ins w:id="10635" w:author="Revisão editorial" w:date="2026-10-25T12:00:00Z">
        <w:r>
          <w:t xml:space="preserve">), as</w:t>
        </w:r>
      </w:ins>
      <w:r>
        <w:t xml:space="preserve"> Instruções </w:t>
      </w:r>
      <w:del w:id="10636" w:author="Revisão editorial" w:date="2026-10-25T12:00:00Z">
        <w:r>
          <w:delText xml:space="preserve">- </w:delText>
        </w:r>
      </w:del>
      <w:ins w:id="10637" w:author="Revisão editorial" w:date="2026-10-25T12:00:00Z">
        <w:r>
          <w:t xml:space="preserve">(</w:t>
        </w:r>
      </w:ins>
      <w:r>
        <w:t xml:space="preserve">quais premissas, critérios, limites e validações devem ser respeitados</w:t>
      </w:r>
      <w:del w:id="10638" w:author="Revisão editorial" w:date="2026-10-25T12:00:00Z">
        <w:r>
          <w:delText xml:space="preserve">;</w:delText>
        </w:r>
      </w:del>
      <w:ins w:id="10639" w:author="Revisão editorial" w:date="2026-10-25T12:00:00Z">
        <w:r>
          <w:t xml:space="preserve">)</w:t>
        </w:r>
      </w:ins>
      <w:r>
        <w:t xml:space="preserve"> e </w:t>
      </w:r>
      <w:ins w:id="10640" w:author="Revisão editorial" w:date="2026-10-25T12:00:00Z">
        <w:r>
          <w:t xml:space="preserve">o </w:t>
        </w:r>
      </w:ins>
      <w:r>
        <w:t xml:space="preserve">Formato </w:t>
      </w:r>
      <w:del w:id="10641" w:author="Revisão editorial" w:date="2026-10-25T12:00:00Z">
        <w:r>
          <w:delText xml:space="preserve">- </w:delText>
        </w:r>
      </w:del>
      <w:ins w:id="10642" w:author="Revisão editorial" w:date="2026-10-25T12:00:00Z">
        <w:r>
          <w:t xml:space="preserve">(</w:t>
        </w:r>
      </w:ins>
      <w:r>
        <w:t xml:space="preserve">qual saída será produzida</w:t>
      </w:r>
      <w:del w:id="10643" w:author="Revisão editorial" w:date="2026-10-25T12:00:00Z">
        <w:r>
          <w:delText xml:space="preserve">;</w:delText>
        </w:r>
      </w:del>
      <w:ins w:id="10644" w:author="Revisão editorial" w:date="2026-10-25T12:00:00Z">
        <w:r>
          <w:t xml:space="preserve">),</w:t>
        </w:r>
      </w:ins>
      <w:r>
        <w:t xml:space="preserve"> o gestor reduz ambiguidades e torna a interação mais rastreável.</w:t>
      </w:r>
    </w:p>
    <w:p w14:paraId="72D1D91E" w14:textId="77777777" w:rsidR="00921ADD" w:rsidRPr="006F14C5" w:rsidRDefault="007023C5" w:rsidP="00F072A2">
      <w:r>
        <w:t>Contudo, o RCTIF não substitui uma política corporativa de IA, uma análise jurídica, controles de segurança da informação ou uma estrutura formal de governança. Ele é um mecanismo de disciplina analítica e documentação, útil para melhorar a qualidade dos prompts e facilitar a revisão humana.</w:t>
      </w:r>
    </w:p>
    <w:p w14:paraId="77833B72" w14:textId="77777777" w:rsidR="00921ADD" w:rsidRPr="006F14C5" w:rsidRDefault="007023C5" w:rsidP="00F072A2">
      <w:r>
        <w:t>A adoção responsável de IA em projetos CAPEX não deve ser tratada como barreira à inovação. Quando associada a dados confiáveis, validação multidisciplinar, segurança da informação e governança, a IA pode ampliar a capacidade da organização de analisar cenários, identificar riscos, estruturar decisões e comunicar evidências de forma mais consistente.</w:t>
      </w:r>
    </w:p>
    <w:p w14:paraId="008C85D2" w14:textId="77777777" w:rsidR="00921ADD" w:rsidRPr="006F14C5" w:rsidRDefault="007023C5" w:rsidP="00A6419B">
      <w:pPr>
        <w:pStyle w:val="Ttulo3"/>
      </w:pPr>
      <w:bookmarkStart w:id="266" w:name="__RefHeading___Toc10630_3485589216"/>
      <w:bookmarkStart w:id="267" w:name="_Toc236076034"/>
      <w:bookmarkStart w:id="268" w:name="_Toc236516909"/>
      <w:bookmarkEnd w:id="266"/>
      <w:r>
        <w:t>Agentes de IA e Automação de Fluxos: A Próxima Fronteira para Gestores de Projetos de Capital</w:t>
      </w:r>
      <w:bookmarkEnd w:id="267"/>
      <w:bookmarkEnd w:id="268"/>
    </w:p>
    <w:p w14:paraId="29F67114" w14:textId="77777777" w:rsidR="00921ADD" w:rsidRPr="006F14C5" w:rsidRDefault="007023C5" w:rsidP="00D0400B">
      <w:pPr>
        <w:ind w:firstLine="0"/>
      </w:pPr>
      <w:r>
        <w:t xml:space="preserve">Ao longo deste livro, o foco esteve no </w:t>
      </w:r>
      <w:r>
        <w:rPr>
          <w:i/>
          <w:iCs/>
        </w:rPr>
        <w:t>prompt</w:t>
      </w:r>
      <w:r>
        <w:t xml:space="preserve"> como unidade central de interação entre o gestor de projetos e a inteligência artificial. Essa competência continua sendo fundamental. Contudo, o ecossistema de IA está evoluindo em uma direção que o gestor precisa compreender para não ser surpreendido: a transição do </w:t>
      </w:r>
      <w:r>
        <w:rPr>
          <w:i/>
          <w:iCs/>
        </w:rPr>
        <w:t>prompt único</w:t>
      </w:r>
      <w:r>
        <w:t xml:space="preserve"> para os </w:t>
      </w:r>
      <w:r>
        <w:rPr>
          <w:b/>
          <w:bCs/>
        </w:rPr>
        <w:t>agentes de IA e fluxos de automação</w:t>
      </w:r>
      <w:r>
        <w:t>.</w:t>
      </w:r>
    </w:p>
    <w:p w14:paraId="6E5CD10C" w14:textId="77777777" w:rsidR="00921ADD" w:rsidRPr="006F14C5" w:rsidRDefault="007023C5" w:rsidP="00F072A2">
      <w:r>
        <w:t xml:space="preserve">Um </w:t>
      </w:r>
      <w:r>
        <w:rPr>
          <w:b/>
          <w:bCs/>
        </w:rPr>
        <w:t xml:space="preserve">agente de IA</w:t>
      </w:r>
      <w:r>
        <w:t xml:space="preserve"> é um sistema que não apenas responde a uma instrução isolada, mas que </w:t>
      </w:r>
      <w:r>
        <w:rPr>
          <w:i/>
          <w:iCs/>
        </w:rPr>
        <w:t xml:space="preserve">planeja, executa sequências de ações, utiliza ferramentas externas e ajusta seu comportamento com base nos resultados intermediários</w:t>
      </w:r>
      <w:r>
        <w:t xml:space="preserve">. Em vez de o gestor formular um prompt e interpretar manualmente a resposta, o agente pode encadear múltiplas etapas de forma autônoma </w:t>
      </w:r>
      <w:del w:id="10645" w:author="Revisão editorial" w:date="2026-10-25T12:00:00Z">
        <w:r>
          <w:delText xml:space="preserve">- </w:delText>
        </w:r>
      </w:del>
      <w:ins w:id="10646" w:author="Revisão editorial" w:date="2026-10-25T12:00:00Z">
        <w:r>
          <w:t xml:space="preserve">(</w:t>
        </w:r>
      </w:ins>
      <w:r>
        <w:t xml:space="preserve">ler um contrato EPC, cruzar com dados de cronograma, identificar desvios e produzir um rascunho de memorando de análise</w:t>
      </w:r>
      <w:del w:id="10647" w:author="Revisão editorial" w:date="2026-10-25T12:00:00Z">
        <w:r>
          <w:delText xml:space="preserve"> -</w:delText>
        </w:r>
      </w:del>
      <w:ins w:id="10648" w:author="Revisão editorial" w:date="2026-10-25T12:00:00Z">
        <w:r>
          <w:t xml:space="preserve">),</w:t>
        </w:r>
      </w:ins>
      <w:r>
        <w:t xml:space="preserve"> tudo dentro de um único fluxo supervisionado.</w:t>
      </w:r>
    </w:p>
    <w:p w14:paraId="79CCBB52" w14:textId="77777777" w:rsidR="00921ADD" w:rsidRPr="006F14C5" w:rsidRDefault="007023C5" w:rsidP="00F072A2">
      <w:r>
        <w:t xml:space="preserve">Nesse contexto, o </w:t>
      </w:r>
      <w:r>
        <w:rPr>
          <w:b/>
          <w:bCs/>
        </w:rPr>
        <w:t xml:space="preserve">Model Context Protocol (MCP)</w:t>
      </w:r>
      <w:r>
        <w:t xml:space="preserve"> surge como uma interface técnica relevante. </w:t>
      </w:r>
      <w:del w:id="10649" w:author="Revisão editorial" w:date="2026-10-25T12:00:00Z">
        <w:r>
          <w:delText xml:space="preserve">Desenvolvido</w:delText>
        </w:r>
      </w:del>
      <w:ins w:id="10650" w:author="Revisão editorial" w:date="2026-10-25T12:00:00Z">
        <w:r>
          <w:t xml:space="preserve">Criado</w:t>
        </w:r>
      </w:ins>
      <w:r>
        <w:t xml:space="preserve"> pela Anthropic e </w:t>
      </w:r>
      <w:del w:id="10651" w:author="Revisão editorial" w:date="2026-10-25T12:00:00Z">
        <w:r>
          <w:delText xml:space="preserve">adotado</w:delText>
        </w:r>
      </w:del>
      <w:ins w:id="10652" w:author="Revisão editorial" w:date="2026-10-25T12:00:00Z">
        <w:r>
          <w:t xml:space="preserve">doado,</w:t>
        </w:r>
      </w:ins>
      <w:r>
        <w:t xml:space="preserve"> </w:t>
      </w:r>
      <w:del w:id="10653" w:author="Revisão editorial" w:date="2026-10-25T12:00:00Z">
        <w:r>
          <w:delText xml:space="preserve">progressivamente</w:delText>
        </w:r>
      </w:del>
      <w:ins w:id="10654" w:author="Revisão editorial" w:date="2026-10-25T12:00:00Z">
        <w:r>
          <w:t xml:space="preserve">em</w:t>
        </w:r>
      </w:ins>
      <w:r>
        <w:t xml:space="preserve"> </w:t>
      </w:r>
      <w:del w:id="10655" w:author="Revisão editorial" w:date="2026-10-25T12:00:00Z">
        <w:r>
          <w:delText xml:space="preserve">por</w:delText>
        </w:r>
      </w:del>
      <w:ins w:id="10656" w:author="Revisão editorial" w:date="2026-10-25T12:00:00Z">
        <w:r>
          <w:t xml:space="preserve">dezembro</w:t>
        </w:r>
      </w:ins>
      <w:r>
        <w:t xml:space="preserve"> </w:t>
      </w:r>
      <w:del w:id="10657" w:author="Revisão editorial" w:date="2026-10-25T12:00:00Z">
        <w:r>
          <w:delText xml:space="preserve">outros</w:delText>
        </w:r>
      </w:del>
      <w:ins w:id="10658" w:author="Revisão editorial" w:date="2026-10-25T12:00:00Z">
        <w:r>
          <w:t xml:space="preserve">de</w:t>
        </w:r>
      </w:ins>
      <w:r>
        <w:t xml:space="preserve"> </w:t>
      </w:r>
      <w:del w:id="10659" w:author="Revisão editorial" w:date="2026-10-25T12:00:00Z">
        <w:r>
          <w:delText xml:space="preserve">fornecedores</w:delText>
        </w:r>
      </w:del>
      <w:ins w:id="10660" w:author="Revisão editorial" w:date="2026-10-25T12:00:00Z">
        <w:r>
          <w:t xml:space="preserve">2025, à Agentic AI Foundation, vinculada à Linux Foundation</w:t>
        </w:r>
      </w:ins>
      <w:r>
        <w:t xml:space="preserve">, o MCP é um protocolo aberto</w:t>
      </w:r>
      <w:ins w:id="10661" w:author="Revisão editorial" w:date="2026-10-25T12:00:00Z">
        <w:r>
          <w:t xml:space="preserve">, já adotado por diversos fornecedores,</w:t>
        </w:r>
      </w:ins>
      <w:r>
        <w:t xml:space="preserve"> que padroniza a forma como modelos de linguagem se conectam a ferramentas, bases de dados e sistemas externos</w:t>
      </w:r>
      <w:del w:id="10662" w:author="Revisão editorial" w:date="2026-10-25T12:00:00Z">
        <w:r>
          <w:delText xml:space="preserve"> -</w:delText>
        </w:r>
      </w:del>
      <w:ins w:id="10663" w:author="Revisão editorial" w:date="2026-10-25T12:00:00Z">
        <w:r>
          <w:t xml:space="preserve">,</w:t>
        </w:r>
      </w:ins>
      <w:r>
        <w:t xml:space="preserve"> como o Primavera P6, o SAP PM, o SharePoint e o Microsoft Project. Para o gestor de projetos, o MCP representa a possibilidade de que as ferramentas de IA passem a </w:t>
      </w:r>
      <w:r>
        <w:rPr>
          <w:i/>
          <w:iCs/>
        </w:rPr>
        <w:t xml:space="preserve">ler diretamente</w:t>
      </w:r>
      <w:r>
        <w:t xml:space="preserve"> os dados reais do projeto </w:t>
      </w:r>
      <w:del w:id="10664" w:author="Revisão editorial" w:date="2026-10-25T12:00:00Z">
        <w:r>
          <w:delText xml:space="preserve">- </w:delText>
        </w:r>
      </w:del>
      <w:ins w:id="10665" w:author="Revisão editorial" w:date="2026-10-25T12:00:00Z">
        <w:r>
          <w:t xml:space="preserve">(</w:t>
        </w:r>
      </w:ins>
      <w:r>
        <w:t xml:space="preserve">cronogramas, curvas de EVM, registros de SMS, contratos</w:t>
      </w:r>
      <w:del w:id="10666" w:author="Revisão editorial" w:date="2026-10-25T12:00:00Z">
        <w:r>
          <w:delText xml:space="preserve"> -</w:delText>
        </w:r>
      </w:del>
      <w:ins w:id="10667" w:author="Revisão editorial" w:date="2026-10-25T12:00:00Z">
        <w:r>
          <w:t xml:space="preserve">)</w:t>
        </w:r>
      </w:ins>
      <w:r>
        <w:t xml:space="preserve"> sem que o gestor precise copiar e colar informações manualmente em cada sessão.</w:t>
      </w:r>
    </w:p>
    <w:p w14:paraId="3E3B280F" w14:textId="77777777" w:rsidR="00921ADD" w:rsidRPr="006F14C5" w:rsidRDefault="007023C5" w:rsidP="00F072A2">
      <w:r>
        <w:t xml:space="preserve">A </w:t>
      </w:r>
      <w:r>
        <w:rPr>
          <w:b/>
          <w:bCs/>
        </w:rPr>
        <w:t xml:space="preserve">automação de fluxos</w:t>
      </w:r>
      <w:r>
        <w:t xml:space="preserve"> é o nível seguinte: em vez de agentes isolados, o gestor coordena </w:t>
      </w:r>
      <w:r>
        <w:rPr>
          <w:i/>
          <w:iCs/>
        </w:rPr>
        <w:t xml:space="preserve">pipelines</w:t>
      </w:r>
      <w:r>
        <w:t xml:space="preserve"> compostos por múltiplos agentes especializados</w:t>
      </w:r>
      <w:del w:id="10668" w:author="Revisão editorial" w:date="2026-10-25T12:00:00Z">
        <w:r>
          <w:delText xml:space="preserve"> -</w:delText>
        </w:r>
      </w:del>
      <w:ins w:id="10669" w:author="Revisão editorial" w:date="2026-10-25T12:00:00Z">
        <w:r>
          <w:t xml:space="preserve">:</w:t>
        </w:r>
      </w:ins>
      <w:r>
        <w:t xml:space="preserve"> um agente lê o contrato, outro processa os dados de EVM, um terceiro compara as variações com os gatilhos contratuais definidos, e um quarto estrutura o relatório executivo. Plataformas como LangGraph, </w:t>
      </w:r>
      <w:ins w:id="10670" w:author="Revisão editorial" w:date="2026-10-25T12:00:00Z">
        <w:r>
          <w:t xml:space="preserve">Microsoft Agent Framework (sucessor do </w:t>
        </w:r>
      </w:ins>
      <w:r>
        <w:t xml:space="preserve">AutoGen</w:t>
      </w:r>
      <w:ins w:id="10671" w:author="Revisão editorial" w:date="2026-10-25T12:00:00Z">
        <w:r>
          <w:t xml:space="preserve">)</w:t>
        </w:r>
      </w:ins>
      <w:r>
        <w:t xml:space="preserve"> e Microsoft Copilot Studio já permitem construir esses fluxos com grau crescente de sofisticação, ainda que a maturidade operacional para uso corporativo seguro varie significativamente entre elas.</w:t>
      </w:r>
    </w:p>
    <w:p w14:paraId="0CC336E3" w14:textId="77777777" w:rsidR="0067446E" w:rsidRPr="006F14C5" w:rsidRDefault="00C36CDA" w:rsidP="00F072A2">
      <w:r>
        <w:t xml:space="preserve">A Tabela 7.3 organiza os tipos de agente e módulos aplicáveis à gestão de projetos de capital, com as respectivas funções e cautelas de uso.</w:t>
      </w:r>
    </w:p>
    <w:p w14:paraId="6B8D9DEA" w14:textId="77777777" w:rsidR="00336F4B" w:rsidRPr="006F14C5" w:rsidRDefault="00336F4B"/>
    <w:p w14:paraId="381D64A1" w14:textId="77777777" w:rsidR="00921ADD" w:rsidRPr="006F14C5" w:rsidRDefault="007023C5">
      <w:pPr>
        <w:pStyle w:val="Legenda"/>
        <w:keepNext/>
        <w:keepLines/>
        <w:jc w:val="left"/>
        <w:rPr>
          <w:color w:val="auto"/>
          <w:sz w:val="17"/>
          <w:szCs w:val="17"/>
        </w:rPr>
      </w:pPr>
      <w:r>
        <w:rPr>
          <w:bCs/>
          <w:color w:val="auto"/>
          <w:sz w:val="17"/>
          <w:szCs w:val="17"/>
        </w:rPr>
        <w:t xml:space="preserve">Tabela 7.3</w:t>
      </w:r>
      <w:del w:id="10672" w:author="Revisão editorial" w:date="2026-10-25T12:00:00Z">
        <w:r>
          <w:rPr>
            <w:color w:val="auto"/>
            <w:sz w:val="17"/>
            <w:szCs w:val="17"/>
          </w:rPr>
          <w:delText xml:space="preserve"> —</w:delText>
        </w:r>
      </w:del>
      <w:ins w:id="10673" w:author="Revisão editorial" w:date="2026-10-25T12:00:00Z">
        <w:r>
          <w:rPr>
            <w:color w:val="auto"/>
            <w:sz w:val="17"/>
            <w:szCs w:val="17"/>
          </w:rPr>
          <w:t xml:space="preserve">:</w:t>
        </w:r>
      </w:ins>
      <w:r>
        <w:rPr>
          <w:color w:val="auto"/>
          <w:sz w:val="17"/>
          <w:szCs w:val="17"/>
        </w:rPr>
        <w:t xml:space="preserve"> Tipologia de agentes de IA aplicáveis à gestão de projetos de capital</w:t>
      </w:r>
    </w:p>
    <w:tbl>
      <w:tblPr>
        <w:tblStyle w:val="TabeladeGrade4"/>
        <w:tblW w:w="5000" w:type="pct"/>
        <w:tblLook w:val="04A0" w:firstRow="1" w:lastRow="0" w:firstColumn="1" w:lastColumn="0" w:noHBand="0" w:noVBand="1"/>
      </w:tblPr>
      <w:tblGrid>
        <w:gridCol w:w="1997"/>
        <w:gridCol w:w="3663"/>
        <w:gridCol w:w="2664"/>
      </w:tblGrid>
      <w:tr w:rsidR="00921ADD" w:rsidRPr="006F14C5" w14:paraId="1FA053C7" w14:textId="77777777" w:rsidTr="006B1EB6">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5AAA36E0" w14:textId="77777777" w:rsidR="00921ADD" w:rsidRPr="006F14C5" w:rsidRDefault="007023C5" w:rsidP="006B1EB6">
            <w:pPr>
              <w:pStyle w:val="SemEspaamento"/>
              <w:jc w:val="center"/>
              <w:rPr>
                <w:rFonts w:eastAsia="MS Mincho"/>
                <w:sz w:val="18"/>
                <w:szCs w:val="24"/>
                <w:lang w:val="pt-BR"/>
              </w:rPr>
            </w:pPr>
            <w:r>
              <w:rPr>
                <w:rFonts w:ascii="DejaVu Sans" w:eastAsia="DejaVu Sans" w:hAnsi="DejaVu Sans" w:cs="DejaVu Sans"/>
                <w:color w:val="FFFFFF"/>
                <w:sz w:val="18"/>
                <w:szCs w:val="24"/>
                <w:lang w:val="pt-BR"/>
              </w:rPr>
              <w:t>Tipo de Agente / Módulo</w:t>
            </w:r>
          </w:p>
        </w:tc>
        <w:tc>
          <w:tcPr>
            <w:tcW w:w="2200" w:type="pct"/>
            <w:vAlign w:val="center"/>
          </w:tcPr>
          <w:p w14:paraId="4F0806AA" w14:textId="77777777" w:rsidR="00921ADD" w:rsidRPr="006F14C5" w:rsidRDefault="007023C5" w:rsidP="006B1EB6">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Função no Fluxo CAPEX</w:t>
            </w:r>
          </w:p>
        </w:tc>
        <w:tc>
          <w:tcPr>
            <w:tcW w:w="1600" w:type="pct"/>
            <w:vAlign w:val="center"/>
          </w:tcPr>
          <w:p w14:paraId="01F4990E" w14:textId="77777777" w:rsidR="00921ADD" w:rsidRPr="006F14C5" w:rsidRDefault="007023C5" w:rsidP="006B1EB6">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Exemplos de Plataforma (2026)</w:t>
            </w:r>
          </w:p>
        </w:tc>
      </w:tr>
      <w:tr w:rsidR="00921ADD" w:rsidRPr="006F14C5" w14:paraId="6E5B15CC" w14:textId="77777777" w:rsidTr="006B1EB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64BABAC8"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Orquestrador de agentes</w:t>
            </w:r>
          </w:p>
        </w:tc>
        <w:tc>
          <w:tcPr>
            <w:tcW w:w="2200" w:type="pct"/>
            <w:vAlign w:val="center"/>
          </w:tcPr>
          <w:p w14:paraId="6A9C720E"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Define a sequência de subtarefas, seleciona ferramentas e consolida resultados</w:t>
            </w:r>
          </w:p>
        </w:tc>
        <w:tc>
          <w:tcPr>
            <w:tcW w:w="1600" w:type="pct"/>
            <w:vAlign w:val="center"/>
          </w:tcPr>
          <w:p w14:paraId="0ED07667"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ChatGPT c/ Advanced Data Analysis, </w:t>
            </w:r>
            <w:del w:id="10674" w:author="Revisão editorial" w:date="2026-10-25T12:00:00Z">
              <w:r>
                <w:rPr>
                  <w:rFonts w:eastAsia="DejaVu Serif"/>
                  <w:sz w:val="18"/>
                  <w:szCs w:val="24"/>
                  <w:lang w:val="pt-BR"/>
                </w:rPr>
                <w:delText xml:space="preserve">AutoGen</w:delText>
              </w:r>
            </w:del>
            <w:ins w:id="10675" w:author="Revisão editorial" w:date="2026-10-25T12:00:00Z">
              <w:r>
                <w:rPr>
                  <w:rFonts w:eastAsia="DejaVu Serif"/>
                  <w:sz w:val="18"/>
                  <w:szCs w:val="24"/>
                  <w:lang w:val="pt-BR"/>
                </w:rPr>
                <w:t xml:space="preserve">Microsoft Agent Framework</w:t>
              </w:r>
            </w:ins>
            <w:r>
              <w:rPr>
                <w:rFonts w:eastAsia="DejaVu Serif"/>
                <w:sz w:val="18"/>
                <w:szCs w:val="24"/>
                <w:lang w:val="pt-BR"/>
              </w:rPr>
              <w:t xml:space="preserve"> (</w:t>
            </w:r>
            <w:del w:id="10676" w:author="Revisão editorial" w:date="2026-10-25T12:00:00Z">
              <w:r>
                <w:rPr>
                  <w:rFonts w:eastAsia="DejaVu Serif"/>
                  <w:sz w:val="18"/>
                  <w:szCs w:val="24"/>
                  <w:lang w:val="pt-BR"/>
                </w:rPr>
                <w:delText xml:space="preserve">Microsoft</w:delText>
              </w:r>
            </w:del>
            <w:ins w:id="10677" w:author="Revisão editorial" w:date="2026-10-25T12:00:00Z">
              <w:r>
                <w:rPr>
                  <w:rFonts w:eastAsia="DejaVu Serif"/>
                  <w:sz w:val="18"/>
                  <w:szCs w:val="24"/>
                  <w:lang w:val="pt-BR"/>
                </w:rPr>
                <w:t xml:space="preserve">sucessor do AutoGen</w:t>
              </w:r>
            </w:ins>
            <w:r>
              <w:rPr>
                <w:rFonts w:eastAsia="DejaVu Serif"/>
                <w:sz w:val="18"/>
                <w:szCs w:val="24"/>
                <w:lang w:val="pt-BR"/>
              </w:rPr>
              <w:t xml:space="preserve">), LangGraph</w:t>
            </w:r>
          </w:p>
        </w:tc>
      </w:tr>
      <w:tr w:rsidR="00921ADD" w:rsidRPr="006F14C5" w14:paraId="04AD4E80" w14:textId="77777777" w:rsidTr="006B1EB6">
        <w:trPr>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37601EC8"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Agente de leitura documental</w:t>
            </w:r>
          </w:p>
        </w:tc>
        <w:tc>
          <w:tcPr>
            <w:tcW w:w="2200" w:type="pct"/>
            <w:vAlign w:val="center"/>
          </w:tcPr>
          <w:p w14:paraId="7D89B93E"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Ingere e processa contratos EPC, RDOs, cronogramas e especificações</w:t>
            </w:r>
          </w:p>
        </w:tc>
        <w:tc>
          <w:tcPr>
            <w:tcW w:w="1600" w:type="pct"/>
            <w:vAlign w:val="center"/>
          </w:tcPr>
          <w:p w14:paraId="27947084"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Claude Enterprise (contexto estendido), Gemini (Google Drive nativo)</w:t>
            </w:r>
          </w:p>
        </w:tc>
      </w:tr>
      <w:tr w:rsidR="00921ADD" w:rsidRPr="006F14C5" w14:paraId="30F7BE32" w14:textId="77777777" w:rsidTr="006B1EB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07A9301D"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Agente de dados estruturados</w:t>
            </w:r>
          </w:p>
        </w:tc>
        <w:tc>
          <w:tcPr>
            <w:tcW w:w="2200" w:type="pct"/>
            <w:vAlign w:val="center"/>
          </w:tcPr>
          <w:p w14:paraId="00A77113"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Lê e processa planilhas CAPEX, bases de EVM, relatórios de custo</w:t>
            </w:r>
          </w:p>
        </w:tc>
        <w:tc>
          <w:tcPr>
            <w:tcW w:w="1600" w:type="pct"/>
            <w:vAlign w:val="center"/>
          </w:tcPr>
          <w:p w14:paraId="32A9A3A5"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ChatGPT (Code Interpreter), Julius AI, Copilot (Excel integrado)</w:t>
            </w:r>
          </w:p>
        </w:tc>
      </w:tr>
      <w:tr w:rsidR="00921ADD" w:rsidRPr="006F14C5" w14:paraId="2AEC151D" w14:textId="77777777" w:rsidTr="006B1EB6">
        <w:trPr>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2B484D8F"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Agente de busca e síntese</w:t>
            </w:r>
          </w:p>
        </w:tc>
        <w:tc>
          <w:tcPr>
            <w:tcW w:w="2200" w:type="pct"/>
            <w:vAlign w:val="center"/>
          </w:tcPr>
          <w:p w14:paraId="0FD42A6D"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Recupera normas técnicas, </w:t>
            </w:r>
            <w:r>
              <w:rPr>
                <w:rFonts w:eastAsia="DejaVu Serif"/>
                <w:i/>
                <w:iCs/>
                <w:sz w:val="18"/>
                <w:szCs w:val="24"/>
                <w:lang w:val="pt-BR"/>
              </w:rPr>
              <w:t>benchmarks</w:t>
            </w:r>
            <w:r>
              <w:rPr>
                <w:rFonts w:eastAsia="DejaVu Serif"/>
                <w:sz w:val="18"/>
                <w:szCs w:val="24"/>
                <w:lang w:val="pt-BR"/>
              </w:rPr>
              <w:t xml:space="preserve"> públicos, precedentes regulatórios</w:t>
            </w:r>
          </w:p>
        </w:tc>
        <w:tc>
          <w:tcPr>
            <w:tcW w:w="1600" w:type="pct"/>
            <w:vAlign w:val="center"/>
          </w:tcPr>
          <w:p w14:paraId="596C4DA8"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Perplexity (busca citada), ChatGPT com web search, Gemini Deep Research</w:t>
            </w:r>
          </w:p>
        </w:tc>
      </w:tr>
      <w:tr w:rsidR="00921ADD" w:rsidRPr="006F14C5" w14:paraId="0B1795F9" w14:textId="77777777" w:rsidTr="006B1EB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3DF2CB0F"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Agente de redação estruturada</w:t>
            </w:r>
          </w:p>
        </w:tc>
        <w:tc>
          <w:tcPr>
            <w:tcW w:w="2200" w:type="pct"/>
            <w:vAlign w:val="center"/>
          </w:tcPr>
          <w:p w14:paraId="2664C9E7"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Produz rascunhos de relatórios, memorandos, </w:t>
            </w:r>
            <w:r>
              <w:rPr>
                <w:rFonts w:eastAsia="DejaVu Serif"/>
                <w:i/>
                <w:iCs/>
                <w:sz w:val="18"/>
                <w:szCs w:val="24"/>
                <w:lang w:val="pt-BR"/>
              </w:rPr>
              <w:t>claims</w:t>
            </w:r>
            <w:r>
              <w:rPr>
                <w:rFonts w:eastAsia="DejaVu Serif"/>
                <w:sz w:val="18"/>
                <w:szCs w:val="24"/>
                <w:lang w:val="pt-BR"/>
              </w:rPr>
              <w:t xml:space="preserve"> e sumários executivos</w:t>
            </w:r>
          </w:p>
        </w:tc>
        <w:tc>
          <w:tcPr>
            <w:tcW w:w="1600" w:type="pct"/>
            <w:vAlign w:val="center"/>
          </w:tcPr>
          <w:p w14:paraId="03A27964"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Claude, ChatGPT, Copilot (Word integrado)</w:t>
            </w:r>
          </w:p>
        </w:tc>
      </w:tr>
      <w:tr w:rsidR="00921ADD" w:rsidRPr="006F14C5" w14:paraId="624A29D1" w14:textId="77777777" w:rsidTr="006B1EB6">
        <w:trPr>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22E11E1E"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Integração via MCP / API</w:t>
            </w:r>
          </w:p>
        </w:tc>
        <w:tc>
          <w:tcPr>
            <w:tcW w:w="2200" w:type="pct"/>
            <w:vAlign w:val="center"/>
          </w:tcPr>
          <w:p w14:paraId="314D2244"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Conecta a ferramenta de IA a sistemas corporativos (P6, ERP, SharePoint)</w:t>
            </w:r>
          </w:p>
        </w:tc>
        <w:tc>
          <w:tcPr>
            <w:tcW w:w="1600" w:type="pct"/>
            <w:vAlign w:val="center"/>
          </w:tcPr>
          <w:p w14:paraId="77285B79"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MCP Servers, Zapier, Power Automate, n8n</w:t>
            </w:r>
          </w:p>
        </w:tc>
      </w:tr>
    </w:tbl>
    <w:p w14:paraId="52331050" w14:textId="77777777" w:rsidR="00921ADD" w:rsidRPr="006F14C5" w:rsidRDefault="003A5804" w:rsidP="006B1EB6">
      <w:pPr>
        <w:pStyle w:val="BookSource"/>
        <w:keepLines/>
        <w:rPr>
          <w:i w:val="0"/>
          <w:iCs/>
          <w:color w:val="auto"/>
          <w:szCs w:val="15"/>
        </w:rPr>
      </w:pPr>
      <w:r>
        <w:rPr>
          <w:i w:val="0"/>
          <w:iCs/>
          <w:color w:val="auto"/>
          <w:szCs w:val="15"/>
        </w:rPr>
        <w:t>Fonte: Elaborado pelo autor.</w:t>
      </w:r>
    </w:p>
    <w:p w14:paraId="0C05C1A8" w14:textId="77777777" w:rsidR="00921ADD" w:rsidRPr="006F14C5" w:rsidRDefault="00921ADD">
      <w:bookmarkStart w:id="269" w:name="_Toc232715558"/>
      <w:bookmarkStart w:id="270" w:name="_Toc232715221"/>
      <w:bookmarkStart w:id="271" w:name="_Toc233748502"/>
      <w:bookmarkStart w:id="272" w:name="_Toc233040049"/>
      <w:bookmarkEnd w:id="269"/>
      <w:bookmarkEnd w:id="270"/>
      <w:bookmarkEnd w:id="271"/>
      <w:bookmarkEnd w:id="272"/>
    </w:p>
    <w:p w14:paraId="53E2EF6B" w14:textId="77777777" w:rsidR="006B1EB6" w:rsidRPr="006F14C5" w:rsidRDefault="007023C5" w:rsidP="00F072A2">
      <w:r>
        <w:t xml:space="preserve">Para tornar o conceito concreto, considere um fluxo de </w:t>
      </w:r>
      <w:r>
        <w:rPr>
          <w:i/>
          <w:iCs/>
        </w:rPr>
        <w:t xml:space="preserve">flash report</w:t>
      </w:r>
      <w:r>
        <w:t xml:space="preserve"> mensal em um projeto de expansão de mineração: o agente de dados estruturados importa a planilha de EVM do mês; o agente de leitura documental recupera as ocorrências registradas nos RDOs e identifica padrões de desvio; o agente de redação estruturada produz o rascunho do relatório no formato padrão do PMO; e o gestor recebe um documento de quatro páginas que ele revisa, complementa com seu julgamento técnico e aprova. O que antes poderia levar dias pode ser reduzido a horas</w:t>
      </w:r>
      <w:del w:id="10678" w:author="Revisão editorial" w:date="2026-10-25T12:00:00Z">
        <w:r>
          <w:delText xml:space="preserve"> -</w:delText>
        </w:r>
      </w:del>
      <w:ins w:id="10679" w:author="Revisão editorial" w:date="2026-10-25T12:00:00Z">
        <w:r>
          <w:t xml:space="preserve">,</w:t>
        </w:r>
      </w:ins>
      <w:r>
        <w:t xml:space="preserve"> mantendo o gestor no controle das decisões críticas.</w:t>
      </w:r>
    </w:p>
    <w:p w14:paraId="4407CE36" w14:textId="75EF6209" w:rsidR="00921ADD" w:rsidRPr="006F14C5" w:rsidRDefault="007023C5" w:rsidP="00F072A2">
      <w:r>
        <w:t xml:space="preserve">A especificação que se segue tem </w:t>
      </w:r>
      <w:r>
        <w:rPr>
          <w:b/>
          <w:bCs/>
        </w:rPr>
        <w:t xml:space="preserve">natureza distinta de todos os prompts apresentados nos Capítulos 4, 5 e 6</w:t>
      </w:r>
      <w:r>
        <w:t xml:space="preserve">. Naqueles capítulos, cada prompt é uma instrução direta destinada a um único modelo de linguagem em uma sessão interativa: o gestor insere o texto, a IA responde, e o ciclo se encerra. </w:t>
      </w:r>
      <w:r>
        <w:rPr>
          <w:b/>
          <w:bCs/>
        </w:rPr>
        <w:t xml:space="preserve">Aqui, a estrutura RCTIF cumpre uma função diferente</w:t>
      </w:r>
      <w:r>
        <w:t xml:space="preserve">: ela não instrui uma única resposta</w:t>
      </w:r>
      <w:del w:id="10680" w:author="Revisão editorial" w:date="2026-10-25T12:00:00Z">
        <w:r>
          <w:delText xml:space="preserve"> -</w:delText>
        </w:r>
      </w:del>
      <w:ins w:id="10681" w:author="Revisão editorial" w:date="2026-10-25T12:00:00Z">
        <w:r>
          <w:t xml:space="preserve">;</w:t>
        </w:r>
      </w:ins>
      <w:r>
        <w:t xml:space="preserve"> instrui um </w:t>
      </w:r>
      <w:r>
        <w:rPr>
          <w:i/>
          <w:iCs/>
        </w:rPr>
        <w:t xml:space="preserve">orquestrador</w:t>
      </w:r>
      <w:r>
        <w:t xml:space="preserve"> sobre como decompor o problema em etapas, quais ferramentas acionar em cada etapa, em que sequência as executar e como consolidar os resultados parciais em um produto. O destinatário não é um modelo respondendo uma vez; é um sistema que irá </w:t>
      </w:r>
      <w:r>
        <w:rPr>
          <w:i/>
          <w:iCs/>
        </w:rPr>
        <w:t xml:space="preserve">agir</w:t>
      </w:r>
      <w:r>
        <w:t xml:space="preserve"> </w:t>
      </w:r>
      <w:del w:id="10682" w:author="Revisão editorial" w:date="2026-10-25T12:00:00Z">
        <w:r>
          <w:delText xml:space="preserve">- </w:delText>
        </w:r>
      </w:del>
      <w:ins w:id="10683" w:author="Revisão editorial" w:date="2026-10-25T12:00:00Z">
        <w:r>
          <w:t xml:space="preserve">(</w:t>
        </w:r>
      </w:ins>
      <w:r>
        <w:t xml:space="preserve">buscar dados, processar arquivos, acionar subagentes especializados e iterar</w:t>
      </w:r>
      <w:del w:id="10684" w:author="Revisão editorial" w:date="2026-10-25T12:00:00Z">
        <w:r>
          <w:delText xml:space="preserve"> -</w:delText>
        </w:r>
      </w:del>
      <w:ins w:id="10685" w:author="Revisão editorial" w:date="2026-10-25T12:00:00Z">
        <w:r>
          <w:t xml:space="preserve">)</w:t>
        </w:r>
      </w:ins>
      <w:r>
        <w:t xml:space="preserve"> de forma autônoma e supervisionada. Por esse motivo, a especificação agêntica requer infraestrutura corporativa apropriada (plataforma de orquestração, integrações via MCP ou API, controles de acesso e auditoria), e </w:t>
      </w:r>
      <w:r>
        <w:rPr>
          <w:b/>
          <w:bCs/>
        </w:rPr>
        <w:t xml:space="preserve">não pode ser colada diretamente em um chat convencional</w:t>
      </w:r>
      <w:r>
        <w:t xml:space="preserve"> como os demais prompts do livro. Ela representa o horizonte de aplicação para organizações com maturidade digital avançada</w:t>
      </w:r>
      <w:del w:id="10686" w:author="Revisão editorial" w:date="2026-10-25T12:00:00Z">
        <w:r>
          <w:delText xml:space="preserve">,</w:delText>
        </w:r>
      </w:del>
      <w:r>
        <w:t xml:space="preserve"> e é apresentada aqui como referência de especificação</w:t>
      </w:r>
      <w:ins w:id="10687" w:author="Revisão editorial" w:date="2026-10-25T12:00:00Z">
        <w:r>
          <w:t xml:space="preserve">,</w:t>
        </w:r>
      </w:ins>
      <w:r>
        <w:t xml:space="preserve"> </w:t>
      </w:r>
      <w:del w:id="10688" w:author="Revisão editorial" w:date="2026-10-25T12:00:00Z">
        <w:r>
          <w:delText xml:space="preserve">-</w:delText>
        </w:r>
      </w:del>
      <w:ins w:id="10689" w:author="Revisão editorial" w:date="2026-10-25T12:00:00Z">
        <w:r>
          <w:t xml:space="preserve">e</w:t>
        </w:r>
      </w:ins>
      <w:r>
        <w:t xml:space="preserve"> não como receita de uso imediato.</w:t>
      </w:r>
    </w:p>
    <w:p w14:paraId="7A7ECE7F" w14:textId="77777777" w:rsidR="00921ADD" w:rsidRPr="006F14C5" w:rsidRDefault="007023C5" w:rsidP="00F072A2">
      <w:r>
        <w:t xml:space="preserve">A seguir, no Quadro 7.1, um exemplo de especificação de fluxo agêntico para o </w:t>
      </w:r>
      <w:r>
        <w:rPr>
          <w:i/>
          <w:iCs/>
        </w:rPr>
        <w:t xml:space="preserve">flash report</w:t>
      </w:r>
      <w:r>
        <w:t xml:space="preserve"> mensal, estruturado no formato RCTIF adaptado para orquestração:</w:t>
      </w:r>
    </w:p>
    <w:p w14:paraId="357EBD0A" w14:textId="77777777" w:rsidR="00F072A2" w:rsidRPr="006F14C5" w:rsidRDefault="00F072A2" w:rsidP="00F072A2"/>
    <w:p w14:paraId="33C66A76" w14:textId="77777777" w:rsidR="00921ADD" w:rsidRPr="006F14C5" w:rsidRDefault="007023C5">
      <w:pPr>
        <w:pStyle w:val="Legenda"/>
        <w:keepNext/>
        <w:keepLines/>
        <w:jc w:val="left"/>
        <w:rPr>
          <w:color w:val="auto"/>
          <w:sz w:val="17"/>
          <w:szCs w:val="17"/>
        </w:rPr>
      </w:pPr>
      <w:r>
        <w:rPr>
          <w:color w:val="auto"/>
          <w:sz w:val="17"/>
          <w:szCs w:val="17"/>
        </w:rPr>
        <w:t xml:space="preserve">Quadro 7.1</w:t>
      </w:r>
      <w:del w:id="10690" w:author="Revisão editorial" w:date="2026-10-25T12:00:00Z">
        <w:r>
          <w:rPr>
            <w:color w:val="auto"/>
            <w:sz w:val="17"/>
            <w:szCs w:val="17"/>
          </w:rPr>
          <w:delText xml:space="preserve"> —</w:delText>
        </w:r>
      </w:del>
      <w:ins w:id="10691" w:author="Revisão editorial" w:date="2026-10-25T12:00:00Z">
        <w:r>
          <w:rPr>
            <w:color w:val="auto"/>
            <w:sz w:val="17"/>
            <w:szCs w:val="17"/>
          </w:rPr>
          <w:t xml:space="preserve">:</w:t>
        </w:r>
      </w:ins>
      <w:r>
        <w:rPr>
          <w:color w:val="auto"/>
          <w:sz w:val="17"/>
          <w:szCs w:val="17"/>
        </w:rPr>
        <w:t xml:space="preserve"> Especificação de </w:t>
      </w:r>
      <w:del w:id="10692" w:author="Revisão editorial" w:date="2026-10-25T12:00:00Z">
        <w:r>
          <w:rPr>
            <w:color w:val="auto"/>
            <w:sz w:val="17"/>
            <w:szCs w:val="17"/>
          </w:rPr>
          <w:delText xml:space="preserve">Fluxo</w:delText>
        </w:r>
      </w:del>
      <w:ins w:id="10693" w:author="Revisão editorial" w:date="2026-10-25T12:00:00Z">
        <w:r>
          <w:rPr>
            <w:color w:val="auto"/>
            <w:sz w:val="17"/>
            <w:szCs w:val="17"/>
          </w:rPr>
          <w:t xml:space="preserve">fluxo</w:t>
        </w:r>
      </w:ins>
      <w:r>
        <w:rPr>
          <w:color w:val="auto"/>
          <w:sz w:val="17"/>
          <w:szCs w:val="17"/>
        </w:rPr>
        <w:t xml:space="preserve"> </w:t>
      </w:r>
      <w:del w:id="10694" w:author="Revisão editorial" w:date="2026-10-25T12:00:00Z">
        <w:r>
          <w:rPr>
            <w:color w:val="auto"/>
            <w:sz w:val="17"/>
            <w:szCs w:val="17"/>
          </w:rPr>
          <w:delText xml:space="preserve">Agêntico</w:delText>
        </w:r>
      </w:del>
      <w:ins w:id="10695" w:author="Revisão editorial" w:date="2026-10-25T12:00:00Z">
        <w:r>
          <w:rPr>
            <w:color w:val="auto"/>
            <w:sz w:val="17"/>
            <w:szCs w:val="17"/>
          </w:rPr>
          <w:t xml:space="preserve">agêntico</w:t>
        </w:r>
      </w:ins>
      <w:r>
        <w:rPr>
          <w:color w:val="auto"/>
          <w:sz w:val="17"/>
          <w:szCs w:val="17"/>
        </w:rPr>
        <w:t xml:space="preserve"> </w:t>
      </w:r>
      <w:del w:id="10696" w:author="Revisão editorial" w:date="2026-10-25T12:00:00Z">
        <w:r>
          <w:rPr>
            <w:color w:val="auto"/>
            <w:sz w:val="17"/>
            <w:szCs w:val="17"/>
          </w:rPr>
          <w:delText xml:space="preserve">- </w:delText>
        </w:r>
      </w:del>
      <w:ins w:id="10697" w:author="Revisão editorial" w:date="2026-10-25T12:00:00Z">
        <w:r>
          <w:rPr>
            <w:color w:val="auto"/>
            <w:sz w:val="17"/>
            <w:szCs w:val="17"/>
          </w:rPr>
          <w:t xml:space="preserve">(</w:t>
        </w:r>
      </w:ins>
      <w:r>
        <w:rPr>
          <w:color w:val="auto"/>
          <w:sz w:val="17"/>
          <w:szCs w:val="17"/>
        </w:rPr>
        <w:t xml:space="preserve">não é um prompt de sessão única</w:t>
      </w:r>
      <w:ins w:id="10698" w:author="Revisão editorial" w:date="2026-10-25T12:00:00Z">
        <w:r>
          <w:rPr>
            <w:color w:val="auto"/>
            <w:sz w:val="17"/>
            <w:szCs w:val="17"/>
          </w:rPr>
          <w:t xml:space="preserve">)</w:t>
        </w:r>
      </w:ins>
    </w:p>
    <w:tbl>
      <w:tblPr>
        <w:tblW w:w="8334" w:type="dxa"/>
        <w:tblBorders>
          <w:top w:val="single" w:sz="4" w:space="0" w:color="auto"/>
          <w:left w:val="single" w:sz="4" w:space="0" w:color="auto"/>
          <w:bottom w:val="single" w:sz="4" w:space="0" w:color="auto"/>
          <w:right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34472CC6" w14:textId="77777777" w:rsidTr="00BC3CED">
        <w:trPr>
          <w:cantSplit/>
        </w:trPr>
        <w:tc>
          <w:tcPr>
            <w:tcW w:w="8334" w:type="dxa"/>
            <w:shd w:val="clear" w:color="auto" w:fill="F3F4F6"/>
            <w:tcMar>
              <w:top w:w="80" w:type="dxa"/>
              <w:left w:w="120" w:type="dxa"/>
              <w:bottom w:w="80" w:type="dxa"/>
              <w:right w:w="120" w:type="dxa"/>
            </w:tcMar>
          </w:tcPr>
          <w:p w14:paraId="5DEEFC05"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[PAPEL</w:t>
            </w:r>
            <w:del w:id="10699" w:author="Revisão editorial" w:date="2026-10-25T12:00:00Z">
              <w:r>
                <w:rPr>
                  <w:rFonts w:eastAsia="DejaVu Serif"/>
                  <w:b/>
                  <w:bCs/>
                  <w:sz w:val="18"/>
                  <w:szCs w:val="20"/>
                  <w:lang w:val="pt-BR"/>
                </w:rPr>
                <w:delText xml:space="preserve"> —</w:delText>
              </w:r>
            </w:del>
            <w:ins w:id="10700" w:author="Revisão editorial" w:date="2026-10-25T12:00:00Z">
              <w:r>
                <w:rPr>
                  <w:rFonts w:eastAsia="DejaVu Serif"/>
                  <w:b/>
                  <w:bCs/>
                  <w:sz w:val="18"/>
                  <w:szCs w:val="20"/>
                  <w:lang w:val="pt-BR"/>
                </w:rPr>
                <w:t xml:space="preserve">:</w:t>
              </w:r>
            </w:ins>
            <w:r>
              <w:rPr>
                <w:rFonts w:eastAsia="DejaVu Serif"/>
                <w:b/>
                <w:bCs/>
                <w:sz w:val="18"/>
                <w:szCs w:val="20"/>
                <w:lang w:val="pt-BR"/>
              </w:rPr>
              <w:t xml:space="preserve"> ORQUESTRADOR]</w:t>
            </w:r>
          </w:p>
        </w:tc>
      </w:tr>
      <w:tr w:rsidR="00921ADD" w:rsidRPr="006F14C5" w14:paraId="34F77165" w14:textId="77777777" w:rsidTr="00BC3CED">
        <w:trPr>
          <w:cantSplit/>
        </w:trPr>
        <w:tc>
          <w:tcPr>
            <w:tcW w:w="8334" w:type="dxa"/>
            <w:shd w:val="clear" w:color="auto" w:fill="F3F4F6"/>
            <w:tcMar>
              <w:top w:w="80" w:type="dxa"/>
              <w:left w:w="120" w:type="dxa"/>
              <w:bottom w:w="80" w:type="dxa"/>
              <w:right w:w="120" w:type="dxa"/>
            </w:tcMar>
          </w:tcPr>
          <w:p w14:paraId="298D836B"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Você é o orquestrador de um fluxo agêntico de </w:t>
            </w:r>
            <w:r>
              <w:rPr>
                <w:rFonts w:eastAsia="DejaVu Serif"/>
                <w:i/>
                <w:iCs/>
                <w:sz w:val="18"/>
                <w:szCs w:val="20"/>
                <w:lang w:val="pt-BR"/>
              </w:rPr>
              <w:t xml:space="preserve">flash report</w:t>
            </w:r>
            <w:r>
              <w:rPr>
                <w:rFonts w:eastAsia="DejaVu Serif"/>
                <w:sz w:val="18"/>
                <w:szCs w:val="20"/>
                <w:lang w:val="pt-BR"/>
              </w:rPr>
              <w:t xml:space="preserve"> mensal para um</w:t>
            </w:r>
          </w:p>
        </w:tc>
      </w:tr>
      <w:tr w:rsidR="00921ADD" w:rsidRPr="006F14C5" w14:paraId="2D4090E9" w14:textId="77777777" w:rsidTr="00BC3CED">
        <w:trPr>
          <w:cantSplit/>
        </w:trPr>
        <w:tc>
          <w:tcPr>
            <w:tcW w:w="8334" w:type="dxa"/>
            <w:shd w:val="clear" w:color="auto" w:fill="F3F4F6"/>
            <w:tcMar>
              <w:top w:w="80" w:type="dxa"/>
              <w:left w:w="120" w:type="dxa"/>
              <w:bottom w:w="80" w:type="dxa"/>
              <w:right w:w="120" w:type="dxa"/>
            </w:tcMar>
          </w:tcPr>
          <w:p w14:paraId="13C5FB26"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projeto CAPEX de mineração com CAPEX aprovado de R$ 2,1 bilhões.</w:t>
            </w:r>
          </w:p>
        </w:tc>
      </w:tr>
      <w:tr w:rsidR="00921ADD" w:rsidRPr="006F14C5" w14:paraId="32598454" w14:textId="77777777" w:rsidTr="00BC3CED">
        <w:trPr>
          <w:cantSplit/>
        </w:trPr>
        <w:tc>
          <w:tcPr>
            <w:tcW w:w="8334" w:type="dxa"/>
            <w:shd w:val="clear" w:color="auto" w:fill="F3F4F6"/>
            <w:tcMar>
              <w:top w:w="80" w:type="dxa"/>
              <w:left w:w="120" w:type="dxa"/>
              <w:bottom w:w="80" w:type="dxa"/>
              <w:right w:w="120" w:type="dxa"/>
            </w:tcMar>
          </w:tcPr>
          <w:p w14:paraId="210405A6"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Você não responde diretamente: você decompõe o problema em subtarefas,</w:t>
            </w:r>
          </w:p>
        </w:tc>
      </w:tr>
      <w:tr w:rsidR="00921ADD" w:rsidRPr="006F14C5" w14:paraId="507079E0" w14:textId="77777777" w:rsidTr="00BC3CED">
        <w:trPr>
          <w:cantSplit/>
        </w:trPr>
        <w:tc>
          <w:tcPr>
            <w:tcW w:w="8334" w:type="dxa"/>
            <w:shd w:val="clear" w:color="auto" w:fill="F3F4F6"/>
            <w:tcMar>
              <w:top w:w="80" w:type="dxa"/>
              <w:left w:w="120" w:type="dxa"/>
              <w:bottom w:w="80" w:type="dxa"/>
              <w:right w:w="120" w:type="dxa"/>
            </w:tcMar>
          </w:tcPr>
          <w:p w14:paraId="2F3647E2"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aciona os agentes especializados na sequência abaixo e consolida os resultados.</w:t>
            </w:r>
          </w:p>
        </w:tc>
      </w:tr>
      <w:tr w:rsidR="00921ADD" w:rsidRPr="006F14C5" w14:paraId="565E3C53" w14:textId="77777777" w:rsidTr="00BC3CED">
        <w:trPr>
          <w:cantSplit/>
        </w:trPr>
        <w:tc>
          <w:tcPr>
            <w:tcW w:w="8334" w:type="dxa"/>
            <w:shd w:val="clear" w:color="auto" w:fill="F3F4F6"/>
            <w:tcMar>
              <w:top w:w="80" w:type="dxa"/>
              <w:left w:w="120" w:type="dxa"/>
              <w:bottom w:w="80" w:type="dxa"/>
              <w:right w:w="120" w:type="dxa"/>
            </w:tcMar>
          </w:tcPr>
          <w:p w14:paraId="060058E0" w14:textId="77777777" w:rsidR="00921ADD" w:rsidRPr="006F14C5" w:rsidRDefault="00921ADD">
            <w:pPr>
              <w:pStyle w:val="SemEspaamento"/>
              <w:spacing w:after="20" w:line="204" w:lineRule="exact"/>
              <w:jc w:val="left"/>
              <w:rPr>
                <w:sz w:val="18"/>
                <w:szCs w:val="20"/>
                <w:lang w:val="pt-BR"/>
              </w:rPr>
            </w:pPr>
          </w:p>
        </w:tc>
      </w:tr>
      <w:tr w:rsidR="00921ADD" w:rsidRPr="006F14C5" w14:paraId="5D7860CD" w14:textId="77777777" w:rsidTr="00BC3CED">
        <w:trPr>
          <w:cantSplit/>
        </w:trPr>
        <w:tc>
          <w:tcPr>
            <w:tcW w:w="8334" w:type="dxa"/>
            <w:shd w:val="clear" w:color="auto" w:fill="F3F4F6"/>
            <w:tcMar>
              <w:top w:w="80" w:type="dxa"/>
              <w:left w:w="120" w:type="dxa"/>
              <w:bottom w:w="80" w:type="dxa"/>
              <w:right w:w="120" w:type="dxa"/>
            </w:tcMar>
          </w:tcPr>
          <w:p w14:paraId="783D29C5"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[CONTEXTO</w:t>
            </w:r>
            <w:del w:id="10701" w:author="Revisão editorial" w:date="2026-10-25T12:00:00Z">
              <w:r>
                <w:rPr>
                  <w:rFonts w:eastAsia="DejaVu Serif"/>
                  <w:b/>
                  <w:bCs/>
                  <w:sz w:val="18"/>
                  <w:szCs w:val="20"/>
                  <w:lang w:val="pt-BR"/>
                </w:rPr>
                <w:delText xml:space="preserve"> —</w:delText>
              </w:r>
            </w:del>
            <w:ins w:id="10702" w:author="Revisão editorial" w:date="2026-10-25T12:00:00Z">
              <w:r>
                <w:rPr>
                  <w:rFonts w:eastAsia="DejaVu Serif"/>
                  <w:b/>
                  <w:bCs/>
                  <w:sz w:val="18"/>
                  <w:szCs w:val="20"/>
                  <w:lang w:val="pt-BR"/>
                </w:rPr>
                <w:t xml:space="preserve">:</w:t>
              </w:r>
            </w:ins>
            <w:r>
              <w:rPr>
                <w:rFonts w:eastAsia="DejaVu Serif"/>
                <w:b/>
                <w:bCs/>
                <w:sz w:val="18"/>
                <w:szCs w:val="20"/>
                <w:lang w:val="pt-BR"/>
              </w:rPr>
              <w:t xml:space="preserve"> FONTES DE DADOS A ACESSAR]</w:t>
            </w:r>
          </w:p>
        </w:tc>
      </w:tr>
      <w:tr w:rsidR="00921ADD" w:rsidRPr="006F14C5" w14:paraId="579F8ED5" w14:textId="77777777" w:rsidTr="00BC3CED">
        <w:trPr>
          <w:cantSplit/>
        </w:trPr>
        <w:tc>
          <w:tcPr>
            <w:tcW w:w="8334" w:type="dxa"/>
            <w:shd w:val="clear" w:color="auto" w:fill="F3F4F6"/>
            <w:tcMar>
              <w:top w:w="80" w:type="dxa"/>
              <w:left w:w="120" w:type="dxa"/>
              <w:bottom w:w="80" w:type="dxa"/>
              <w:right w:w="120" w:type="dxa"/>
            </w:tcMar>
          </w:tcPr>
          <w:p w14:paraId="6E268A96"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Agente 1 (dados estruturados): planilha de EVM </w:t>
            </w:r>
            <w:del w:id="10703" w:author="Revisão editorial" w:date="2026-10-25T12:00:00Z">
              <w:r>
                <w:rPr>
                  <w:rFonts w:eastAsia="DejaVu Serif"/>
                  <w:sz w:val="18"/>
                  <w:szCs w:val="20"/>
                  <w:lang w:val="pt-BR"/>
                </w:rPr>
                <w:delText xml:space="preserve">—</w:delText>
              </w:r>
            </w:del>
            <w:ins w:id="10704" w:author="Revisão editorial" w:date="2026-10-25T12:00:00Z">
              <w:r>
                <w:rPr>
                  <w:rFonts w:eastAsia="DejaVu Serif"/>
                  <w:sz w:val="18"/>
                  <w:szCs w:val="20"/>
                  <w:lang w:val="pt-BR"/>
                </w:rPr>
                <w:t xml:space="preserve">no</w:t>
              </w:r>
            </w:ins>
            <w:r>
              <w:rPr>
                <w:rFonts w:eastAsia="DejaVu Serif"/>
                <w:sz w:val="18"/>
                <w:szCs w:val="20"/>
                <w:lang w:val="pt-BR"/>
              </w:rPr>
              <w:t xml:space="preserve"> SharePoint</w:t>
            </w:r>
            <w:ins w:id="10705" w:author="Revisão editorial" w:date="2026-10-25T12:00:00Z">
              <w:r>
                <w:rPr>
                  <w:rFonts w:eastAsia="DejaVu Serif"/>
                  <w:sz w:val="18"/>
                  <w:szCs w:val="20"/>
                  <w:lang w:val="pt-BR"/>
                </w:rPr>
                <w:t xml:space="preserve">, em</w:t>
              </w:r>
            </w:ins>
            <w:r>
              <w:rPr>
                <w:rFonts w:eastAsia="DejaVu Serif"/>
                <w:sz w:val="18"/>
                <w:szCs w:val="20"/>
                <w:lang w:val="pt-BR"/>
              </w:rPr>
              <w:t xml:space="preserve"> /Projetos/</w:t>
            </w:r>
            <w:del w:id="10706" w:author="Revisão editorial" w:date="2026-10-25T12:00:00Z">
              <w:r>
                <w:rPr>
                  <w:rFonts w:eastAsia="DejaVu Serif"/>
                  <w:sz w:val="18"/>
                  <w:szCs w:val="20"/>
                  <w:lang w:val="pt-BR"/>
                </w:rPr>
                <w:delText xml:space="preserve"> /</w:delText>
              </w:r>
            </w:del>
            <w:r>
              <w:rPr>
                <w:rFonts w:eastAsia="DejaVu Serif"/>
                <w:sz w:val="18"/>
                <w:szCs w:val="20"/>
                <w:lang w:val="pt-BR"/>
              </w:rPr>
              <w:t xml:space="preserve">EVM_mai26.xlsx</w:t>
            </w:r>
          </w:p>
        </w:tc>
      </w:tr>
      <w:tr w:rsidR="00921ADD" w:rsidRPr="006F14C5" w14:paraId="2AC7389A" w14:textId="77777777" w:rsidTr="00BC3CED">
        <w:trPr>
          <w:cantSplit/>
        </w:trPr>
        <w:tc>
          <w:tcPr>
            <w:tcW w:w="8334" w:type="dxa"/>
            <w:shd w:val="clear" w:color="auto" w:fill="F3F4F6"/>
            <w:tcMar>
              <w:top w:w="80" w:type="dxa"/>
              <w:left w:w="120" w:type="dxa"/>
              <w:bottom w:w="80" w:type="dxa"/>
              <w:right w:w="120" w:type="dxa"/>
            </w:tcMar>
          </w:tcPr>
          <w:p w14:paraId="1F37626A"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Agente 2 (leitura documental): RDOs das semanas 18 a 21</w:t>
            </w:r>
            <w:ins w:id="10707" w:author="Revisão editorial" w:date="2026-10-25T12:00:00Z">
              <w:r>
                <w:rPr>
                  <w:rFonts w:eastAsia="DejaVu Serif"/>
                  <w:sz w:val="18"/>
                  <w:szCs w:val="20"/>
                  <w:lang w:val="pt-BR"/>
                </w:rPr>
                <w:t xml:space="preserve">,</w:t>
              </w:r>
            </w:ins>
            <w:r>
              <w:rPr>
                <w:rFonts w:eastAsia="DejaVu Serif"/>
                <w:sz w:val="18"/>
                <w:szCs w:val="20"/>
                <w:lang w:val="pt-BR"/>
              </w:rPr>
              <w:t xml:space="preserve"> </w:t>
            </w:r>
            <w:del w:id="10708" w:author="Revisão editorial" w:date="2026-10-25T12:00:00Z">
              <w:r>
                <w:rPr>
                  <w:rFonts w:eastAsia="DejaVu Serif"/>
                  <w:sz w:val="18"/>
                  <w:szCs w:val="20"/>
                  <w:lang w:val="pt-BR"/>
                </w:rPr>
                <w:delText xml:space="preserve">—</w:delText>
              </w:r>
            </w:del>
            <w:ins w:id="10709" w:author="Revisão editorial" w:date="2026-10-25T12:00:00Z">
              <w:r>
                <w:rPr>
                  <w:rFonts w:eastAsia="DejaVu Serif"/>
                  <w:sz w:val="18"/>
                  <w:szCs w:val="20"/>
                  <w:lang w:val="pt-BR"/>
                </w:rPr>
                <w:t xml:space="preserve">na</w:t>
              </w:r>
            </w:ins>
            <w:r>
              <w:rPr>
                <w:rFonts w:eastAsia="DejaVu Serif"/>
                <w:sz w:val="18"/>
                <w:szCs w:val="20"/>
                <w:lang w:val="pt-BR"/>
              </w:rPr>
              <w:t xml:space="preserve"> pasta /RDOs/maio2026/</w:t>
            </w:r>
          </w:p>
        </w:tc>
      </w:tr>
      <w:tr w:rsidR="00921ADD" w:rsidRPr="006F14C5" w14:paraId="3D4BD729" w14:textId="77777777" w:rsidTr="00BC3CED">
        <w:trPr>
          <w:cantSplit/>
        </w:trPr>
        <w:tc>
          <w:tcPr>
            <w:tcW w:w="8334" w:type="dxa"/>
            <w:shd w:val="clear" w:color="auto" w:fill="F3F4F6"/>
            <w:tcMar>
              <w:top w:w="80" w:type="dxa"/>
              <w:left w:w="120" w:type="dxa"/>
              <w:bottom w:w="80" w:type="dxa"/>
              <w:right w:w="120" w:type="dxa"/>
            </w:tcMar>
          </w:tcPr>
          <w:p w14:paraId="37D33959"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Agente 3 (registro de riscos): matriz de riscos atualizada</w:t>
            </w:r>
            <w:ins w:id="10710" w:author="Revisão editorial" w:date="2026-10-25T12:00:00Z">
              <w:r>
                <w:rPr>
                  <w:rFonts w:eastAsia="DejaVu Serif"/>
                  <w:sz w:val="18"/>
                  <w:szCs w:val="20"/>
                  <w:lang w:val="pt-BR"/>
                </w:rPr>
                <w:t xml:space="preserve">,</w:t>
              </w:r>
            </w:ins>
            <w:r>
              <w:rPr>
                <w:rFonts w:eastAsia="DejaVu Serif"/>
                <w:sz w:val="18"/>
                <w:szCs w:val="20"/>
                <w:lang w:val="pt-BR"/>
              </w:rPr>
              <w:t xml:space="preserve"> </w:t>
            </w:r>
            <w:del w:id="10711" w:author="Revisão editorial" w:date="2026-10-25T12:00:00Z">
              <w:r>
                <w:rPr>
                  <w:rFonts w:eastAsia="DejaVu Serif"/>
                  <w:sz w:val="18"/>
                  <w:szCs w:val="20"/>
                  <w:lang w:val="pt-BR"/>
                </w:rPr>
                <w:delText xml:space="preserve">—</w:delText>
              </w:r>
            </w:del>
            <w:ins w:id="10712" w:author="Revisão editorial" w:date="2026-10-25T12:00:00Z">
              <w:r>
                <w:rPr>
                  <w:rFonts w:eastAsia="DejaVu Serif"/>
                  <w:sz w:val="18"/>
                  <w:szCs w:val="20"/>
                  <w:lang w:val="pt-BR"/>
                </w:rPr>
                <w:t xml:space="preserve">em</w:t>
              </w:r>
            </w:ins>
            <w:r>
              <w:rPr>
                <w:rFonts w:eastAsia="DejaVu Serif"/>
                <w:sz w:val="18"/>
                <w:szCs w:val="20"/>
                <w:lang w:val="pt-BR"/>
              </w:rPr>
              <w:t xml:space="preserve"> /Riscos/matriz_mai26.xlsx</w:t>
            </w:r>
          </w:p>
        </w:tc>
      </w:tr>
      <w:tr w:rsidR="00921ADD" w:rsidRPr="006F14C5" w14:paraId="49019EDE" w14:textId="77777777" w:rsidTr="00BC3CED">
        <w:trPr>
          <w:cantSplit/>
        </w:trPr>
        <w:tc>
          <w:tcPr>
            <w:tcW w:w="8334" w:type="dxa"/>
            <w:shd w:val="clear" w:color="auto" w:fill="F3F4F6"/>
            <w:tcMar>
              <w:top w:w="80" w:type="dxa"/>
              <w:left w:w="120" w:type="dxa"/>
              <w:bottom w:w="80" w:type="dxa"/>
              <w:right w:w="120" w:type="dxa"/>
            </w:tcMar>
          </w:tcPr>
          <w:p w14:paraId="218A12D8" w14:textId="77777777" w:rsidR="00921ADD" w:rsidRPr="006F14C5" w:rsidRDefault="00921ADD">
            <w:pPr>
              <w:pStyle w:val="SemEspaamento"/>
              <w:spacing w:after="20" w:line="204" w:lineRule="exact"/>
              <w:jc w:val="left"/>
              <w:rPr>
                <w:sz w:val="18"/>
                <w:szCs w:val="20"/>
                <w:lang w:val="pt-BR"/>
              </w:rPr>
            </w:pPr>
          </w:p>
        </w:tc>
      </w:tr>
      <w:tr w:rsidR="00921ADD" w:rsidRPr="006F14C5" w14:paraId="3881C99E" w14:textId="77777777" w:rsidTr="00BC3CED">
        <w:trPr>
          <w:cantSplit/>
        </w:trPr>
        <w:tc>
          <w:tcPr>
            <w:tcW w:w="8334" w:type="dxa"/>
            <w:shd w:val="clear" w:color="auto" w:fill="F3F4F6"/>
            <w:tcMar>
              <w:top w:w="80" w:type="dxa"/>
              <w:left w:w="120" w:type="dxa"/>
              <w:bottom w:w="80" w:type="dxa"/>
              <w:right w:w="120" w:type="dxa"/>
            </w:tcMar>
          </w:tcPr>
          <w:p w14:paraId="5E387F8A"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[TAREFA</w:t>
            </w:r>
            <w:del w:id="10713" w:author="Revisão editorial" w:date="2026-10-25T12:00:00Z">
              <w:r>
                <w:rPr>
                  <w:rFonts w:eastAsia="DejaVu Serif"/>
                  <w:b/>
                  <w:bCs/>
                  <w:sz w:val="18"/>
                  <w:szCs w:val="20"/>
                  <w:lang w:val="pt-BR"/>
                </w:rPr>
                <w:delText xml:space="preserve"> —</w:delText>
              </w:r>
            </w:del>
            <w:ins w:id="10714" w:author="Revisão editorial" w:date="2026-10-25T12:00:00Z">
              <w:r>
                <w:rPr>
                  <w:rFonts w:eastAsia="DejaVu Serif"/>
                  <w:b/>
                  <w:bCs/>
                  <w:sz w:val="18"/>
                  <w:szCs w:val="20"/>
                  <w:lang w:val="pt-BR"/>
                </w:rPr>
                <w:t xml:space="preserve">:</w:t>
              </w:r>
            </w:ins>
            <w:r>
              <w:rPr>
                <w:rFonts w:eastAsia="DejaVu Serif"/>
                <w:b/>
                <w:bCs/>
                <w:sz w:val="18"/>
                <w:szCs w:val="20"/>
                <w:lang w:val="pt-BR"/>
              </w:rPr>
              <w:t xml:space="preserve"> SEQUÊNCIA DE EXECUÇÃO]</w:t>
            </w:r>
          </w:p>
        </w:tc>
      </w:tr>
      <w:tr w:rsidR="00921ADD" w:rsidRPr="006F14C5" w14:paraId="0A23CCAA" w14:textId="77777777" w:rsidTr="00BC3CED">
        <w:trPr>
          <w:cantSplit/>
        </w:trPr>
        <w:tc>
          <w:tcPr>
            <w:tcW w:w="8334" w:type="dxa"/>
            <w:shd w:val="clear" w:color="auto" w:fill="F3F4F6"/>
            <w:tcMar>
              <w:top w:w="80" w:type="dxa"/>
              <w:left w:w="120" w:type="dxa"/>
              <w:bottom w:w="80" w:type="dxa"/>
              <w:right w:w="120" w:type="dxa"/>
            </w:tcMar>
          </w:tcPr>
          <w:p w14:paraId="66208F3C"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Etapa 1 → Agente de dados estruturados: extraia CPI, SPI, CV, SV e EAC do EVM.</w:t>
            </w:r>
          </w:p>
        </w:tc>
      </w:tr>
      <w:tr w:rsidR="00921ADD" w:rsidRPr="006F14C5" w14:paraId="389328E7" w14:textId="77777777" w:rsidTr="00BC3CED">
        <w:trPr>
          <w:cantSplit/>
        </w:trPr>
        <w:tc>
          <w:tcPr>
            <w:tcW w:w="8334" w:type="dxa"/>
            <w:shd w:val="clear" w:color="auto" w:fill="F3F4F6"/>
            <w:tcMar>
              <w:top w:w="80" w:type="dxa"/>
              <w:left w:w="120" w:type="dxa"/>
              <w:bottom w:w="80" w:type="dxa"/>
              <w:right w:w="120" w:type="dxa"/>
            </w:tcMar>
          </w:tcPr>
          <w:p w14:paraId="1A6F3D66"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Etapa 2 → Agente de leitura documental: identifique os 3 padrões de ocorrência</w:t>
            </w:r>
          </w:p>
        </w:tc>
      </w:tr>
      <w:tr w:rsidR="00921ADD" w:rsidRPr="006F14C5" w14:paraId="6EEB09BB" w14:textId="77777777" w:rsidTr="00BC3CED">
        <w:trPr>
          <w:cantSplit/>
        </w:trPr>
        <w:tc>
          <w:tcPr>
            <w:tcW w:w="8334" w:type="dxa"/>
            <w:shd w:val="clear" w:color="auto" w:fill="F3F4F6"/>
            <w:tcMar>
              <w:top w:w="80" w:type="dxa"/>
              <w:left w:w="120" w:type="dxa"/>
              <w:bottom w:w="80" w:type="dxa"/>
              <w:right w:w="120" w:type="dxa"/>
            </w:tcMar>
          </w:tcPr>
          <w:p w14:paraId="0094FE43"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          mais frequentes nos RDOs (linguagem, categoria, frente de obra).</w:t>
            </w:r>
          </w:p>
        </w:tc>
      </w:tr>
      <w:tr w:rsidR="00921ADD" w:rsidRPr="006F14C5" w14:paraId="63D591F2" w14:textId="77777777" w:rsidTr="00BC3CED">
        <w:trPr>
          <w:cantSplit/>
        </w:trPr>
        <w:tc>
          <w:tcPr>
            <w:tcW w:w="8334" w:type="dxa"/>
            <w:shd w:val="clear" w:color="auto" w:fill="F3F4F6"/>
            <w:tcMar>
              <w:top w:w="80" w:type="dxa"/>
              <w:left w:w="120" w:type="dxa"/>
              <w:bottom w:w="80" w:type="dxa"/>
              <w:right w:w="120" w:type="dxa"/>
            </w:tcMar>
          </w:tcPr>
          <w:p w14:paraId="49E15062"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Etapa 3 → Agente de dados estruturados: verifique se algum risco da matriz</w:t>
            </w:r>
          </w:p>
        </w:tc>
      </w:tr>
      <w:tr w:rsidR="00921ADD" w:rsidRPr="006F14C5" w14:paraId="07A01689" w14:textId="77777777" w:rsidTr="00BC3CED">
        <w:trPr>
          <w:cantSplit/>
        </w:trPr>
        <w:tc>
          <w:tcPr>
            <w:tcW w:w="8334" w:type="dxa"/>
            <w:shd w:val="clear" w:color="auto" w:fill="F3F4F6"/>
            <w:tcMar>
              <w:top w:w="80" w:type="dxa"/>
              <w:left w:w="120" w:type="dxa"/>
              <w:bottom w:w="80" w:type="dxa"/>
              <w:right w:w="120" w:type="dxa"/>
            </w:tcMar>
          </w:tcPr>
          <w:p w14:paraId="134CE2A9"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          atingiu ou ultrapassou o gatilho de probabilidade ou impacto.</w:t>
            </w:r>
          </w:p>
        </w:tc>
      </w:tr>
      <w:tr w:rsidR="00921ADD" w:rsidRPr="006F14C5" w14:paraId="7A3EEA0D" w14:textId="77777777" w:rsidTr="00BC3CED">
        <w:trPr>
          <w:cantSplit/>
        </w:trPr>
        <w:tc>
          <w:tcPr>
            <w:tcW w:w="8334" w:type="dxa"/>
            <w:shd w:val="clear" w:color="auto" w:fill="F3F4F6"/>
            <w:tcMar>
              <w:top w:w="80" w:type="dxa"/>
              <w:left w:w="120" w:type="dxa"/>
              <w:bottom w:w="80" w:type="dxa"/>
              <w:right w:w="120" w:type="dxa"/>
            </w:tcMar>
          </w:tcPr>
          <w:p w14:paraId="238D2E88"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Etapa 4 → Agente de redação: consolide os resultados das Etapas 1</w:t>
            </w:r>
            <w:del w:id="10715" w:author="Revisão editorial" w:date="2026-10-25T12:00:00Z">
              <w:r>
                <w:rPr>
                  <w:rFonts w:eastAsia="DejaVu Serif"/>
                  <w:sz w:val="18"/>
                  <w:szCs w:val="20"/>
                  <w:lang w:val="pt-BR"/>
                </w:rPr>
                <w:delText xml:space="preserve">-</w:delText>
              </w:r>
            </w:del>
            <w:ins w:id="10716" w:author="Revisão editorial" w:date="2026-10-25T12:00:00Z">
              <w:r>
                <w:rPr>
                  <w:rFonts w:eastAsia="DejaVu Serif"/>
                  <w:sz w:val="18"/>
                  <w:szCs w:val="20"/>
                  <w:lang w:val="pt-BR"/>
                </w:rPr>
                <w:t xml:space="preserve"> a </w:t>
              </w:r>
            </w:ins>
            <w:r>
              <w:rPr>
                <w:rFonts w:eastAsia="DejaVu Serif"/>
                <w:sz w:val="18"/>
                <w:szCs w:val="20"/>
                <w:lang w:val="pt-BR"/>
              </w:rPr>
              <w:t xml:space="preserve">3 em um</w:t>
            </w:r>
          </w:p>
        </w:tc>
      </w:tr>
      <w:tr w:rsidR="00921ADD" w:rsidRPr="006F14C5" w14:paraId="27F4C4FD" w14:textId="77777777" w:rsidTr="00BC3CED">
        <w:trPr>
          <w:cantSplit/>
        </w:trPr>
        <w:tc>
          <w:tcPr>
            <w:tcW w:w="8334" w:type="dxa"/>
            <w:shd w:val="clear" w:color="auto" w:fill="F3F4F6"/>
            <w:tcMar>
              <w:top w:w="80" w:type="dxa"/>
              <w:left w:w="120" w:type="dxa"/>
              <w:bottom w:w="80" w:type="dxa"/>
              <w:right w:w="120" w:type="dxa"/>
            </w:tcMar>
          </w:tcPr>
          <w:p w14:paraId="5AA5DBF9"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          sumário executivo de 1 página + tabela EVM + tabela de riscos críticos.</w:t>
            </w:r>
          </w:p>
        </w:tc>
      </w:tr>
      <w:tr w:rsidR="00921ADD" w:rsidRPr="006F14C5" w14:paraId="5063AC7D" w14:textId="77777777" w:rsidTr="00BC3CED">
        <w:trPr>
          <w:cantSplit/>
        </w:trPr>
        <w:tc>
          <w:tcPr>
            <w:tcW w:w="8334" w:type="dxa"/>
            <w:shd w:val="clear" w:color="auto" w:fill="F3F4F6"/>
            <w:tcMar>
              <w:top w:w="80" w:type="dxa"/>
              <w:left w:w="120" w:type="dxa"/>
              <w:bottom w:w="80" w:type="dxa"/>
              <w:right w:w="120" w:type="dxa"/>
            </w:tcMar>
          </w:tcPr>
          <w:p w14:paraId="7435D61B" w14:textId="77777777" w:rsidR="00921ADD" w:rsidRPr="006F14C5" w:rsidRDefault="00921ADD">
            <w:pPr>
              <w:pStyle w:val="SemEspaamento"/>
              <w:spacing w:after="20" w:line="204" w:lineRule="exact"/>
              <w:jc w:val="left"/>
              <w:rPr>
                <w:sz w:val="18"/>
                <w:szCs w:val="20"/>
                <w:lang w:val="pt-BR"/>
              </w:rPr>
            </w:pPr>
          </w:p>
        </w:tc>
      </w:tr>
      <w:tr w:rsidR="00921ADD" w:rsidRPr="006F14C5" w14:paraId="2F33472E" w14:textId="77777777" w:rsidTr="00BC3CED">
        <w:trPr>
          <w:cantSplit/>
        </w:trPr>
        <w:tc>
          <w:tcPr>
            <w:tcW w:w="8334" w:type="dxa"/>
            <w:shd w:val="clear" w:color="auto" w:fill="F3F4F6"/>
            <w:tcMar>
              <w:top w:w="80" w:type="dxa"/>
              <w:left w:w="120" w:type="dxa"/>
              <w:bottom w:w="80" w:type="dxa"/>
              <w:right w:w="120" w:type="dxa"/>
            </w:tcMar>
          </w:tcPr>
          <w:p w14:paraId="1ADD19CB"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[INSTRUÇÕES</w:t>
            </w:r>
            <w:del w:id="10717" w:author="Revisão editorial" w:date="2026-10-25T12:00:00Z">
              <w:r>
                <w:rPr>
                  <w:rFonts w:eastAsia="DejaVu Serif"/>
                  <w:b/>
                  <w:bCs/>
                  <w:sz w:val="18"/>
                  <w:szCs w:val="20"/>
                  <w:lang w:val="pt-BR"/>
                </w:rPr>
                <w:delText xml:space="preserve"> —</w:delText>
              </w:r>
            </w:del>
            <w:ins w:id="10718" w:author="Revisão editorial" w:date="2026-10-25T12:00:00Z">
              <w:r>
                <w:rPr>
                  <w:rFonts w:eastAsia="DejaVu Serif"/>
                  <w:b/>
                  <w:bCs/>
                  <w:sz w:val="18"/>
                  <w:szCs w:val="20"/>
                  <w:lang w:val="pt-BR"/>
                </w:rPr>
                <w:t xml:space="preserve">:</w:t>
              </w:r>
            </w:ins>
            <w:r>
              <w:rPr>
                <w:rFonts w:eastAsia="DejaVu Serif"/>
                <w:b/>
                <w:bCs/>
                <w:sz w:val="18"/>
                <w:szCs w:val="20"/>
                <w:lang w:val="pt-BR"/>
              </w:rPr>
              <w:t xml:space="preserve"> VÁLIDAS PARA TODOS OS AGENTES]</w:t>
            </w:r>
          </w:p>
        </w:tc>
      </w:tr>
      <w:tr w:rsidR="00921ADD" w:rsidRPr="006F14C5" w14:paraId="41B448F7" w14:textId="77777777" w:rsidTr="00BC3CED">
        <w:trPr>
          <w:cantSplit/>
        </w:trPr>
        <w:tc>
          <w:tcPr>
            <w:tcW w:w="8334" w:type="dxa"/>
            <w:shd w:val="clear" w:color="auto" w:fill="F3F4F6"/>
            <w:tcMar>
              <w:top w:w="80" w:type="dxa"/>
              <w:left w:w="120" w:type="dxa"/>
              <w:bottom w:w="80" w:type="dxa"/>
              <w:right w:w="120" w:type="dxa"/>
            </w:tcMar>
          </w:tcPr>
          <w:p w14:paraId="5D3E7FA8" w14:textId="77777777" w:rsidR="00921ADD" w:rsidRPr="006F14C5" w:rsidRDefault="007023C5">
            <w:pPr>
              <w:pStyle w:val="SemEspaamento"/>
              <w:spacing w:after="20" w:line="204" w:lineRule="exact"/>
              <w:jc w:val="left"/>
              <w:rPr>
                <w:sz w:val="18"/>
                <w:szCs w:val="20"/>
                <w:lang w:val="pt-BR"/>
              </w:rPr>
            </w:pPr>
            <w:del w:id="10719" w:author="Revisão editorial" w:date="2026-10-25T12:00:00Z">
              <w:r>
                <w:rPr>
                  <w:rFonts w:eastAsia="DejaVu Serif"/>
                  <w:sz w:val="18"/>
                  <w:szCs w:val="20"/>
                  <w:lang w:val="pt-BR"/>
                </w:rPr>
                <w:delText xml:space="preserve">-</w:delText>
              </w:r>
            </w:del>
            <w:ins w:id="10720" w:author="Revisão editorial" w:date="2026-10-25T12:00:00Z">
              <w:r>
                <w:rPr>
                  <w:rFonts w:eastAsia="DejaVu Serif"/>
                  <w:sz w:val="18"/>
                  <w:szCs w:val="20"/>
                  <w:lang w:val="pt-BR"/>
                </w:rPr>
                <w:t xml:space="preserve">•</w:t>
              </w:r>
            </w:ins>
            <w:r>
              <w:rPr>
                <w:rFonts w:eastAsia="DejaVu Serif"/>
                <w:sz w:val="18"/>
                <w:szCs w:val="20"/>
                <w:lang w:val="pt-BR"/>
              </w:rPr>
              <w:t xml:space="preserve"> Diferencie dados confirmados de inferências em cada etapa.</w:t>
            </w:r>
          </w:p>
        </w:tc>
      </w:tr>
      <w:tr w:rsidR="00921ADD" w:rsidRPr="006F14C5" w14:paraId="4BB9B897" w14:textId="77777777" w:rsidTr="00BC3CED">
        <w:trPr>
          <w:cantSplit/>
        </w:trPr>
        <w:tc>
          <w:tcPr>
            <w:tcW w:w="8334" w:type="dxa"/>
            <w:shd w:val="clear" w:color="auto" w:fill="F3F4F6"/>
            <w:tcMar>
              <w:top w:w="80" w:type="dxa"/>
              <w:left w:w="120" w:type="dxa"/>
              <w:bottom w:w="80" w:type="dxa"/>
              <w:right w:w="120" w:type="dxa"/>
            </w:tcMar>
          </w:tcPr>
          <w:p w14:paraId="3C600C04" w14:textId="77777777" w:rsidR="00921ADD" w:rsidRPr="006F14C5" w:rsidRDefault="007023C5">
            <w:pPr>
              <w:pStyle w:val="SemEspaamento"/>
              <w:spacing w:after="20" w:line="204" w:lineRule="exact"/>
              <w:jc w:val="left"/>
              <w:rPr>
                <w:sz w:val="18"/>
                <w:szCs w:val="20"/>
                <w:lang w:val="pt-BR"/>
              </w:rPr>
            </w:pPr>
            <w:del w:id="10721" w:author="Revisão editorial" w:date="2026-10-25T12:00:00Z">
              <w:r>
                <w:rPr>
                  <w:rFonts w:eastAsia="DejaVu Serif"/>
                  <w:sz w:val="18"/>
                  <w:szCs w:val="20"/>
                  <w:lang w:val="pt-BR"/>
                </w:rPr>
                <w:delText xml:space="preserve">-</w:delText>
              </w:r>
            </w:del>
            <w:ins w:id="10722" w:author="Revisão editorial" w:date="2026-10-25T12:00:00Z">
              <w:r>
                <w:rPr>
                  <w:rFonts w:eastAsia="DejaVu Serif"/>
                  <w:sz w:val="18"/>
                  <w:szCs w:val="20"/>
                  <w:lang w:val="pt-BR"/>
                </w:rPr>
                <w:t xml:space="preserve">•</w:t>
              </w:r>
            </w:ins>
            <w:r>
              <w:rPr>
                <w:rFonts w:eastAsia="DejaVu Serif"/>
                <w:sz w:val="18"/>
                <w:szCs w:val="20"/>
                <w:lang w:val="pt-BR"/>
              </w:rPr>
              <w:t xml:space="preserve"> Sinalize dados ausentes ou arquivos inacessíveis antes de prosseguir.</w:t>
            </w:r>
          </w:p>
        </w:tc>
      </w:tr>
      <w:tr w:rsidR="00921ADD" w:rsidRPr="006F14C5" w14:paraId="136058E5" w14:textId="77777777" w:rsidTr="00BC3CED">
        <w:trPr>
          <w:cantSplit/>
        </w:trPr>
        <w:tc>
          <w:tcPr>
            <w:tcW w:w="8334" w:type="dxa"/>
            <w:shd w:val="clear" w:color="auto" w:fill="F3F4F6"/>
            <w:tcMar>
              <w:top w:w="80" w:type="dxa"/>
              <w:left w:w="120" w:type="dxa"/>
              <w:bottom w:w="80" w:type="dxa"/>
              <w:right w:w="120" w:type="dxa"/>
            </w:tcMar>
          </w:tcPr>
          <w:p w14:paraId="2EEB491B" w14:textId="77777777" w:rsidR="00921ADD" w:rsidRPr="006F14C5" w:rsidRDefault="007023C5">
            <w:pPr>
              <w:pStyle w:val="SemEspaamento"/>
              <w:spacing w:after="20" w:line="204" w:lineRule="exact"/>
              <w:jc w:val="left"/>
              <w:rPr>
                <w:sz w:val="18"/>
                <w:szCs w:val="20"/>
                <w:lang w:val="pt-BR"/>
              </w:rPr>
            </w:pPr>
            <w:del w:id="10723" w:author="Revisão editorial" w:date="2026-10-25T12:00:00Z">
              <w:r>
                <w:rPr>
                  <w:rFonts w:eastAsia="DejaVu Serif"/>
                  <w:sz w:val="18"/>
                  <w:szCs w:val="20"/>
                  <w:lang w:val="pt-BR"/>
                </w:rPr>
                <w:delText xml:space="preserve">-</w:delText>
              </w:r>
            </w:del>
            <w:ins w:id="10724" w:author="Revisão editorial" w:date="2026-10-25T12:00:00Z">
              <w:r>
                <w:rPr>
                  <w:rFonts w:eastAsia="DejaVu Serif"/>
                  <w:sz w:val="18"/>
                  <w:szCs w:val="20"/>
                  <w:lang w:val="pt-BR"/>
                </w:rPr>
                <w:t xml:space="preserve">•</w:t>
              </w:r>
            </w:ins>
            <w:r>
              <w:rPr>
                <w:rFonts w:eastAsia="DejaVu Serif"/>
                <w:sz w:val="18"/>
                <w:szCs w:val="20"/>
                <w:lang w:val="pt-BR"/>
              </w:rPr>
              <w:t xml:space="preserve"> Não emita recomendações de investimento sem validação do responsável técnico.</w:t>
            </w:r>
          </w:p>
        </w:tc>
      </w:tr>
      <w:tr w:rsidR="00921ADD" w:rsidRPr="006F14C5" w14:paraId="73EECF1F" w14:textId="77777777" w:rsidTr="00BC3CED">
        <w:trPr>
          <w:cantSplit/>
        </w:trPr>
        <w:tc>
          <w:tcPr>
            <w:tcW w:w="8334" w:type="dxa"/>
            <w:shd w:val="clear" w:color="auto" w:fill="F3F4F6"/>
            <w:tcMar>
              <w:top w:w="80" w:type="dxa"/>
              <w:left w:w="120" w:type="dxa"/>
              <w:bottom w:w="80" w:type="dxa"/>
              <w:right w:w="120" w:type="dxa"/>
            </w:tcMar>
          </w:tcPr>
          <w:p w14:paraId="723EF2A0" w14:textId="77777777" w:rsidR="00921ADD" w:rsidRPr="006F14C5" w:rsidRDefault="007023C5">
            <w:pPr>
              <w:pStyle w:val="SemEspaamento"/>
              <w:spacing w:after="20" w:line="204" w:lineRule="exact"/>
              <w:jc w:val="left"/>
              <w:rPr>
                <w:sz w:val="18"/>
                <w:szCs w:val="20"/>
                <w:lang w:val="pt-BR"/>
              </w:rPr>
            </w:pPr>
            <w:del w:id="10725" w:author="Revisão editorial" w:date="2026-10-25T12:00:00Z">
              <w:r>
                <w:rPr>
                  <w:rFonts w:eastAsia="DejaVu Serif"/>
                  <w:sz w:val="18"/>
                  <w:szCs w:val="20"/>
                  <w:lang w:val="pt-BR"/>
                </w:rPr>
                <w:delText xml:space="preserve">-</w:delText>
              </w:r>
            </w:del>
            <w:ins w:id="10726" w:author="Revisão editorial" w:date="2026-10-25T12:00:00Z">
              <w:r>
                <w:rPr>
                  <w:rFonts w:eastAsia="DejaVu Serif"/>
                  <w:sz w:val="18"/>
                  <w:szCs w:val="20"/>
                  <w:lang w:val="pt-BR"/>
                </w:rPr>
                <w:t xml:space="preserve">•</w:t>
              </w:r>
            </w:ins>
            <w:r>
              <w:rPr>
                <w:rFonts w:eastAsia="DejaVu Serif"/>
                <w:sz w:val="18"/>
                <w:szCs w:val="20"/>
                <w:lang w:val="pt-BR"/>
              </w:rPr>
              <w:t xml:space="preserve"> Registre qual agente gerou cada bloco de conteúdo (rastreabilidade).</w:t>
            </w:r>
          </w:p>
        </w:tc>
      </w:tr>
      <w:tr w:rsidR="00921ADD" w:rsidRPr="006F14C5" w14:paraId="51CCC7D8" w14:textId="77777777" w:rsidTr="00BC3CED">
        <w:trPr>
          <w:cantSplit/>
        </w:trPr>
        <w:tc>
          <w:tcPr>
            <w:tcW w:w="8334" w:type="dxa"/>
            <w:shd w:val="clear" w:color="auto" w:fill="F3F4F6"/>
            <w:tcMar>
              <w:top w:w="80" w:type="dxa"/>
              <w:left w:w="120" w:type="dxa"/>
              <w:bottom w:w="80" w:type="dxa"/>
              <w:right w:w="120" w:type="dxa"/>
            </w:tcMar>
          </w:tcPr>
          <w:p w14:paraId="2B8CC0CA" w14:textId="77777777" w:rsidR="00921ADD" w:rsidRPr="006F14C5" w:rsidRDefault="00921ADD">
            <w:pPr>
              <w:pStyle w:val="SemEspaamento"/>
              <w:spacing w:after="20" w:line="204" w:lineRule="exact"/>
              <w:jc w:val="left"/>
              <w:rPr>
                <w:sz w:val="18"/>
                <w:szCs w:val="20"/>
                <w:lang w:val="pt-BR"/>
              </w:rPr>
            </w:pPr>
          </w:p>
        </w:tc>
      </w:tr>
      <w:tr w:rsidR="00921ADD" w:rsidRPr="006F14C5" w14:paraId="1332D7BE" w14:textId="77777777" w:rsidTr="00BC3CED">
        <w:trPr>
          <w:cantSplit/>
        </w:trPr>
        <w:tc>
          <w:tcPr>
            <w:tcW w:w="8334" w:type="dxa"/>
            <w:shd w:val="clear" w:color="auto" w:fill="F3F4F6"/>
            <w:tcMar>
              <w:top w:w="80" w:type="dxa"/>
              <w:left w:w="120" w:type="dxa"/>
              <w:bottom w:w="80" w:type="dxa"/>
              <w:right w:w="120" w:type="dxa"/>
            </w:tcMar>
          </w:tcPr>
          <w:p w14:paraId="381B87BB"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[FORMATO DE SAÍDA</w:t>
            </w:r>
            <w:del w:id="10727" w:author="Revisão editorial" w:date="2026-10-25T12:00:00Z">
              <w:r>
                <w:rPr>
                  <w:rFonts w:eastAsia="DejaVu Serif"/>
                  <w:b/>
                  <w:bCs/>
                  <w:sz w:val="18"/>
                  <w:szCs w:val="20"/>
                  <w:lang w:val="pt-BR"/>
                </w:rPr>
                <w:delText xml:space="preserve"> —</w:delText>
              </w:r>
            </w:del>
            <w:ins w:id="10728" w:author="Revisão editorial" w:date="2026-10-25T12:00:00Z">
              <w:r>
                <w:rPr>
                  <w:rFonts w:eastAsia="DejaVu Serif"/>
                  <w:b/>
                  <w:bCs/>
                  <w:sz w:val="18"/>
                  <w:szCs w:val="20"/>
                  <w:lang w:val="pt-BR"/>
                </w:rPr>
                <w:t xml:space="preserve">:</w:t>
              </w:r>
            </w:ins>
            <w:r>
              <w:rPr>
                <w:rFonts w:eastAsia="DejaVu Serif"/>
                <w:b/>
                <w:bCs/>
                <w:sz w:val="18"/>
                <w:szCs w:val="20"/>
                <w:lang w:val="pt-BR"/>
              </w:rPr>
              <w:t xml:space="preserve"> ENTREGÁVEL CONSOLIDADO]</w:t>
            </w:r>
          </w:p>
        </w:tc>
      </w:tr>
      <w:tr w:rsidR="00921ADD" w:rsidRPr="006F14C5" w14:paraId="1E00001C" w14:textId="77777777" w:rsidTr="00BC3CED">
        <w:trPr>
          <w:cantSplit/>
        </w:trPr>
        <w:tc>
          <w:tcPr>
            <w:tcW w:w="8334" w:type="dxa"/>
            <w:shd w:val="clear" w:color="auto" w:fill="F3F4F6"/>
            <w:tcMar>
              <w:top w:w="80" w:type="dxa"/>
              <w:left w:w="120" w:type="dxa"/>
              <w:bottom w:w="80" w:type="dxa"/>
              <w:right w:w="120" w:type="dxa"/>
            </w:tcMar>
          </w:tcPr>
          <w:p w14:paraId="208B6074"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Sumário executivo (máx. 400 palavras) + Tabela EVM (CPI, SPI, CV, SV, EAC)</w:t>
            </w:r>
          </w:p>
        </w:tc>
      </w:tr>
      <w:tr w:rsidR="00921ADD" w:rsidRPr="006F14C5" w14:paraId="0185F4A0" w14:textId="77777777" w:rsidTr="00BC3CED">
        <w:trPr>
          <w:cantSplit/>
        </w:trPr>
        <w:tc>
          <w:tcPr>
            <w:tcW w:w="8334" w:type="dxa"/>
            <w:shd w:val="clear" w:color="auto" w:fill="F3F4F6"/>
            <w:tcMar>
              <w:top w:w="80" w:type="dxa"/>
              <w:left w:w="120" w:type="dxa"/>
              <w:bottom w:w="80" w:type="dxa"/>
              <w:right w:w="120" w:type="dxa"/>
            </w:tcMar>
          </w:tcPr>
          <w:p w14:paraId="0110EDF8"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Tabela de riscos críticos (Risco | Gatilho | Status | Ação recomendada).</w:t>
            </w:r>
          </w:p>
        </w:tc>
      </w:tr>
      <w:tr w:rsidR="00921ADD" w:rsidRPr="006F14C5" w14:paraId="0CD439DA" w14:textId="77777777" w:rsidTr="00BC3CED">
        <w:trPr>
          <w:cantSplit/>
        </w:trPr>
        <w:tc>
          <w:tcPr>
            <w:tcW w:w="8334" w:type="dxa"/>
            <w:shd w:val="clear" w:color="auto" w:fill="F3F4F6"/>
            <w:tcMar>
              <w:top w:w="80" w:type="dxa"/>
              <w:left w:w="120" w:type="dxa"/>
              <w:bottom w:w="80" w:type="dxa"/>
              <w:right w:w="120" w:type="dxa"/>
            </w:tcMar>
          </w:tcPr>
          <w:p w14:paraId="0B065414"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Indicar ao final: agentes acionados, fontes lidas, limitações identificadas.</w:t>
            </w:r>
          </w:p>
        </w:tc>
      </w:tr>
    </w:tbl>
    <w:p w14:paraId="44BC1C56" w14:textId="77777777" w:rsidR="00921ADD" w:rsidRPr="006F14C5" w:rsidRDefault="003A5804" w:rsidP="006B1EB6">
      <w:pPr>
        <w:pStyle w:val="BookSource"/>
        <w:keepLines/>
        <w:rPr>
          <w:i w:val="0"/>
          <w:iCs/>
          <w:color w:val="auto"/>
          <w:szCs w:val="15"/>
        </w:rPr>
      </w:pPr>
      <w:r>
        <w:rPr>
          <w:i w:val="0"/>
          <w:iCs/>
          <w:color w:val="auto"/>
          <w:szCs w:val="15"/>
        </w:rPr>
        <w:t>Fonte: Elaborado pelo autor.</w:t>
      </w:r>
    </w:p>
    <w:p w14:paraId="7F97DC33" w14:textId="77777777" w:rsidR="00921ADD" w:rsidRPr="006F14C5" w:rsidRDefault="00921ADD"/>
    <w:p w14:paraId="7FE78E8E" w14:textId="77777777" w:rsidR="00921ADD" w:rsidRPr="006F14C5" w:rsidRDefault="007023C5" w:rsidP="00F072A2">
      <w:r>
        <w:t xml:space="preserve">É essencial, contudo, que o gestor reconheça os </w:t>
      </w:r>
      <w:r>
        <w:rPr>
          <w:bCs/>
        </w:rPr>
        <w:t xml:space="preserve">limites atuais</w:t>
      </w:r>
      <w:r>
        <w:t xml:space="preserve"> dessa tecnologia. Agentes de IA ainda cometem erros em cadeias de raciocínio longas, podem fabricar referências, perder contexto entre etapas e falhar na interpretação de documentos com formatação complexa. A adoção de fluxos agênticos em projetos de capital requer </w:t>
      </w:r>
      <w:r>
        <w:rPr>
          <w:i/>
          <w:iCs/>
        </w:rPr>
        <w:t xml:space="preserve">validação humana proporcional ao risco</w:t>
      </w:r>
      <w:r>
        <w:t xml:space="preserve"> em cada etapa que antecede uma decisão crítica</w:t>
      </w:r>
      <w:del w:id="10729" w:author="Revisão editorial" w:date="2026-10-25T12:00:00Z">
        <w:r>
          <w:delText xml:space="preserve"> -</w:delText>
        </w:r>
      </w:del>
      <w:ins w:id="10730" w:author="Revisão editorial" w:date="2026-10-25T12:00:00Z">
        <w:r>
          <w:t xml:space="preserve">:</w:t>
        </w:r>
      </w:ins>
      <w:r>
        <w:t xml:space="preserve"> FID, aprovação de </w:t>
      </w:r>
      <w:r>
        <w:rPr>
          <w:i/>
          <w:iCs/>
        </w:rPr>
        <w:t xml:space="preserve">claim</w:t>
      </w:r>
      <w:r>
        <w:t xml:space="preserve">, emissão de </w:t>
      </w:r>
      <w:r>
        <w:rPr>
          <w:i/>
          <w:iCs/>
        </w:rPr>
        <w:t xml:space="preserve">Change Order</w:t>
      </w:r>
      <w:r>
        <w:t xml:space="preserve">, relatório a comitê de investimentos. O princípio da auditabilidade descrito na seção anterior aplica-se integralmente: cada etapa do fluxo deve ser rastreável, e o gestor permanece responsável pelo resultado.</w:t>
      </w:r>
    </w:p>
    <w:p w14:paraId="7154CB81" w14:textId="77777777" w:rsidR="00921ADD" w:rsidRPr="006F14C5" w:rsidRDefault="007023C5" w:rsidP="00F072A2">
      <w:r>
        <w:t xml:space="preserve">Para o gestor de projetos de capital, o horizonte relevante não é programar agentes</w:t>
      </w:r>
      <w:ins w:id="10731" w:author="Revisão editorial" w:date="2026-10-25T12:00:00Z">
        <w:r>
          <w:t xml:space="preserve">,</w:t>
        </w:r>
      </w:ins>
      <w:r>
        <w:t xml:space="preserve"> </w:t>
      </w:r>
      <w:del w:id="10732" w:author="Revisão editorial" w:date="2026-10-25T12:00:00Z">
        <w:r>
          <w:delText xml:space="preserve">-</w:delText>
        </w:r>
      </w:del>
      <w:ins w:id="10733" w:author="Revisão editorial" w:date="2026-10-25T12:00:00Z">
        <w:r>
          <w:t xml:space="preserve">pois</w:t>
        </w:r>
      </w:ins>
      <w:r>
        <w:t xml:space="preserve"> isso é papel de times de tecnologia. O horizonte relevante é </w:t>
      </w:r>
      <w:r>
        <w:rPr>
          <w:bCs/>
        </w:rPr>
        <w:t xml:space="preserve">saber especificar fluxos</w:t>
      </w:r>
      <w:r>
        <w:t xml:space="preserve">: descrever com precisão quais dados entram, quais análises devem ser realizadas, em que sequência, com quais validações e em qual formato o resultado deve ser entregue. Essa é, essencialmente, uma extensão da competência da Engenharia de Prompt para o nível de orquestração de processos. O gestor que domina essa capacidade não apenas usa IA</w:t>
      </w:r>
      <w:del w:id="10734" w:author="Revisão editorial" w:date="2026-10-25T12:00:00Z">
        <w:r>
          <w:delText xml:space="preserve"> -</w:delText>
        </w:r>
      </w:del>
      <w:ins w:id="10735" w:author="Revisão editorial" w:date="2026-10-25T12:00:00Z">
        <w:r>
          <w:t xml:space="preserve">:</w:t>
        </w:r>
      </w:ins>
      <w:r>
        <w:t xml:space="preserve"> ele projeta como a IA trabalhará dentro do seu PMO.</w:t>
      </w:r>
    </w:p>
    <w:p w14:paraId="5D0FFFAF" w14:textId="77777777" w:rsidR="00921ADD" w:rsidRPr="006F14C5" w:rsidRDefault="007023C5" w:rsidP="00FE6E33">
      <w:pPr>
        <w:pStyle w:val="Ttulo3"/>
      </w:pPr>
      <w:bookmarkStart w:id="273" w:name="__RefHeading___Toc10632_3485589216"/>
      <w:bookmarkStart w:id="274" w:name="_Toc233748505"/>
      <w:bookmarkStart w:id="275" w:name="_Toc233040052"/>
      <w:bookmarkStart w:id="276" w:name="_Toc236076035"/>
      <w:bookmarkStart w:id="277" w:name="_Toc236516910"/>
      <w:bookmarkEnd w:id="273"/>
      <w:r>
        <w:t>Próximos Passos</w:t>
      </w:r>
      <w:bookmarkEnd w:id="274"/>
      <w:bookmarkEnd w:id="275"/>
      <w:bookmarkEnd w:id="276"/>
      <w:bookmarkEnd w:id="277"/>
    </w:p>
    <w:p w14:paraId="49D0C519" w14:textId="77777777" w:rsidR="00921ADD" w:rsidRPr="006F14C5" w:rsidRDefault="007023C5" w:rsidP="00B23895">
      <w:pPr>
        <w:pStyle w:val="Ttulo4"/>
      </w:pPr>
      <w:bookmarkStart w:id="278" w:name="_Toc232715561"/>
      <w:bookmarkStart w:id="279" w:name="_Toc232715224"/>
      <w:r>
        <w:t>Roteiro de Implementação Profissional (Gestor de Projetos 5.0)</w:t>
      </w:r>
      <w:bookmarkEnd w:id="278"/>
      <w:bookmarkEnd w:id="279"/>
    </w:p>
    <w:p w14:paraId="692638D4" w14:textId="77777777" w:rsidR="00921ADD" w:rsidRPr="006F14C5" w:rsidRDefault="007023C5" w:rsidP="00D0400B">
      <w:pPr>
        <w:ind w:firstLine="0"/>
      </w:pPr>
      <w:r>
        <w:t xml:space="preserve">A jornada de adoção de IA em gestão de projetos não precisa ser revolucionária</w:t>
      </w:r>
      <w:del w:id="10736" w:author="Revisão editorial" w:date="2026-10-25T12:00:00Z">
        <w:r>
          <w:delText xml:space="preserve"> -</w:delText>
        </w:r>
      </w:del>
      <w:ins w:id="10737" w:author="Revisão editorial" w:date="2026-10-25T12:00:00Z">
        <w:r>
          <w:t xml:space="preserve">;</w:t>
        </w:r>
      </w:ins>
      <w:r>
        <w:t xml:space="preserve"> pode e deve ser incremental. </w:t>
      </w:r>
    </w:p>
    <w:p w14:paraId="7A5F1AAB" w14:textId="77777777" w:rsidR="00921ADD" w:rsidRPr="006F14C5" w:rsidRDefault="007023C5" w:rsidP="00F072A2">
      <w:r>
        <w:t xml:space="preserve">O roteiro a seguir propõe </w:t>
      </w:r>
      <w:del w:id="10738" w:author="Revisão editorial" w:date="2026-10-25T12:00:00Z">
        <w:r>
          <w:delText xml:space="preserve">5</w:delText>
        </w:r>
      </w:del>
      <w:ins w:id="10739" w:author="Revisão editorial" w:date="2026-10-25T12:00:00Z">
        <w:r>
          <w:t xml:space="preserve">cinco</w:t>
        </w:r>
      </w:ins>
      <w:r>
        <w:t xml:space="preserve"> passos práticos para que o gestor comece a extrair valor da IA imediatamente, sem necessidade de grandes investimentos em infraestrutura ou treinamento especializado.</w:t>
      </w:r>
    </w:p>
    <w:p w14:paraId="2D8F036A" w14:textId="77777777" w:rsidR="00921ADD" w:rsidRPr="006F14C5" w:rsidRDefault="007023C5" w:rsidP="00F072A2">
      <w:r>
        <w:rPr>
          <w:b/>
        </w:rPr>
        <w:t xml:space="preserve">Passo 1: Comece com um caso de uso de baixo risco. </w:t>
      </w:r>
      <w:r>
        <w:t xml:space="preserve">Escolha uma tarefa administrativa recorrente (elaboração de ata, resumo de RDO, atualização de relatório de status) e experimente inicialmente com o </w:t>
      </w:r>
      <w:r>
        <w:rPr>
          <w:i/>
          <w:iCs/>
        </w:rPr>
        <w:t>framework</w:t>
      </w:r>
      <w:r>
        <w:t xml:space="preserve"> RCTIF. Meça o tempo economizado e a qualidade do resultado.</w:t>
      </w:r>
    </w:p>
    <w:p w14:paraId="6282C58F" w14:textId="77777777" w:rsidR="00921ADD" w:rsidRPr="006F14C5" w:rsidRDefault="007023C5" w:rsidP="00F072A2">
      <w:r>
        <w:rPr>
          <w:b/>
        </w:rPr>
        <w:t xml:space="preserve">Passo 2: Construa uma biblioteca de prompts do seu projeto. </w:t>
      </w:r>
      <w:r>
        <w:t xml:space="preserve">Documente os prompts que funcionaram bem para o seu contexto específico. Uma biblioteca de 20</w:t>
      </w:r>
      <w:del w:id="10740" w:author="Revisão editorial" w:date="2026-10-25T12:00:00Z">
        <w:r>
          <w:delText xml:space="preserve">-</w:delText>
        </w:r>
      </w:del>
      <w:ins w:id="10741" w:author="Revisão editorial" w:date="2026-10-25T12:00:00Z">
        <w:r>
          <w:t xml:space="preserve"> a </w:t>
        </w:r>
      </w:ins>
      <w:r>
        <w:t xml:space="preserve">30 prompts testados vale mais do que 1.000 prompts genéricos.</w:t>
      </w:r>
    </w:p>
    <w:p w14:paraId="4DE1E6CD" w14:textId="77777777" w:rsidR="00921ADD" w:rsidRPr="006F14C5" w:rsidRDefault="007023C5" w:rsidP="00F072A2">
      <w:r>
        <w:t>Passo 3: Integre a IA ao seu processo de gestão de riscos. Use a IA para revisar e enriquecer sua Matriz de Riscos mensalmente. É uma aplicação de alto potencial, desde que limitada à estruturação, revisão e priorização inicial dos riscos, sempre sujeita à validação técnica e gerencial.</w:t>
      </w:r>
    </w:p>
    <w:p w14:paraId="6E6016DE" w14:textId="77777777" w:rsidR="00921ADD" w:rsidRPr="006F14C5" w:rsidRDefault="007023C5" w:rsidP="00F072A2">
      <w:r>
        <w:rPr>
          <w:b/>
        </w:rPr>
        <w:t xml:space="preserve">Passo 4: Treine sua equipe no </w:t>
      </w:r>
      <w:del w:id="10742" w:author="Revisão editorial" w:date="2026-10-25T12:00:00Z">
        <w:r>
          <w:rPr>
            <w:b/>
            <w:i/>
            <w:iCs/>
          </w:rPr>
          <w:delText xml:space="preserve">Framework</w:delText>
        </w:r>
      </w:del>
      <w:ins w:id="10743" w:author="Revisão editorial" w:date="2026-10-25T12:00:00Z">
        <w:r>
          <w:rPr>
            <w:b/>
            <w:i/>
            <w:iCs/>
          </w:rPr>
          <w:t xml:space="preserve">framework</w:t>
        </w:r>
      </w:ins>
      <w:r>
        <w:rPr>
          <w:b/>
        </w:rPr>
        <w:t xml:space="preserve"> RCTIF. </w:t>
      </w:r>
      <w:r>
        <w:t xml:space="preserve">Compartilhe este livro e promova sessões práticas de </w:t>
      </w:r>
      <w:r>
        <w:rPr>
          <w:b/>
          <w:bCs/>
        </w:rPr>
        <w:t xml:space="preserve">Engenharia de Prompt</w:t>
      </w:r>
      <w:r>
        <w:t xml:space="preserve"> com sua equipe de PMO. A democratização da habilidade multiplica o valor gerado.</w:t>
      </w:r>
    </w:p>
    <w:p w14:paraId="0AA4A8A7" w14:textId="77777777" w:rsidR="00593A62" w:rsidRPr="006F14C5" w:rsidRDefault="007023C5" w:rsidP="00F072A2">
      <w:r>
        <w:rPr>
          <w:b/>
        </w:rPr>
        <w:t xml:space="preserve">Passo 5: Estabeleça um protocolo de validação. </w:t>
      </w:r>
      <w:r>
        <w:t xml:space="preserve">Defina claramente quais resultados de IA precisam de validação técnica antes de serem utilizados em </w:t>
        <w:lastRenderedPageBreak/>
        <w:t>decisões críticas. Nunca use resultados de IA diretamente em documentos contratuais ou de segurança sem revisão humana.</w:t>
      </w:r>
    </w:p>
    <w:p w14:paraId="0427BF23" w14:textId="77777777" w:rsidR="00593A62" w:rsidRPr="006F14C5" w:rsidRDefault="007023C5" w:rsidP="00F072A2">
      <w:r>
        <w:t>Os cinco passos transformam a adoção de IA em uma trajetória controlada de aprendizagem: começar pequeno, registrar o que funciona, integrar a ferramenta aos processos, desenvolver a equipe e consolidar mecanismos de validação antes de ampliar a escala.</w:t>
      </w:r>
    </w:p>
    <w:p w14:paraId="03DC677A" w14:textId="77777777" w:rsidR="00593A62" w:rsidRPr="006F14C5" w:rsidRDefault="007023C5" w:rsidP="00F072A2">
      <w:r>
        <w:t xml:space="preserve">Ao longo deste livro, a IA foi apresentada como apoio à redução de assimetrias de informação, à estruturação de análises e à comunicação de decisões ao longo do ciclo FEL</w:t>
      </w:r>
      <w:del w:id="10744" w:author="Revisão editorial" w:date="2026-10-25T12:00:00Z">
        <w:r>
          <w:delText xml:space="preserve">–</w:delText>
        </w:r>
      </w:del>
      <w:ins w:id="10745" w:author="Revisão editorial" w:date="2026-10-25T12:00:00Z">
        <w:r>
          <w:t xml:space="preserve">, </w:t>
        </w:r>
      </w:ins>
      <w:r>
        <w:t xml:space="preserve">FID</w:t>
      </w:r>
      <w:del w:id="10746" w:author="Revisão editorial" w:date="2026-10-25T12:00:00Z">
        <w:r>
          <w:delText xml:space="preserve">–</w:delText>
        </w:r>
      </w:del>
      <w:ins w:id="10747" w:author="Revisão editorial" w:date="2026-10-25T12:00:00Z">
        <w:r>
          <w:t xml:space="preserve">, </w:t>
        </w:r>
      </w:ins>
      <w:r>
        <w:t xml:space="preserve">Execução</w:t>
      </w:r>
      <w:del w:id="10748" w:author="Revisão editorial" w:date="2026-10-25T12:00:00Z">
        <w:r>
          <w:delText xml:space="preserve">–</w:delText>
        </w:r>
      </w:del>
      <w:ins w:id="10749" w:author="Revisão editorial" w:date="2026-10-25T12:00:00Z">
        <w:r>
          <w:t xml:space="preserve"> e </w:t>
        </w:r>
      </w:ins>
      <w:r>
        <w:t xml:space="preserve">Encerramento. Em nenhum desses momentos a tecnologia elimina a necessidade de engenharia, gestão de riscos, governança ou responsabilidade profissional.</w:t>
      </w:r>
    </w:p>
    <w:p w14:paraId="0B0904A5" w14:textId="77777777" w:rsidR="00593A62" w:rsidRDefault="007023C5" w:rsidP="00F072A2">
      <w:r>
        <w:t>Em projetos de capital, a vantagem não estará em automatizar o julgamento, mas em combinar melhores perguntas, dados confiáveis, evidências rastreáveis e validação multidisciplinar. Esse é o princípio que deve orientar o Gestor de Projetos 5.0: utilizar a inteligência artificial para ampliar a decisão humana, nunca para se eximir dela.</w:t>
      </w:r>
    </w:p>
    <w:p w14:paraId="54A38F44" w14:textId="77777777" w:rsidR="00AC367F" w:rsidRDefault="00AC367F" w:rsidP="00F072A2"/>
    <w:p w14:paraId="21BC020A" w14:textId="77777777" w:rsidR="00AC367F" w:rsidRDefault="00AC367F" w:rsidP="00F072A2">
      <w:pPr>
        <w:sectPr w:rsidR="00AC367F" w:rsidSect="00F10921">
          <w:headerReference w:type="even" r:id="rId82"/>
          <w:headerReference w:type="default" r:id="rId83"/>
          <w:footerReference w:type="default" r:id="rId84"/>
          <w:pgSz w:w="10772" w:h="12756"/>
          <w:pgMar w:top="1247" w:right="1077" w:bottom="1020" w:left="1361" w:header="454" w:footer="567" w:gutter="0"/>
          <w:cols w:space="720"/>
          <w:formProt w:val="0"/>
          <w:titlePg/>
          <w:docGrid w:linePitch="360" w:charSpace="4096"/>
        </w:sectPr>
      </w:pPr>
    </w:p>
    <w:p w14:paraId="1569D8BD" w14:textId="77777777" w:rsidR="00AC367F" w:rsidRPr="006F14C5" w:rsidRDefault="00AC367F" w:rsidP="00F072A2">
      <w:pPr>
        <w:sectPr w:rsidR="00AC367F" w:rsidRPr="006F14C5" w:rsidSect="00F10921">
          <w:pgSz w:w="10772" w:h="12756"/>
          <w:pgMar w:top="1247" w:right="1077" w:bottom="1020" w:left="1361" w:header="454" w:footer="567" w:gutter="0"/>
          <w:cols w:space="720"/>
          <w:formProt w:val="0"/>
          <w:titlePg/>
          <w:docGrid w:linePitch="360" w:charSpace="4096"/>
        </w:sectPr>
      </w:pPr>
    </w:p>
    <w:p w14:paraId="73FE753E" w14:textId="77777777" w:rsidR="00593A62" w:rsidRPr="006F14C5" w:rsidRDefault="00593A62" w:rsidP="00593A62">
      <w:pPr>
        <w:pStyle w:val="SemEspaamento"/>
        <w:jc w:val="center"/>
        <w:rPr>
          <w:sz w:val="20"/>
          <w:szCs w:val="24"/>
          <w:lang w:val="pt-BR"/>
        </w:rPr>
      </w:pPr>
    </w:p>
    <w:p w14:paraId="03E4C4D6" w14:textId="77777777" w:rsidR="00593A62" w:rsidRPr="006F14C5" w:rsidRDefault="00593A62" w:rsidP="00593A62">
      <w:pPr>
        <w:pStyle w:val="SemEspaamento"/>
        <w:jc w:val="center"/>
        <w:rPr>
          <w:sz w:val="20"/>
          <w:szCs w:val="24"/>
          <w:lang w:val="pt-BR"/>
        </w:rPr>
      </w:pPr>
    </w:p>
    <w:p w14:paraId="7A5FFC36" w14:textId="77777777" w:rsidR="00593A62" w:rsidRPr="006F14C5" w:rsidRDefault="00593A62" w:rsidP="00593A62">
      <w:pPr>
        <w:pStyle w:val="SemEspaamento"/>
        <w:jc w:val="center"/>
        <w:rPr>
          <w:sz w:val="20"/>
          <w:szCs w:val="24"/>
          <w:lang w:val="pt-BR"/>
        </w:rPr>
      </w:pPr>
    </w:p>
    <w:p w14:paraId="4F5BA5D8" w14:textId="77777777" w:rsidR="00593A62" w:rsidRPr="006F14C5" w:rsidRDefault="00593A62" w:rsidP="00593A62">
      <w:pPr>
        <w:pStyle w:val="SemEspaamento"/>
        <w:jc w:val="center"/>
        <w:rPr>
          <w:sz w:val="20"/>
          <w:szCs w:val="24"/>
          <w:lang w:val="pt-BR"/>
        </w:rPr>
      </w:pPr>
    </w:p>
    <w:p w14:paraId="09F61D9F" w14:textId="77777777" w:rsidR="00593A62" w:rsidRPr="006F14C5" w:rsidRDefault="00593A62" w:rsidP="00593A62">
      <w:pPr>
        <w:pStyle w:val="SemEspaamento"/>
        <w:jc w:val="center"/>
        <w:rPr>
          <w:sz w:val="20"/>
          <w:szCs w:val="24"/>
          <w:lang w:val="pt-BR"/>
        </w:rPr>
      </w:pPr>
      <w:r>
        <w:rPr>
          <w:sz w:val="20"/>
          <w:szCs w:val="24"/>
          <w:lang w:val="pt-BR"/>
        </w:rPr>
        <w:t>Esta página foi deixada em branco intencionalmente.</w:t>
      </w:r>
    </w:p>
    <w:p w14:paraId="1C67EAE2" w14:textId="77777777" w:rsidR="005B3146" w:rsidRPr="006F14C5" w:rsidRDefault="005B3146" w:rsidP="00F072A2">
      <w:pPr>
        <w:sectPr w:rsidR="005B3146" w:rsidRPr="006F14C5" w:rsidSect="00F10921">
          <w:pgSz w:w="10772" w:h="12756"/>
          <w:pgMar w:top="1247" w:right="1077" w:bottom="1020" w:left="1361" w:header="454" w:footer="567" w:gutter="0"/>
          <w:cols w:space="720"/>
          <w:formProt w:val="0"/>
          <w:titlePg/>
          <w:docGrid w:linePitch="360" w:charSpace="4096"/>
        </w:sectPr>
      </w:pPr>
    </w:p>
    <w:p w14:paraId="69E6D540" w14:textId="77777777" w:rsidR="00593A62" w:rsidRPr="006F14C5" w:rsidRDefault="00593A62" w:rsidP="00F072A2">
      <w:pPr>
        <w:sectPr w:rsidR="00593A62" w:rsidRPr="006F14C5" w:rsidSect="00F10921">
          <w:pgSz w:w="10772" w:h="12756"/>
          <w:pgMar w:top="1247" w:right="1077" w:bottom="1020" w:left="1361" w:header="454" w:footer="567" w:gutter="0"/>
          <w:cols w:space="720"/>
          <w:formProt w:val="0"/>
          <w:titlePg/>
          <w:docGrid w:linePitch="360" w:charSpace="4096"/>
        </w:sectPr>
      </w:pPr>
    </w:p>
    <w:p w14:paraId="58A7BF63" w14:textId="77777777" w:rsidR="00921ADD" w:rsidRPr="006F14C5" w:rsidRDefault="007023C5" w:rsidP="00336F4B">
      <w:pPr>
        <w:pStyle w:val="Ttulo1"/>
      </w:pPr>
      <w:bookmarkStart w:id="280" w:name="__RefHeading___Toc10634_3485589216"/>
      <w:bookmarkStart w:id="281" w:name="_Toc236076036"/>
      <w:bookmarkStart w:id="282" w:name="_Toc233748506"/>
      <w:bookmarkStart w:id="283" w:name="_Toc233040053"/>
      <w:bookmarkStart w:id="284" w:name="_Toc232715563"/>
      <w:bookmarkStart w:id="285" w:name="_Toc232715226"/>
      <w:bookmarkStart w:id="286" w:name="_Toc236516911"/>
      <w:bookmarkEnd w:id="280"/>
      <w:r>
        <w:lastRenderedPageBreak/>
        <w:t>REFERÊNCIAS</w:t>
      </w:r>
      <w:bookmarkEnd w:id="281"/>
      <w:bookmarkEnd w:id="282"/>
      <w:bookmarkEnd w:id="283"/>
      <w:bookmarkEnd w:id="284"/>
      <w:bookmarkEnd w:id="285"/>
      <w:bookmarkEnd w:id="286"/>
    </w:p>
    <w:p w14:paraId="36661ABF" w14:textId="77777777" w:rsidR="00921ADD" w:rsidRPr="006F14C5" w:rsidRDefault="007023C5" w:rsidP="00A6419B">
      <w:pPr>
        <w:pStyle w:val="BookReferences"/>
        <w:ind w:left="0" w:firstLine="0"/>
        <w:rPr>
          <w:sz w:val="20"/>
          <w:szCs w:val="32"/>
        </w:rPr>
      </w:pPr>
      <w:r>
        <w:rPr>
          <w:sz w:val="20"/>
          <w:szCs w:val="32"/>
        </w:rPr>
        <w:t xml:space="preserve">AACE INTERNATIONAL. Recommended Practice No. 18R-97: Cost Estimate Classification System</w:t>
      </w:r>
      <w:del w:id="10750" w:author="Revisão editorial" w:date="2026-10-25T12:00:00Z">
        <w:r>
          <w:rPr>
            <w:sz w:val="20"/>
            <w:szCs w:val="32"/>
          </w:rPr>
          <w:delText xml:space="preserve"> -</w:delText>
        </w:r>
      </w:del>
      <w:ins w:id="10751" w:author="Revisão editorial" w:date="2026-10-25T12:00:00Z">
        <w:r>
          <w:rPr>
            <w:sz w:val="20"/>
            <w:szCs w:val="32"/>
          </w:rPr>
          <w:t xml:space="preserve">:</w:t>
        </w:r>
      </w:ins>
      <w:r>
        <w:rPr>
          <w:sz w:val="20"/>
          <w:szCs w:val="32"/>
        </w:rPr>
        <w:t xml:space="preserve"> As Applied in Engineering, Procurement, and Construction for the Process Industries. Morgantown: AACE International, 2020. Disponível em: https://web.aacei.org/docs/default-source/toc/toc_18r-97.pdf. Acesso em: 6 jul. 2026.</w:t>
      </w:r>
    </w:p>
    <w:p w14:paraId="061CECCE" w14:textId="77777777" w:rsidR="00921ADD" w:rsidRPr="006F14C5" w:rsidRDefault="007023C5" w:rsidP="00A6419B">
      <w:pPr>
        <w:pStyle w:val="BookReferences"/>
        <w:ind w:left="0" w:firstLine="0"/>
        <w:rPr>
          <w:sz w:val="20"/>
          <w:szCs w:val="32"/>
        </w:rPr>
      </w:pPr>
      <w:r>
        <w:rPr>
          <w:sz w:val="20"/>
          <w:szCs w:val="32"/>
        </w:rPr>
        <w:t>AGÊNCIA NACIONAL DE MINERAÇÃO (ANM). Resolução nº 95, de 7 de fevereiro de 2022. Consolida atos normativos que dispõem sobre segurança de barragens de mineração. Brasília, DF: ANM, 2022. Disponível em: https://www.gov.br/anm/pt-br/assuntos/barragens/legislacao/resolucao-no-95-2022.pdf. Acesso em: 6 jul. 2026.</w:t>
      </w:r>
    </w:p>
    <w:p w14:paraId="1EB53F07" w14:textId="77777777" w:rsidR="00921ADD" w:rsidRPr="006F14C5" w:rsidRDefault="007023C5" w:rsidP="00A6419B">
      <w:pPr>
        <w:pStyle w:val="BookReferences"/>
        <w:ind w:left="0" w:firstLine="0"/>
        <w:rPr>
          <w:sz w:val="20"/>
          <w:szCs w:val="32"/>
        </w:rPr>
      </w:pPr>
      <w:r>
        <w:rPr>
          <w:sz w:val="20"/>
          <w:szCs w:val="32"/>
        </w:rPr>
        <w:t>BRASIL. Lei nº 13.709, de 14 de agosto de 2018. Lei Geral de Proteção de Dados Pessoais (LGPD). Brasília, DF: Presidência da República, 2018. Disponível em: https://www.planalto.gov.br/ccivil_03/_ato2015-2018/2018/lei/l13709.htm. Acesso em: 2 jul. 2026.</w:t>
      </w:r>
    </w:p>
    <w:p w14:paraId="2A3FBF1E" w14:textId="77777777" w:rsidR="00921ADD" w:rsidRPr="006F14C5" w:rsidRDefault="007023C5" w:rsidP="00A6419B">
      <w:pPr>
        <w:pStyle w:val="BookReferences"/>
        <w:ind w:left="0" w:firstLine="0"/>
        <w:rPr>
          <w:sz w:val="20"/>
          <w:szCs w:val="32"/>
        </w:rPr>
      </w:pPr>
      <w:r>
        <w:rPr>
          <w:sz w:val="20"/>
          <w:szCs w:val="32"/>
        </w:rPr>
        <w:t>BRASIL. Câmara dos Deputados. Projeto de Lei nº 2.338, de 2023. Dispõe sobre o uso da Inteligência Artificial. Brasília, DF: Câmara dos Deputados, 2023. Em tramitação. Disponível em: https://www.camara.leg.br/proposicoesWeb/fichadetramitacao?idProposicao=2487262. Acesso em: 6 jul. 2026.</w:t>
      </w:r>
    </w:p>
    <w:p w14:paraId="6A93B7FD" w14:textId="77777777" w:rsidR="00921ADD" w:rsidRPr="006F14C5" w:rsidRDefault="007023C5" w:rsidP="00A6419B">
      <w:pPr>
        <w:pStyle w:val="BookReferences"/>
        <w:ind w:left="0" w:firstLine="0"/>
        <w:rPr>
          <w:sz w:val="20"/>
          <w:szCs w:val="32"/>
        </w:rPr>
      </w:pPr>
      <w:r>
        <w:rPr>
          <w:sz w:val="20"/>
          <w:szCs w:val="32"/>
        </w:rPr>
        <w:t xml:space="preserve">CAVOUKIAN, Ann. Privacy by Design: the 7 foundational principles. Ontario: Information and Privacy Commissioner of Ontario, 2009. Disponível em: https://www.ipc.on.ca/wp-content/uploads/2020/10/privacybydesign.pdf. Acesso em: 2 jul. 2026.</w:t>
      </w:r>
    </w:p>
    <w:p w14:paraId="400659CC" w14:textId="77777777" w:rsidR="00921ADD" w:rsidRPr="006F14C5" w:rsidRDefault="007023C5" w:rsidP="00A6419B">
      <w:pPr>
        <w:pStyle w:val="BookReferences"/>
        <w:ind w:left="0" w:firstLine="0"/>
        <w:rPr>
          <w:sz w:val="20"/>
          <w:szCs w:val="32"/>
        </w:rPr>
      </w:pPr>
      <w:r>
        <w:rPr>
          <w:sz w:val="20"/>
          <w:szCs w:val="32"/>
        </w:rPr>
        <w:t xml:space="preserve">CHEN, B. et al. Unleashing the potential of prompt engineering for large language models. Patterns, v. 6, n. 6, p. 101260, 2025. DOI: 10.1016/j.patter.2025.101260. Disponível em: https://doi.org/10.1016/j.patter.2025.101260. Acesso em: 18 jul. 2026.</w:t>
      </w:r>
    </w:p>
    <w:p w14:paraId="4EAFCEBC" w14:textId="77777777" w:rsidR="00921ADD" w:rsidRPr="006F14C5" w:rsidRDefault="007023C5" w:rsidP="00A6419B">
      <w:pPr>
        <w:pStyle w:val="BookReferences"/>
        <w:ind w:left="0" w:firstLine="0"/>
        <w:rPr>
          <w:sz w:val="20"/>
          <w:szCs w:val="32"/>
        </w:rPr>
      </w:pPr>
      <w:r>
        <w:rPr>
          <w:sz w:val="20"/>
          <w:szCs w:val="32"/>
        </w:rPr>
        <w:t xml:space="preserve">CHIANG, Wei-Lin et al. Chatbot Arena: An Open Platform for Evaluating LLMs by Human Preference. In: INTERNATIONAL CONFERENCE ON MACHINE LEARNING, 41., 2024, Viena. Proceedings... [S.l.]: PMLR, 2024. Disponível em: https://arxiv.org/abs/2403.04132. Acesso em: 18 jul. 2026.</w:t>
      </w:r>
    </w:p>
    <w:p w14:paraId="499AE427" w14:textId="77777777" w:rsidR="00921ADD" w:rsidRPr="006F14C5" w:rsidRDefault="007023C5" w:rsidP="00A6419B">
      <w:pPr>
        <w:pStyle w:val="BookReferences"/>
        <w:ind w:left="0" w:firstLine="0"/>
        <w:rPr>
          <w:sz w:val="20"/>
          <w:szCs w:val="32"/>
        </w:rPr>
      </w:pPr>
      <w:del w:id="10752" w:author="Revisão editorial" w:date="2026-10-25T12:00:00Z">
        <w:r>
          <w:rPr>
            <w:sz w:val="20"/>
            <w:szCs w:val="32"/>
          </w:rPr>
          <w:delText xml:space="preserve">CII - </w:delText>
        </w:r>
      </w:del>
      <w:r>
        <w:rPr>
          <w:sz w:val="20"/>
          <w:szCs w:val="32"/>
        </w:rPr>
        <w:t xml:space="preserve">CONSTRUCTION INDUSTRY INSTITUTE</w:t>
      </w:r>
      <w:ins w:id="10753" w:author="Revisão editorial" w:date="2026-10-25T12:00:00Z">
        <w:r>
          <w:rPr>
            <w:sz w:val="20"/>
            <w:szCs w:val="32"/>
          </w:rPr>
          <w:t xml:space="preserve"> (CII)</w:t>
        </w:r>
      </w:ins>
      <w:r>
        <w:rPr>
          <w:sz w:val="20"/>
          <w:szCs w:val="32"/>
        </w:rPr>
        <w:t xml:space="preserve">. PDRI: Project Definition Rating Index</w:t>
      </w:r>
      <w:del w:id="10754" w:author="Revisão editorial" w:date="2026-10-25T12:00:00Z">
        <w:r>
          <w:rPr>
            <w:sz w:val="20"/>
            <w:szCs w:val="32"/>
          </w:rPr>
          <w:delText xml:space="preserve"> -</w:delText>
        </w:r>
      </w:del>
      <w:ins w:id="10755" w:author="Revisão editorial" w:date="2026-10-25T12:00:00Z">
        <w:r>
          <w:rPr>
            <w:sz w:val="20"/>
            <w:szCs w:val="32"/>
          </w:rPr>
          <w:t xml:space="preserve">,</w:t>
        </w:r>
      </w:ins>
      <w:r>
        <w:rPr>
          <w:sz w:val="20"/>
          <w:szCs w:val="32"/>
        </w:rPr>
        <w:t xml:space="preserve"> Industrial Projects. Version 5.0. Austin: Construction Industry Institute, University of Texas at Austin, jul. 2019. Publication IR113-2. Disponível em: https://www.construction-institute.org/pdri-overview. Acesso em: 20 jun. 2026.</w:t>
      </w:r>
    </w:p>
    <w:p w14:paraId="562F8E8C" w14:textId="77777777" w:rsidR="00921ADD" w:rsidRPr="006F14C5" w:rsidRDefault="007023C5" w:rsidP="00A6419B">
      <w:pPr>
        <w:pStyle w:val="BookReferences"/>
        <w:ind w:left="0" w:firstLine="0"/>
        <w:rPr>
          <w:sz w:val="20"/>
          <w:szCs w:val="32"/>
        </w:rPr>
      </w:pPr>
      <w:r>
        <w:rPr>
          <w:sz w:val="20"/>
          <w:szCs w:val="32"/>
        </w:rPr>
        <w:t xml:space="preserve">DAIR.AI. A Comprehensive Overview of Prompt Engineering. Prompt Engineering Guide, 2025. Disponível em: https://www.promptingguide.ai. Acesso em: 20 jun. 2026.</w:t>
      </w:r>
    </w:p>
    <w:p w14:paraId="797C7DA7" w14:textId="77777777" w:rsidR="00921ADD" w:rsidRPr="006F14C5" w:rsidRDefault="007023C5" w:rsidP="00A6419B">
      <w:pPr>
        <w:pStyle w:val="BookReferences"/>
        <w:ind w:left="0" w:firstLine="0"/>
        <w:rPr>
          <w:sz w:val="20"/>
          <w:szCs w:val="32"/>
        </w:rPr>
      </w:pPr>
      <w:r>
        <w:rPr>
          <w:sz w:val="20"/>
          <w:szCs w:val="32"/>
        </w:rPr>
        <w:t xml:space="preserve">FLORIDI, Luciano; COWLS, Josh. A unified framework of five principles for AI in society. Harvard Data Science Review, v. 1, n. 1, 2019. DOI: 10.1162/99608f92.8cd550d1. Disponível em: https://hdsr.mitpress.mit.edu/pub/l0jsh9d1. Acesso em: 2 jul. 2026.</w:t>
      </w:r>
    </w:p>
    <w:p w14:paraId="37ED65FB" w14:textId="77777777" w:rsidR="00921ADD" w:rsidRPr="006F14C5" w:rsidRDefault="007023C5" w:rsidP="00A6419B">
      <w:pPr>
        <w:pStyle w:val="BookReferences"/>
        <w:ind w:left="0" w:firstLine="0"/>
        <w:rPr>
          <w:sz w:val="20"/>
          <w:szCs w:val="32"/>
        </w:rPr>
      </w:pPr>
      <w:r>
        <w:rPr>
          <w:sz w:val="20"/>
          <w:szCs w:val="32"/>
        </w:rPr>
        <w:t xml:space="preserve">FLYVBJERG, Bent; HOLM, Mette Skamris; BUHL, Søren L. How Common and How Large Are Cost Overruns in Transport Infrastructure Projects? Transport Reviews, v. 23, n. 1, p. 71</w:t>
      </w:r>
      <w:del w:id="10756" w:author="Revisão editorial" w:date="2026-10-25T12:00:00Z">
        <w:r>
          <w:rPr>
            <w:sz w:val="20"/>
            <w:szCs w:val="32"/>
          </w:rPr>
          <w:delText xml:space="preserve">—</w:delText>
        </w:r>
      </w:del>
      <w:ins w:id="10757" w:author="Revisão editorial" w:date="2026-10-25T12:00:00Z">
        <w:r>
          <w:rPr>
            <w:sz w:val="20"/>
            <w:szCs w:val="32"/>
          </w:rPr>
          <w:t xml:space="preserve">-</w:t>
        </w:r>
      </w:ins>
      <w:r>
        <w:rPr>
          <w:sz w:val="20"/>
          <w:szCs w:val="32"/>
        </w:rPr>
        <w:t xml:space="preserve">88, 2003. DOI: 10.1080/01441640309904.</w:t>
      </w:r>
    </w:p>
    <w:p w14:paraId="296E20D5" w14:textId="77777777" w:rsidR="00921ADD" w:rsidRPr="006F14C5" w:rsidRDefault="007023C5" w:rsidP="00A6419B">
      <w:pPr>
        <w:pStyle w:val="BookReferences"/>
        <w:ind w:left="0" w:firstLine="0"/>
        <w:rPr>
          <w:sz w:val="20"/>
          <w:szCs w:val="32"/>
        </w:rPr>
      </w:pPr>
      <w:r>
        <w:rPr>
          <w:sz w:val="20"/>
          <w:szCs w:val="32"/>
        </w:rPr>
        <w:t xml:space="preserve">FLYVBJERG, Bent. What You Should Know About Megaprojects and Why: An Overview. Project Management Journal, v. 45, n. 2, p. 6</w:t>
      </w:r>
      <w:del w:id="10758" w:author="Revisão editorial" w:date="2026-10-25T12:00:00Z">
        <w:r>
          <w:rPr>
            <w:sz w:val="20"/>
            <w:szCs w:val="32"/>
          </w:rPr>
          <w:delText xml:space="preserve">—</w:delText>
        </w:r>
      </w:del>
      <w:ins w:id="10759" w:author="Revisão editorial" w:date="2026-10-25T12:00:00Z">
        <w:r>
          <w:rPr>
            <w:sz w:val="20"/>
            <w:szCs w:val="32"/>
          </w:rPr>
          <w:t xml:space="preserve">-</w:t>
        </w:r>
      </w:ins>
      <w:r>
        <w:rPr>
          <w:sz w:val="20"/>
          <w:szCs w:val="32"/>
        </w:rPr>
        <w:t xml:space="preserve">19, 2014. DOI: 10.1002/pmj.21409.</w:t>
      </w:r>
    </w:p>
    <w:p w14:paraId="00EE4C45" w14:textId="77777777" w:rsidR="00921ADD" w:rsidRPr="006F14C5" w:rsidRDefault="007023C5" w:rsidP="00A6419B">
      <w:pPr>
        <w:pStyle w:val="BookReferences"/>
        <w:ind w:left="0" w:firstLine="0"/>
        <w:rPr>
          <w:sz w:val="20"/>
          <w:szCs w:val="32"/>
        </w:rPr>
      </w:pPr>
      <w:r>
        <w:rPr>
          <w:sz w:val="20"/>
          <w:szCs w:val="32"/>
        </w:rPr>
        <w:t xml:space="preserve">GAREMO, Nicklas; MATZINGER, Stefan; PALTER, Robert. Megaprojects: The Good, the Bad, and the Better. New York: McKinsey &amp; Company, jul. 2015. Disponível em: https://www.mckinsey.com/capabilities/operations/our-insights/megaprojects-the-good-the-bad-and-the-better. Acesso em: 20 jun. 2026.</w:t>
      </w:r>
    </w:p>
    <w:p w14:paraId="50F0B215" w14:textId="77777777" w:rsidR="00921ADD" w:rsidRPr="006F14C5" w:rsidRDefault="007023C5" w:rsidP="00A6419B">
      <w:pPr>
        <w:pStyle w:val="BookReferences"/>
        <w:ind w:left="0" w:firstLine="0"/>
        <w:rPr>
          <w:sz w:val="20"/>
          <w:szCs w:val="32"/>
        </w:rPr>
      </w:pPr>
      <w:r>
        <w:rPr>
          <w:sz w:val="20"/>
          <w:szCs w:val="32"/>
        </w:rPr>
        <w:t xml:space="preserve">LEWIS, Patrick et al. Retrieval-Augmented Generation for Knowledge-Intensive NLP Tasks. In: ADVANCES IN NEURAL INFORMATION PROCESSING SYSTEMS, 33., 2020. Proceedings... [S.l.]: NeurIPS, 2020. Disponível em: https://arxiv.org/abs/2005.11401. Acesso em: 20 jun. 2026.</w:t>
      </w:r>
    </w:p>
    <w:p w14:paraId="3CECA041" w14:textId="77777777" w:rsidR="00921ADD" w:rsidRPr="006F14C5" w:rsidRDefault="007023C5" w:rsidP="00A6419B">
      <w:pPr>
        <w:pStyle w:val="BookReferences"/>
        <w:ind w:left="0" w:firstLine="0"/>
        <w:rPr>
          <w:sz w:val="20"/>
          <w:szCs w:val="32"/>
        </w:rPr>
      </w:pPr>
      <w:r>
        <w:rPr>
          <w:sz w:val="20"/>
          <w:szCs w:val="32"/>
        </w:rPr>
        <w:t xml:space="preserve">LIANG, P. et al. Holistic Evaluation of Language Models (HELM). Stanford Center for Research on Foundation Models (CRFM), 2025. Disponível em: https://crfm.stanford.edu/helm/. Acesso em: 20 jun. 2026.</w:t>
      </w:r>
    </w:p>
    <w:p w14:paraId="5CCCADA3" w14:textId="77777777" w:rsidR="00921ADD" w:rsidRPr="006F14C5" w:rsidRDefault="007023C5" w:rsidP="00A6419B">
      <w:pPr>
        <w:pStyle w:val="BookReferences"/>
        <w:ind w:left="0" w:firstLine="0"/>
        <w:rPr>
          <w:sz w:val="20"/>
          <w:szCs w:val="32"/>
        </w:rPr>
      </w:pPr>
      <w:r>
        <w:rPr>
          <w:sz w:val="20"/>
          <w:szCs w:val="32"/>
        </w:rPr>
        <w:t xml:space="preserve">McKINSEY &amp; COMPANY. Navigating the Digital Future: The Disruption of Capital Projects. New York: McKinsey &amp; Company, out. 2017. Disponível em: https://www.mckinsey.com/capabilities/operations/our-insights/navigating-the-digital-future-the-disruption-of-capital-projects. Acesso em: 18 jul. 2026.</w:t>
      </w:r>
    </w:p>
    <w:p w14:paraId="332E1FC1" w14:textId="77777777" w:rsidR="00921ADD" w:rsidRPr="006F14C5" w:rsidRDefault="007023C5" w:rsidP="00A6419B">
      <w:pPr>
        <w:pStyle w:val="BookReferences"/>
        <w:ind w:left="0" w:firstLine="0"/>
        <w:rPr>
          <w:sz w:val="20"/>
          <w:szCs w:val="32"/>
        </w:rPr>
      </w:pPr>
      <w:r>
        <w:rPr>
          <w:sz w:val="20"/>
          <w:szCs w:val="32"/>
        </w:rPr>
        <w:t xml:space="preserve">McKINSEY &amp; COMPANY. The CAPEX Crystal Ball: Beating the Odds in Mining Project Delivery. New York: McKinsey &amp; Company, nov. 2024. Disponível em: https://www.mckinsey.com/industries/metals-and-mining/our-insights/the-capex-crystal-ball-beating-the-odds-in-mining-project-delivery. Acesso em: 20 jun. 2026.</w:t>
      </w:r>
    </w:p>
    <w:p w14:paraId="0B850B47" w14:textId="77777777" w:rsidR="00921ADD" w:rsidRPr="006F14C5" w:rsidRDefault="007023C5" w:rsidP="00A6419B">
      <w:pPr>
        <w:pStyle w:val="BookReferences"/>
        <w:ind w:left="0" w:firstLine="0"/>
        <w:rPr>
          <w:sz w:val="20"/>
          <w:szCs w:val="32"/>
        </w:rPr>
      </w:pPr>
      <w:r>
        <w:rPr>
          <w:sz w:val="20"/>
          <w:szCs w:val="32"/>
        </w:rPr>
        <w:t xml:space="preserve">McKINSEY &amp; COMPANY. Don't Cancel or Coddle At-Risk Capital Projects</w:t>
      </w:r>
      <w:del w:id="10760" w:author="Revisão editorial" w:date="2026-10-25T12:00:00Z">
        <w:r>
          <w:rPr>
            <w:sz w:val="20"/>
            <w:szCs w:val="32"/>
          </w:rPr>
          <w:delText xml:space="preserve"> -</w:delText>
        </w:r>
      </w:del>
      <w:ins w:id="10761" w:author="Revisão editorial" w:date="2026-10-25T12:00:00Z">
        <w:r>
          <w:rPr>
            <w:sz w:val="20"/>
            <w:szCs w:val="32"/>
          </w:rPr>
          <w:t xml:space="preserve">:</w:t>
        </w:r>
      </w:ins>
      <w:r>
        <w:rPr>
          <w:sz w:val="20"/>
          <w:szCs w:val="32"/>
        </w:rPr>
        <w:t xml:space="preserve"> Challenge Them. New York: McKinsey &amp; Company, jul. 2025a. Disponível em: https://www.mckinsey.com/capabilities/operations/our-insights/dont-cancel-or-coddle-at-risk-capital-projects-challenge-them. Acesso em: 20 jun. 2026.</w:t>
      </w:r>
    </w:p>
    <w:p w14:paraId="0A0E664F" w14:textId="77777777" w:rsidR="00921ADD" w:rsidRPr="006F14C5" w:rsidRDefault="007023C5" w:rsidP="00A6419B">
      <w:pPr>
        <w:pStyle w:val="BookReferences"/>
        <w:ind w:left="0" w:firstLine="0"/>
        <w:rPr>
          <w:sz w:val="20"/>
          <w:szCs w:val="32"/>
        </w:rPr>
      </w:pPr>
      <w:r>
        <w:rPr>
          <w:sz w:val="20"/>
          <w:szCs w:val="32"/>
        </w:rPr>
        <w:t xml:space="preserve">McKINSEY &amp; COMPANY. The State of AI in 2025: Agents, Innovation, and Transformation. New York: McKinsey &amp; Company, nov. 2025b. Disponível em: https://www.mckinsey.com/capabilities/quantumblack/our-insights/the-state-of-ai. Acesso em: 18 jul. 2026.</w:t>
      </w:r>
    </w:p>
    <w:p w14:paraId="65778B10" w14:textId="77777777" w:rsidR="00921ADD" w:rsidRPr="006F14C5" w:rsidRDefault="007023C5" w:rsidP="00A6419B">
      <w:pPr>
        <w:pStyle w:val="BookReferences"/>
        <w:ind w:left="0" w:firstLine="0"/>
        <w:rPr>
          <w:sz w:val="20"/>
          <w:szCs w:val="32"/>
        </w:rPr>
      </w:pPr>
      <w:r>
        <w:rPr>
          <w:sz w:val="20"/>
          <w:szCs w:val="32"/>
        </w:rPr>
        <w:t xml:space="preserve">MENLO VENTURES. 2025: The State of Generative AI in the Enterprise. [S.l.]: Menlo Ventures, dez. 2025. Disponível em: https://menlovc.com/perspective/2025-the-state-of-generative-ai-in-the-enterprise/. Acesso em: 6 jul. 2026.</w:t>
      </w:r>
    </w:p>
    <w:p w14:paraId="361EBEA7" w14:textId="77777777" w:rsidR="00921ADD" w:rsidRPr="006F14C5" w:rsidRDefault="007023C5" w:rsidP="00A6419B">
      <w:pPr>
        <w:pStyle w:val="BookReferences"/>
        <w:ind w:left="0" w:firstLine="0"/>
        <w:rPr>
          <w:sz w:val="20"/>
          <w:szCs w:val="32"/>
        </w:rPr>
      </w:pPr>
      <w:del w:id="10762" w:author="Revisão editorial" w:date="2026-10-25T12:00:00Z">
        <w:r>
          <w:rPr>
            <w:sz w:val="20"/>
            <w:szCs w:val="32"/>
          </w:rPr>
          <w:delText xml:space="preserve">NIST - </w:delText>
        </w:r>
      </w:del>
      <w:r>
        <w:rPr>
          <w:sz w:val="20"/>
          <w:szCs w:val="32"/>
        </w:rPr>
        <w:t xml:space="preserve">NATIONAL INSTITUTE OF STANDARDS AND TECHNOLOGY</w:t>
      </w:r>
      <w:ins w:id="10763" w:author="Revisão editorial" w:date="2026-10-25T12:00:00Z">
        <w:r>
          <w:rPr>
            <w:sz w:val="20"/>
            <w:szCs w:val="32"/>
          </w:rPr>
          <w:t xml:space="preserve"> (NIST)</w:t>
        </w:r>
      </w:ins>
      <w:r>
        <w:rPr>
          <w:sz w:val="20"/>
          <w:szCs w:val="32"/>
        </w:rPr>
        <w:t xml:space="preserve">. Artificial Intelligence Risk Management Framework (AI RMF 1.0). Gaithersburg, MD: NIST, 2023. DOI: 10.6028/NIST.AI.100-1. Disponível em: https://nvlpubs.nist.gov/nistpubs/ai/nist.ai.100-1.pdf. Acesso em: 2 jul. 2026.</w:t>
      </w:r>
    </w:p>
    <w:p w14:paraId="5484DE57" w14:textId="77777777" w:rsidR="00921ADD" w:rsidRPr="006F14C5" w:rsidRDefault="007023C5" w:rsidP="00A6419B">
      <w:pPr>
        <w:pStyle w:val="BookReferences"/>
        <w:ind w:left="0" w:firstLine="0"/>
        <w:rPr>
          <w:sz w:val="20"/>
          <w:szCs w:val="32"/>
        </w:rPr>
      </w:pPr>
      <w:r>
        <w:rPr>
          <w:sz w:val="20"/>
          <w:szCs w:val="32"/>
        </w:rPr>
        <w:t xml:space="preserve">OPENAI. Enterprise Privacy at OpenAI. San Francisco: OpenAI, 2026. Disponível em: https://openai.com/enterprise-privacy/. Acesso em: 6 jul. 2026.</w:t>
      </w:r>
    </w:p>
    <w:p w14:paraId="08528900" w14:textId="77777777" w:rsidR="00921ADD" w:rsidRPr="006F14C5" w:rsidRDefault="007023C5" w:rsidP="00A6419B">
      <w:pPr>
        <w:pStyle w:val="BookReferences"/>
        <w:ind w:left="0" w:firstLine="0"/>
        <w:rPr>
          <w:sz w:val="20"/>
          <w:szCs w:val="32"/>
        </w:rPr>
      </w:pPr>
      <w:r>
        <w:rPr>
          <w:sz w:val="20"/>
          <w:szCs w:val="32"/>
        </w:rPr>
        <w:t>PETROBRAS. Relatório de Sustentabilidade 2024. Rio de Janeiro: Petrobras, 2024. Disponível em: https://petrobras.com.br/sustentabilidade/relatorios-anuais. Acesso em: 7 jul. 2026.</w:t>
      </w:r>
    </w:p>
    <w:p w14:paraId="59D119D8" w14:textId="77777777" w:rsidR="00921ADD" w:rsidRPr="006F14C5" w:rsidRDefault="007023C5" w:rsidP="00A6419B">
      <w:pPr>
        <w:pStyle w:val="BookReferences"/>
        <w:ind w:left="0" w:firstLine="0"/>
        <w:rPr>
          <w:sz w:val="20"/>
          <w:szCs w:val="32"/>
        </w:rPr>
      </w:pPr>
      <w:r>
        <w:rPr>
          <w:sz w:val="20"/>
          <w:szCs w:val="32"/>
        </w:rPr>
        <w:t xml:space="preserve">PMI SWEDEN CHAPTER. Artificial Intelligence and Project Management: A Global Chapter-Led Survey 2024. Stockholm: PMI Sweden Chapter, 2024. Disponível em: https://www.pmi.org/-/media/pmi/documents/public/pdf/artificial-intelligence/community-led-ai-and-project-management-report.pdf. Acesso em: 20 jun. 2026.</w:t>
      </w:r>
    </w:p>
    <w:p w14:paraId="615E6CDC" w14:textId="77777777" w:rsidR="00921ADD" w:rsidRPr="006F14C5" w:rsidRDefault="007023C5" w:rsidP="00A6419B">
      <w:pPr>
        <w:pStyle w:val="BookReferences"/>
        <w:ind w:left="0" w:firstLine="0"/>
        <w:rPr>
          <w:sz w:val="20"/>
          <w:szCs w:val="32"/>
        </w:rPr>
      </w:pPr>
      <w:del w:id="10764" w:author="Revisão editorial" w:date="2026-10-25T12:00:00Z">
        <w:r>
          <w:rPr>
            <w:sz w:val="20"/>
            <w:szCs w:val="32"/>
          </w:rPr>
          <w:delText xml:space="preserve">PMI - </w:delText>
        </w:r>
      </w:del>
      <w:r>
        <w:rPr>
          <w:sz w:val="20"/>
          <w:szCs w:val="32"/>
        </w:rPr>
        <w:t xml:space="preserve">PROJECT MANAGEMENT INSTITUTE</w:t>
      </w:r>
      <w:ins w:id="10765" w:author="Revisão editorial" w:date="2026-10-25T12:00:00Z">
        <w:r>
          <w:rPr>
            <w:sz w:val="20"/>
            <w:szCs w:val="32"/>
          </w:rPr>
          <w:t xml:space="preserve"> (PMI)</w:t>
        </w:r>
      </w:ins>
      <w:r>
        <w:rPr>
          <w:sz w:val="20"/>
          <w:szCs w:val="32"/>
        </w:rPr>
        <w:t xml:space="preserve">. Shaping the Future of Project Management with AI: Charting Your AI Upskilling Journey. Newtown Square: PMI, out. 2023. Disponível em: https://www.pmi.org/learning/thought-leadership/shaping-the-future-of-project-management-with-ai. Acesso em: 20 jun. 2026.</w:t>
      </w:r>
    </w:p>
    <w:p w14:paraId="7E832609" w14:textId="77777777" w:rsidR="00921ADD" w:rsidRPr="006F14C5" w:rsidRDefault="007023C5" w:rsidP="00A6419B">
      <w:pPr>
        <w:pStyle w:val="BookReferences"/>
        <w:ind w:left="0" w:firstLine="0"/>
        <w:rPr>
          <w:sz w:val="20"/>
          <w:szCs w:val="32"/>
        </w:rPr>
      </w:pPr>
      <w:del w:id="10766" w:author="Revisão editorial" w:date="2026-10-25T12:00:00Z">
        <w:r>
          <w:rPr>
            <w:sz w:val="20"/>
            <w:szCs w:val="32"/>
          </w:rPr>
          <w:delText xml:space="preserve">PMI - </w:delText>
        </w:r>
      </w:del>
      <w:r>
        <w:rPr>
          <w:sz w:val="20"/>
          <w:szCs w:val="32"/>
        </w:rPr>
        <w:t xml:space="preserve">PROJECT MANAGEMENT INSTITUTE</w:t>
      </w:r>
      <w:ins w:id="10767" w:author="Revisão editorial" w:date="2026-10-25T12:00:00Z">
        <w:r>
          <w:rPr>
            <w:sz w:val="20"/>
            <w:szCs w:val="32"/>
          </w:rPr>
          <w:t xml:space="preserve"> (PMI)</w:t>
        </w:r>
      </w:ins>
      <w:r>
        <w:rPr>
          <w:sz w:val="20"/>
          <w:szCs w:val="32"/>
        </w:rPr>
        <w:t xml:space="preserve">. How to Write Better Prompts: A Framework for Project Managers. Newtown Square: PMI, 2024. Disponível em: https://www.pmi.org/blog/how-to-write-better-prompts-framework. Acesso em: 20 jun. 2026.</w:t>
      </w:r>
    </w:p>
    <w:p w14:paraId="0857199D" w14:textId="77777777" w:rsidR="00921ADD" w:rsidRPr="006F14C5" w:rsidRDefault="007023C5" w:rsidP="00A6419B">
      <w:pPr>
        <w:pStyle w:val="BookReferences"/>
        <w:ind w:left="0" w:firstLine="0"/>
        <w:rPr>
          <w:sz w:val="20"/>
          <w:szCs w:val="32"/>
        </w:rPr>
      </w:pPr>
      <w:del w:id="10768" w:author="Revisão editorial" w:date="2026-10-25T12:00:00Z">
        <w:r>
          <w:rPr>
            <w:sz w:val="20"/>
            <w:szCs w:val="32"/>
          </w:rPr>
          <w:delText xml:space="preserve">PMI - </w:delText>
        </w:r>
      </w:del>
      <w:r>
        <w:rPr>
          <w:sz w:val="20"/>
          <w:szCs w:val="32"/>
        </w:rPr>
        <w:t xml:space="preserve">PROJECT MANAGEMENT INSTITUTE</w:t>
      </w:r>
      <w:ins w:id="10769" w:author="Revisão editorial" w:date="2026-10-25T12:00:00Z">
        <w:r>
          <w:rPr>
            <w:sz w:val="20"/>
            <w:szCs w:val="32"/>
          </w:rPr>
          <w:t xml:space="preserve"> (PMI)</w:t>
        </w:r>
      </w:ins>
      <w:r>
        <w:rPr>
          <w:sz w:val="20"/>
          <w:szCs w:val="32"/>
        </w:rPr>
        <w:t xml:space="preserve">. A Guide to the Project Management Body of Knowledge (PMBOK® Guide)</w:t>
      </w:r>
      <w:del w:id="10770" w:author="Revisão editorial" w:date="2026-10-25T12:00:00Z">
        <w:r>
          <w:rPr>
            <w:sz w:val="20"/>
            <w:szCs w:val="32"/>
          </w:rPr>
          <w:delText xml:space="preserve"> -</w:delText>
        </w:r>
      </w:del>
      <w:ins w:id="10771" w:author="Revisão editorial" w:date="2026-10-25T12:00:00Z">
        <w:r>
          <w:rPr>
            <w:sz w:val="20"/>
            <w:szCs w:val="32"/>
          </w:rPr>
          <w:t xml:space="preserve">,</w:t>
        </w:r>
      </w:ins>
      <w:r>
        <w:rPr>
          <w:sz w:val="20"/>
          <w:szCs w:val="32"/>
        </w:rPr>
        <w:t xml:space="preserve"> 8th Edition. Newtown Square: PMI, 2025a. Disponível em: https://www.pmi.org/standards/pmbok. Acesso em: 18 jul. 2026.</w:t>
      </w:r>
    </w:p>
    <w:p w14:paraId="107E56B5" w14:textId="77777777" w:rsidR="00921ADD" w:rsidRPr="006F14C5" w:rsidRDefault="007023C5" w:rsidP="00A6419B">
      <w:pPr>
        <w:pStyle w:val="BookReferences"/>
        <w:ind w:left="0" w:firstLine="0"/>
        <w:rPr>
          <w:sz w:val="20"/>
          <w:szCs w:val="32"/>
        </w:rPr>
      </w:pPr>
      <w:del w:id="10772" w:author="Revisão editorial" w:date="2026-10-25T12:00:00Z">
        <w:r>
          <w:rPr>
            <w:sz w:val="20"/>
            <w:szCs w:val="32"/>
          </w:rPr>
          <w:delText xml:space="preserve">PMI - </w:delText>
        </w:r>
      </w:del>
      <w:r>
        <w:rPr>
          <w:sz w:val="20"/>
          <w:szCs w:val="32"/>
        </w:rPr>
        <w:t xml:space="preserve">PROJECT MANAGEMENT INSTITUTE</w:t>
      </w:r>
      <w:ins w:id="10773" w:author="Revisão editorial" w:date="2026-10-25T12:00:00Z">
        <w:r>
          <w:rPr>
            <w:sz w:val="20"/>
            <w:szCs w:val="32"/>
          </w:rPr>
          <w:t xml:space="preserve"> (PMI)</w:t>
        </w:r>
      </w:ins>
      <w:r>
        <w:rPr>
          <w:sz w:val="20"/>
          <w:szCs w:val="32"/>
        </w:rPr>
        <w:t xml:space="preserve">. Pulse of the Profession 2025: Boosting Business Acumen. Newtown Square: PMI, 2025b. Disponível em: https://www.pmi.org/learning/thought-leadership/boosting-business-acumen. Acesso em: 18 jul. 2026.</w:t>
      </w:r>
    </w:p>
    <w:p w14:paraId="45D9673C" w14:textId="77777777" w:rsidR="00921ADD" w:rsidRPr="006F14C5" w:rsidRDefault="007023C5" w:rsidP="00A6419B">
      <w:pPr>
        <w:pStyle w:val="BookReferences"/>
        <w:ind w:left="0" w:firstLine="0"/>
        <w:rPr>
          <w:sz w:val="20"/>
          <w:szCs w:val="32"/>
        </w:rPr>
      </w:pPr>
      <w:r>
        <w:rPr>
          <w:sz w:val="20"/>
          <w:szCs w:val="32"/>
        </w:rPr>
        <w:t xml:space="preserve">RIO TINTO. Gudai-Darri: Innovation at Our Most Technologically Advanced Mine. Perth: Rio Tinto, 2022. Disponível em: https://www.riotinto.com/en/operations/anz/western-australia/gudai-darri. Acesso em: 20 jun. 2026.</w:t>
      </w:r>
    </w:p>
    <w:p w14:paraId="405A34A0" w14:textId="77777777" w:rsidR="00921ADD" w:rsidRPr="006F14C5" w:rsidRDefault="007023C5" w:rsidP="00A6419B">
      <w:pPr>
        <w:pStyle w:val="BookReferences"/>
        <w:ind w:left="0" w:firstLine="0"/>
        <w:rPr>
          <w:sz w:val="20"/>
          <w:szCs w:val="32"/>
        </w:rPr>
      </w:pPr>
      <w:r>
        <w:rPr>
          <w:sz w:val="20"/>
          <w:szCs w:val="32"/>
        </w:rPr>
        <w:t xml:space="preserve">SCHULHOFF, Sander et al. The Prompt Report: A Systematic Survey of Prompting Techniques. arXiv, 2024. Disponível em: https://arxiv.org/abs/2406.06608. Acesso em: 20 jun. 2026.</w:t>
      </w:r>
    </w:p>
    <w:p w14:paraId="5FA1B112" w14:textId="77777777" w:rsidR="00921ADD" w:rsidRPr="006F14C5" w:rsidRDefault="007023C5" w:rsidP="00A6419B">
      <w:pPr>
        <w:pStyle w:val="BookReferences"/>
        <w:ind w:left="0" w:firstLine="0"/>
        <w:rPr>
          <w:sz w:val="20"/>
          <w:szCs w:val="32"/>
        </w:rPr>
      </w:pPr>
      <w:r>
        <w:rPr>
          <w:sz w:val="20"/>
          <w:szCs w:val="32"/>
        </w:rPr>
        <w:t xml:space="preserve">SELBST, Andrew D.; BAROCAS, Solon. The intuitive appeal of explainable machines. Fordham Law Review, v. 87, n. 3, p. 1085</w:t>
      </w:r>
      <w:del w:id="10774" w:author="Revisão editorial" w:date="2026-10-25T12:00:00Z">
        <w:r>
          <w:rPr>
            <w:sz w:val="20"/>
            <w:szCs w:val="32"/>
          </w:rPr>
          <w:delText xml:space="preserve">—</w:delText>
        </w:r>
      </w:del>
      <w:ins w:id="10775" w:author="Revisão editorial" w:date="2026-10-25T12:00:00Z">
        <w:r>
          <w:rPr>
            <w:sz w:val="20"/>
            <w:szCs w:val="32"/>
          </w:rPr>
          <w:t xml:space="preserve">-</w:t>
        </w:r>
      </w:ins>
      <w:r>
        <w:rPr>
          <w:sz w:val="20"/>
          <w:szCs w:val="32"/>
        </w:rPr>
        <w:t xml:space="preserve">1139, 2018. Disponível em: https://ir.lawnet.fordham.edu/flr/vol87/iss3/7/. Acesso em: 2 jul. 2026.</w:t>
      </w:r>
    </w:p>
    <w:p w14:paraId="5912DC4D" w14:textId="77777777" w:rsidR="00921ADD" w:rsidRPr="006F14C5" w:rsidRDefault="007023C5" w:rsidP="00A6419B">
      <w:pPr>
        <w:pStyle w:val="BookReferences"/>
        <w:ind w:left="0" w:firstLine="0"/>
        <w:rPr>
          <w:sz w:val="20"/>
          <w:szCs w:val="32"/>
        </w:rPr>
      </w:pPr>
      <w:del w:id="10776" w:author="Revisão editorial" w:date="2026-10-25T12:00:00Z">
        <w:r>
          <w:rPr>
            <w:sz w:val="20"/>
            <w:szCs w:val="32"/>
          </w:rPr>
          <w:delText xml:space="preserve">SPE - </w:delText>
        </w:r>
      </w:del>
      <w:r>
        <w:rPr>
          <w:sz w:val="20"/>
          <w:szCs w:val="32"/>
        </w:rPr>
        <w:t xml:space="preserve">SOCIETY OF PETROLEUM ENGINEERS</w:t>
      </w:r>
      <w:ins w:id="10777" w:author="Revisão editorial" w:date="2026-10-25T12:00:00Z">
        <w:r>
          <w:rPr>
            <w:sz w:val="20"/>
            <w:szCs w:val="32"/>
          </w:rPr>
          <w:t xml:space="preserve"> (SPE)</w:t>
        </w:r>
      </w:ins>
      <w:r>
        <w:rPr>
          <w:sz w:val="20"/>
          <w:szCs w:val="32"/>
        </w:rPr>
        <w:t xml:space="preserve">; PETROBRAS. Six Years Operating a Real Time Drilling Problem Detection Software in Deepwater Environments: Results and Challenges. In: SPE LATIN AMERICA AND CARIBBEAN PETROLEUM ENGINEERING CONFERENCE, 2020, Virtual. Proceedings... Richardson: SPE, 2020. SPE-199077-MS. DOI: 10.2118/199077-MS. Disponível em: https://onepetro.org/SPELACP/proceedings-abstract/19LACP/19LACP/453045. Acesso em: 6 jul. 2026.</w:t>
      </w:r>
    </w:p>
    <w:p w14:paraId="439A4ADE" w14:textId="77777777" w:rsidR="00921ADD" w:rsidRPr="006F14C5" w:rsidRDefault="007023C5" w:rsidP="00A6419B">
      <w:pPr>
        <w:pStyle w:val="BookReferences"/>
        <w:ind w:left="0" w:firstLine="0"/>
        <w:rPr>
          <w:sz w:val="20"/>
          <w:szCs w:val="32"/>
        </w:rPr>
      </w:pPr>
      <w:r>
        <w:rPr>
          <w:sz w:val="20"/>
          <w:szCs w:val="32"/>
        </w:rPr>
        <w:t>UNIÃO EUROPEIA. Regulamento (UE) 2024/1689 do Parlamento Europeu e do Conselho, de 13 de junho de 2024, que estabelece regras harmonizadas em matéria de inteligência artificial. Jornal Oficial da União Europeia, 2024. Disponível em: https://eur-lex.europa.eu/eli/reg/2024/1689/oj. Acesso em: 2 jul. 2026.</w:t>
      </w:r>
    </w:p>
    <w:p w14:paraId="1136F8C6" w14:textId="77777777" w:rsidR="00921ADD" w:rsidRPr="006F14C5" w:rsidRDefault="007023C5" w:rsidP="00A6419B">
      <w:pPr>
        <w:pStyle w:val="BookReferences"/>
        <w:ind w:left="0" w:firstLine="0"/>
        <w:rPr>
          <w:sz w:val="20"/>
          <w:szCs w:val="32"/>
        </w:rPr>
      </w:pPr>
      <w:r>
        <w:rPr>
          <w:sz w:val="20"/>
          <w:szCs w:val="32"/>
        </w:rPr>
        <w:t>VALE S.A. Vale lança relatório inédito de PD&amp;I e detalha como inovação já transforma a cadeia da mineração. Rio de Janeiro: Vale, 13 jul. 2026. Disponível em: https://www.vale.com/pt/w/relatorio-pdi-mineracao-futuro. Acesso em: 18 jul. 2026.</w:t>
      </w:r>
    </w:p>
    <w:p w14:paraId="04F27A68" w14:textId="77777777" w:rsidR="00921ADD" w:rsidRPr="006F14C5" w:rsidRDefault="007023C5" w:rsidP="00A6419B">
      <w:pPr>
        <w:pStyle w:val="BookReferences"/>
        <w:ind w:left="0" w:firstLine="0"/>
        <w:rPr>
          <w:sz w:val="20"/>
          <w:szCs w:val="32"/>
        </w:rPr>
      </w:pPr>
      <w:r>
        <w:rPr>
          <w:sz w:val="20"/>
          <w:szCs w:val="32"/>
        </w:rPr>
        <w:t xml:space="preserve">WANG, Yu-Ren; GIBSON, G. Edward. Using PDRI for project risk management. In: PMI® RESEARCH CONFERENCE: FRONTIERS OF PROJECT MANAGEMENT RESEARCH AND APPLICATIONS, 2002, Seattle. Proceedings... Newtown Square: Project Management Institute, 2002. p. 1</w:t>
      </w:r>
      <w:del w:id="10778" w:author="Revisão editorial" w:date="2026-10-25T12:00:00Z">
        <w:r>
          <w:rPr>
            <w:sz w:val="20"/>
            <w:szCs w:val="32"/>
          </w:rPr>
          <w:delText xml:space="preserve">—</w:delText>
        </w:r>
      </w:del>
      <w:ins w:id="10779" w:author="Revisão editorial" w:date="2026-10-25T12:00:00Z">
        <w:r>
          <w:rPr>
            <w:sz w:val="20"/>
            <w:szCs w:val="32"/>
          </w:rPr>
          <w:t xml:space="preserve">-</w:t>
        </w:r>
      </w:ins>
      <w:r>
        <w:rPr>
          <w:sz w:val="20"/>
          <w:szCs w:val="32"/>
        </w:rPr>
        <w:t xml:space="preserve">14.</w:t>
      </w:r>
    </w:p>
    <w:p w14:paraId="654E9D47" w14:textId="77777777" w:rsidR="00921ADD" w:rsidRPr="006F14C5" w:rsidRDefault="007023C5" w:rsidP="00A6419B">
      <w:pPr>
        <w:pStyle w:val="BookReferences"/>
        <w:ind w:left="0" w:firstLine="0"/>
        <w:rPr>
          <w:sz w:val="20"/>
          <w:szCs w:val="32"/>
        </w:rPr>
      </w:pPr>
      <w:r>
        <w:rPr>
          <w:sz w:val="20"/>
          <w:szCs w:val="32"/>
        </w:rPr>
        <w:t xml:space="preserve">WEI, Jason et al. Chain-of-Thought Prompting Elicits Reasoning in Large Language Models. In: ADVANCES IN NEURAL INFORMATION PROCESSING </w:t>
        <w:lastRenderedPageBreak/>
        <w:t xml:space="preserve">SYSTEMS, 35., 2022. Proceedings... [S.l.]: NeurIPS, 2022. Disponível em: https://arxiv.org/abs/2201.11903. Acesso em: 20 jun. 2026.</w:t>
      </w:r>
    </w:p>
    <w:p w14:paraId="13F4A129" w14:textId="77777777" w:rsidR="00921ADD" w:rsidRPr="006F14C5" w:rsidRDefault="007023C5" w:rsidP="00A6419B">
      <w:pPr>
        <w:pStyle w:val="BookReferences"/>
        <w:ind w:left="0" w:firstLine="0"/>
        <w:rPr>
          <w:sz w:val="20"/>
          <w:szCs w:val="32"/>
        </w:rPr>
      </w:pPr>
      <w:r>
        <w:rPr>
          <w:sz w:val="20"/>
          <w:szCs w:val="32"/>
        </w:rPr>
        <w:t xml:space="preserve">YAO, Shunyu et al. ReAct: Synergizing Reasoning and Acting in Language Models. In: INTERNATIONAL CONFERENCE ON LEARNING REPRESENTATIONS, 2023. Proceedings... [S.l.]: ICLR, 2023a. Disponível em: https://arxiv.org/abs/2210.03629. Acesso em: 20 jun. 2026.</w:t>
      </w:r>
    </w:p>
    <w:p w14:paraId="2AD758BE" w14:textId="77777777" w:rsidR="00921ADD" w:rsidRPr="006F14C5" w:rsidRDefault="007023C5" w:rsidP="00A6419B">
      <w:pPr>
        <w:pStyle w:val="BookReferences"/>
        <w:ind w:left="0" w:firstLine="0"/>
        <w:rPr>
          <w:sz w:val="20"/>
          <w:szCs w:val="32"/>
        </w:rPr>
      </w:pPr>
      <w:r>
        <w:rPr>
          <w:sz w:val="20"/>
          <w:szCs w:val="32"/>
        </w:rPr>
        <w:t xml:space="preserve">YAO, Shunyu et al. Tree of Thoughts: Deliberate Problem Solving with Large Language Models. In: ADVANCES IN NEURAL INFORMATION PROCESSING SYSTEMS, 36., 2023. Proceedings... [S.l.]: NeurIPS, 2023b. Disponível em: https://arxiv.org/abs/2305.10601. Acesso em: 20 jun. 2026.</w:t>
      </w:r>
    </w:p>
    <w:p w14:paraId="23499F09" w14:textId="77777777" w:rsidR="00E55CBD" w:rsidRDefault="00E55CBD" w:rsidP="00A6419B">
      <w:pPr>
        <w:spacing w:before="60" w:after="120"/>
        <w:ind w:firstLine="0"/>
      </w:pPr>
    </w:p>
    <w:p w14:paraId="3BD376CD" w14:textId="4D31BF11" w:rsidR="00420813" w:rsidRDefault="00420813">
      <w:pPr>
        <w:spacing w:after="0" w:line="240" w:lineRule="auto"/>
        <w:ind w:firstLine="0"/>
        <w:jc w:val="left"/>
      </w:pPr>
      <w:r>
        <w:br w:type="page"/>
      </w:r>
    </w:p>
    <w:p w14:paraId="087BBFA7" w14:textId="77777777" w:rsidR="00420813" w:rsidRDefault="00420813" w:rsidP="00A6419B">
      <w:pPr>
        <w:spacing w:before="60" w:after="120"/>
        <w:ind w:firstLine="0"/>
        <w:sectPr w:rsidR="00420813" w:rsidSect="00824469">
          <w:headerReference w:type="even" r:id="rId85"/>
          <w:headerReference w:type="default" r:id="rId86"/>
          <w:pgSz w:w="10772" w:h="12756"/>
          <w:pgMar w:top="1247" w:right="1077" w:bottom="1020" w:left="1361" w:header="454" w:footer="567" w:gutter="0"/>
          <w:cols w:space="720"/>
          <w:formProt w:val="0"/>
          <w:titlePg/>
          <w:docGrid w:linePitch="360" w:charSpace="4096"/>
        </w:sectPr>
      </w:pPr>
    </w:p>
    <w:p w14:paraId="6CA62FA5" w14:textId="77777777" w:rsidR="00E55CBD" w:rsidRPr="006F14C5" w:rsidRDefault="00E55CBD" w:rsidP="00E55CBD">
      <w:pPr>
        <w:pStyle w:val="SemEspaamento"/>
        <w:jc w:val="center"/>
        <w:rPr>
          <w:sz w:val="20"/>
          <w:szCs w:val="24"/>
          <w:lang w:val="pt-BR"/>
        </w:rPr>
      </w:pPr>
    </w:p>
    <w:p w14:paraId="3E7EB372" w14:textId="77777777" w:rsidR="00E55CBD" w:rsidRPr="006F14C5" w:rsidRDefault="00E55CBD" w:rsidP="00E55CBD">
      <w:pPr>
        <w:pStyle w:val="SemEspaamento"/>
        <w:jc w:val="center"/>
        <w:rPr>
          <w:sz w:val="20"/>
          <w:szCs w:val="24"/>
          <w:lang w:val="pt-BR"/>
        </w:rPr>
      </w:pPr>
    </w:p>
    <w:p w14:paraId="1DB6E279" w14:textId="77777777" w:rsidR="00E55CBD" w:rsidRPr="006F14C5" w:rsidRDefault="00E55CBD" w:rsidP="00E55CBD">
      <w:pPr>
        <w:pStyle w:val="SemEspaamento"/>
        <w:jc w:val="center"/>
        <w:rPr>
          <w:sz w:val="20"/>
          <w:szCs w:val="24"/>
          <w:lang w:val="pt-BR"/>
        </w:rPr>
      </w:pPr>
    </w:p>
    <w:p w14:paraId="0C1B0F6E" w14:textId="77777777" w:rsidR="00E55CBD" w:rsidRPr="006F14C5" w:rsidRDefault="00E55CBD" w:rsidP="00E55CBD">
      <w:pPr>
        <w:pStyle w:val="SemEspaamento"/>
        <w:jc w:val="center"/>
        <w:rPr>
          <w:sz w:val="20"/>
          <w:szCs w:val="24"/>
          <w:lang w:val="pt-BR"/>
        </w:rPr>
      </w:pPr>
    </w:p>
    <w:p w14:paraId="052BAFC7" w14:textId="77777777" w:rsidR="00E55CBD" w:rsidRPr="006F14C5" w:rsidRDefault="00E55CBD" w:rsidP="00E55CBD">
      <w:pPr>
        <w:pStyle w:val="SemEspaamento"/>
        <w:jc w:val="center"/>
        <w:rPr>
          <w:sz w:val="20"/>
          <w:szCs w:val="24"/>
          <w:lang w:val="pt-BR"/>
        </w:rPr>
      </w:pPr>
      <w:r>
        <w:rPr>
          <w:sz w:val="20"/>
          <w:szCs w:val="24"/>
          <w:lang w:val="pt-BR"/>
        </w:rPr>
        <w:t>Esta página foi deixada em branco intencionalmente.</w:t>
      </w:r>
    </w:p>
    <w:p w14:paraId="3A817A5A" w14:textId="77777777" w:rsidR="00E55CBD" w:rsidRDefault="00E55CBD" w:rsidP="00A6419B">
      <w:pPr>
        <w:spacing w:before="60" w:after="120"/>
        <w:ind w:firstLine="0"/>
        <w:sectPr w:rsidR="00E55CBD" w:rsidSect="00824469">
          <w:pgSz w:w="10772" w:h="12756"/>
          <w:pgMar w:top="1247" w:right="1077" w:bottom="1020" w:left="1361" w:header="454" w:footer="567" w:gutter="0"/>
          <w:cols w:space="720"/>
          <w:formProt w:val="0"/>
          <w:titlePg/>
          <w:docGrid w:linePitch="360" w:charSpace="4096"/>
        </w:sectPr>
      </w:pPr>
    </w:p>
    <w:p w14:paraId="2274495E" w14:textId="77777777" w:rsidR="00921ADD" w:rsidRDefault="00921ADD" w:rsidP="00A6419B">
      <w:pPr>
        <w:spacing w:before="60" w:after="120"/>
        <w:ind w:firstLine="0"/>
      </w:pPr>
    </w:p>
    <w:sectPr w:rsidR="00921ADD" w:rsidSect="00824469">
      <w:pgSz w:w="10772" w:h="12756"/>
      <w:pgMar w:top="1247" w:right="1077" w:bottom="1020" w:left="1361" w:header="454" w:footer="567"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D651" w14:textId="77777777" w:rsidR="00D4478E" w:rsidRPr="006F14C5" w:rsidRDefault="00D4478E">
      <w:pPr>
        <w:spacing w:after="0" w:line="240" w:lineRule="auto"/>
      </w:pPr>
      <w:r w:rsidRPr="006F14C5">
        <w:separator/>
      </w:r>
    </w:p>
  </w:endnote>
  <w:endnote w:type="continuationSeparator" w:id="0">
    <w:p w14:paraId="58F401FC" w14:textId="77777777" w:rsidR="00D4478E" w:rsidRPr="006F14C5" w:rsidRDefault="00D4478E">
      <w:pPr>
        <w:spacing w:after="0" w:line="240" w:lineRule="auto"/>
      </w:pPr>
      <w:r w:rsidRPr="006F14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erif">
    <w:panose1 w:val="02060603050605020204"/>
    <w:charset w:val="00"/>
    <w:family w:val="roman"/>
    <w:pitch w:val="variable"/>
    <w:sig w:usb0="E50006FF" w:usb1="5200F9FB" w:usb2="0A04002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32F2" w14:textId="77777777" w:rsidR="00921ADD" w:rsidRPr="006F14C5" w:rsidRDefault="00921AD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A7E1" w14:textId="77777777" w:rsidR="00921ADD" w:rsidRPr="006F14C5" w:rsidRDefault="00921AD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9BCB" w14:textId="77777777" w:rsidR="00921ADD" w:rsidRPr="006F14C5" w:rsidRDefault="00921ADD">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8D3E" w14:textId="77777777" w:rsidR="00921ADD" w:rsidRPr="006F14C5" w:rsidRDefault="00921ADD">
    <w:pPr>
      <w:pStyle w:val="Rodap"/>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6E77" w14:textId="77777777" w:rsidR="00921ADD" w:rsidRPr="006F14C5" w:rsidRDefault="00921ADD">
    <w:pPr>
      <w:spacing w:after="12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69CA" w14:textId="77777777" w:rsidR="00921ADD" w:rsidRPr="006F14C5" w:rsidRDefault="00921AD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9B8E" w14:textId="77777777" w:rsidR="00921ADD" w:rsidRPr="006F14C5" w:rsidRDefault="00921ADD">
    <w:pPr>
      <w:pStyle w:val="Rodap"/>
      <w:spacing w:after="1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76B5" w14:textId="77777777" w:rsidR="00921ADD" w:rsidRPr="006F14C5" w:rsidRDefault="00921ADD">
    <w:pPr>
      <w:pStyle w:val="Rodap"/>
      <w:spacing w:after="12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3765" w14:textId="77777777" w:rsidR="00921ADD" w:rsidRPr="006F14C5" w:rsidRDefault="00921ADD">
    <w:pPr>
      <w:spacing w:after="12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2974" w14:textId="77777777" w:rsidR="00921ADD" w:rsidRPr="006F14C5" w:rsidRDefault="00921AD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1E5B" w14:textId="77777777" w:rsidR="00921ADD" w:rsidRPr="006F14C5" w:rsidRDefault="00921ADD">
    <w:pPr>
      <w:pStyle w:val="Rodap"/>
      <w:spacing w:after="12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7EA6" w14:textId="77777777" w:rsidR="00921ADD" w:rsidRPr="006F14C5" w:rsidRDefault="00921ADD">
    <w:pPr>
      <w:spacing w:after="12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03C5" w14:textId="77777777" w:rsidR="00921ADD" w:rsidRPr="006F14C5" w:rsidRDefault="00921ADD"/>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C29B" w14:textId="77777777" w:rsidR="00921ADD" w:rsidRPr="006F14C5" w:rsidRDefault="00921ADD">
    <w:pPr>
      <w:pStyle w:val="Rodap"/>
      <w:spacing w:after="12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9C02" w14:textId="77777777" w:rsidR="00921ADD" w:rsidRPr="006F14C5" w:rsidRDefault="00921ADD">
    <w:pPr>
      <w:spacing w:after="12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8E09" w14:textId="77777777" w:rsidR="00921ADD" w:rsidRPr="006F14C5" w:rsidRDefault="00921AD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EE0F" w14:textId="77777777" w:rsidR="00921ADD" w:rsidRPr="006F14C5" w:rsidRDefault="00921ADD">
    <w:pPr>
      <w:pStyle w:val="Rodap"/>
      <w:spacing w:after="12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D32A" w14:textId="77777777" w:rsidR="00921ADD" w:rsidRPr="006F14C5" w:rsidRDefault="00921ADD">
    <w:pPr>
      <w:spacing w:after="12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92BF" w14:textId="77777777" w:rsidR="00921ADD" w:rsidRPr="006F14C5" w:rsidRDefault="00921ADD"/>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CAEF" w14:textId="77777777" w:rsidR="00921ADD" w:rsidRPr="006F14C5" w:rsidRDefault="00921ADD">
    <w:pPr>
      <w:pStyle w:val="Rodap"/>
      <w:spacing w:after="12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8558" w14:textId="77777777" w:rsidR="00921ADD" w:rsidRPr="006F14C5" w:rsidRDefault="00921ADD">
    <w:pPr>
      <w:spacing w:after="12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63C7" w14:textId="77777777" w:rsidR="00921ADD" w:rsidRPr="006F14C5" w:rsidRDefault="00921ADD"/>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1ADA" w14:textId="77777777" w:rsidR="00921ADD" w:rsidRPr="006F14C5" w:rsidRDefault="00921ADD">
    <w:pPr>
      <w:pStyle w:val="Rodap"/>
      <w:spacing w:after="12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E6C" w14:textId="77777777" w:rsidR="00921ADD" w:rsidRPr="006F14C5" w:rsidRDefault="00921ADD">
    <w:pPr>
      <w:spacing w:after="12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769F" w14:textId="77777777" w:rsidR="00921ADD" w:rsidRPr="006F14C5" w:rsidRDefault="00921ADD"/>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9999" w14:textId="77777777" w:rsidR="00921ADD" w:rsidRPr="006F14C5" w:rsidRDefault="00921ADD">
    <w:pPr>
      <w:spacing w:after="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9EB73" w14:textId="77777777" w:rsidR="00D4478E" w:rsidRPr="006F14C5" w:rsidRDefault="00D4478E">
      <w:pPr>
        <w:spacing w:after="0" w:line="240" w:lineRule="auto"/>
      </w:pPr>
      <w:r w:rsidRPr="006F14C5">
        <w:separator/>
      </w:r>
    </w:p>
  </w:footnote>
  <w:footnote w:type="continuationSeparator" w:id="0">
    <w:p w14:paraId="2AB94AF6" w14:textId="77777777" w:rsidR="00D4478E" w:rsidRPr="006F14C5" w:rsidRDefault="00D4478E">
      <w:pPr>
        <w:spacing w:after="0" w:line="240" w:lineRule="auto"/>
      </w:pPr>
      <w:r w:rsidRPr="006F14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F307" w14:textId="77777777" w:rsidR="00921ADD" w:rsidRPr="006F14C5" w:rsidRDefault="00921ADD" w:rsidP="008A090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59B3" w14:textId="77777777" w:rsidR="00921ADD" w:rsidRPr="006F14C5" w:rsidRDefault="00921ADD" w:rsidP="008A090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0048" w14:textId="77777777" w:rsidR="00921ADD" w:rsidRPr="006F14C5" w:rsidRDefault="00921AD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4728" w14:textId="77777777" w:rsidR="00921ADD" w:rsidRPr="006F14C5" w:rsidRDefault="00921ADD" w:rsidP="008A090A">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E0A9" w14:textId="77777777" w:rsidR="008A090A" w:rsidRPr="006F14C5" w:rsidRDefault="008A090A" w:rsidP="00C028F0">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i/>
        <w:iCs/>
        <w:sz w:val="17"/>
        <w:szCs w:val="17"/>
      </w:rPr>
      <w:t>DISCLAIMER</w:t>
    </w:r>
    <w:r w:rsidRPr="006F14C5">
      <w:rPr>
        <w:rFonts w:ascii="DejaVu Sans" w:eastAsia="DejaVu Sans" w:hAnsi="DejaVu Sans" w:cs="DejaVu Sans"/>
        <w:sz w:val="17"/>
        <w:szCs w:val="17"/>
      </w:rPr>
      <w:t xml:space="preserve"> LEGAL E AVISOS IMPORTANTES   </w:t>
    </w:r>
    <w:r w:rsidRPr="006F14C5">
      <w:rPr>
        <w:rFonts w:ascii="DejaVu Sans" w:eastAsia="DejaVu Sans" w:hAnsi="DejaVu Sans" w:cs="DejaVu Sans"/>
        <w:sz w:val="17"/>
        <w:szCs w:val="17"/>
      </w:rPr>
      <w:fldChar w:fldCharType="begin"/>
    </w:r>
    <w:r w:rsidRPr="006F14C5">
      <w:rPr>
        <w:rFonts w:ascii="DejaVu Sans" w:eastAsia="DejaVu Sans" w:hAnsi="DejaVu Sans" w:cs="DejaVu Sans"/>
        <w:sz w:val="17"/>
        <w:szCs w:val="17"/>
      </w:rPr>
      <w:instrText xml:space="preserve"> PAGE </w:instrText>
    </w:r>
    <w:r w:rsidRPr="006F14C5">
      <w:rPr>
        <w:rFonts w:ascii="DejaVu Sans" w:eastAsia="DejaVu Sans" w:hAnsi="DejaVu Sans" w:cs="DejaVu Sans"/>
        <w:sz w:val="17"/>
        <w:szCs w:val="17"/>
      </w:rPr>
      <w:fldChar w:fldCharType="separate"/>
    </w:r>
    <w:r w:rsidRPr="006F14C5">
      <w:rPr>
        <w:rFonts w:ascii="DejaVu Sans" w:eastAsia="DejaVu Sans" w:hAnsi="DejaVu Sans" w:cs="DejaVu Sans"/>
        <w:sz w:val="17"/>
        <w:szCs w:val="17"/>
      </w:rPr>
      <w:t>1</w:t>
    </w:r>
    <w:r w:rsidRPr="006F14C5">
      <w:rPr>
        <w:rFonts w:ascii="DejaVu Sans" w:eastAsia="DejaVu Sans" w:hAnsi="DejaVu Sans" w:cs="DejaVu Sans"/>
        <w:sz w:val="17"/>
        <w:szCs w:val="17"/>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41DAD" w14:textId="77777777" w:rsidR="00921ADD" w:rsidRPr="006F14C5" w:rsidRDefault="00921ADD" w:rsidP="0022366F">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8983" w14:textId="77777777" w:rsidR="00921ADD" w:rsidRPr="006F14C5" w:rsidRDefault="00231790" w:rsidP="006236B5">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 xml:space="preserve">INTRODUÇÃO   </w:t>
    </w:r>
    <w:r w:rsidR="007023C5" w:rsidRPr="006F14C5">
      <w:rPr>
        <w:rFonts w:ascii="DejaVu Sans" w:eastAsia="DejaVu Sans" w:hAnsi="DejaVu Sans" w:cs="DejaVu Sans"/>
        <w:sz w:val="17"/>
        <w:szCs w:val="17"/>
      </w:rPr>
      <w:fldChar w:fldCharType="begin"/>
    </w:r>
    <w:r w:rsidR="007023C5" w:rsidRPr="006F14C5">
      <w:rPr>
        <w:rFonts w:ascii="DejaVu Sans" w:eastAsia="DejaVu Sans" w:hAnsi="DejaVu Sans" w:cs="DejaVu Sans"/>
        <w:sz w:val="17"/>
        <w:szCs w:val="17"/>
      </w:rPr>
      <w:instrText xml:space="preserve"> PAGE </w:instrText>
    </w:r>
    <w:r w:rsidR="007023C5" w:rsidRPr="006F14C5">
      <w:rPr>
        <w:rFonts w:ascii="DejaVu Sans" w:eastAsia="DejaVu Sans" w:hAnsi="DejaVu Sans" w:cs="DejaVu Sans"/>
        <w:sz w:val="17"/>
        <w:szCs w:val="17"/>
      </w:rPr>
      <w:fldChar w:fldCharType="separate"/>
    </w:r>
    <w:r w:rsidRPr="006F14C5">
      <w:rPr>
        <w:rFonts w:ascii="DejaVu Sans" w:eastAsia="DejaVu Sans" w:hAnsi="DejaVu Sans" w:cs="DejaVu Sans"/>
        <w:sz w:val="17"/>
        <w:szCs w:val="17"/>
      </w:rPr>
      <w:t>1</w:t>
    </w:r>
    <w:r w:rsidR="007023C5" w:rsidRPr="006F14C5">
      <w:rPr>
        <w:rFonts w:ascii="DejaVu Sans" w:eastAsia="DejaVu Sans" w:hAnsi="DejaVu Sans" w:cs="DejaVu Sans"/>
        <w:sz w:val="17"/>
        <w:szCs w:val="17"/>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A7CC" w14:textId="77777777" w:rsidR="00921ADD" w:rsidRPr="006F14C5" w:rsidRDefault="00921AD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0263" w14:textId="77777777" w:rsidR="008A090A" w:rsidRPr="006F14C5" w:rsidRDefault="008A090A" w:rsidP="00C028F0">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Pr="006F14C5">
      <w:rPr>
        <w:rFonts w:ascii="DejaVu Sans" w:eastAsia="DejaVu Sans" w:hAnsi="DejaVu Sans" w:cs="DejaVu Sans"/>
        <w:sz w:val="17"/>
        <w:szCs w:val="17"/>
      </w:rPr>
      <w:t xml:space="preserve">   INTELIGÊNCIA ARTIFICIAL NA GESTÃO DE PROJETOS DE CAPITAL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A9E3" w14:textId="77777777" w:rsidR="0022366F" w:rsidRPr="006F14C5" w:rsidRDefault="0022366F" w:rsidP="006236B5">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 xml:space="preserve">INTRODUÇÃO   </w:t>
    </w:r>
    <w:r w:rsidRPr="006F14C5">
      <w:rPr>
        <w:rFonts w:ascii="DejaVu Sans" w:eastAsia="DejaVu Sans" w:hAnsi="DejaVu Sans" w:cs="DejaVu Sans"/>
        <w:sz w:val="17"/>
        <w:szCs w:val="17"/>
      </w:rPr>
      <w:fldChar w:fldCharType="begin"/>
    </w:r>
    <w:r w:rsidRPr="006F14C5">
      <w:rPr>
        <w:rFonts w:ascii="DejaVu Sans" w:eastAsia="DejaVu Sans" w:hAnsi="DejaVu Sans" w:cs="DejaVu Sans"/>
        <w:sz w:val="17"/>
        <w:szCs w:val="17"/>
      </w:rPr>
      <w:instrText xml:space="preserve"> PAGE </w:instrText>
    </w:r>
    <w:r w:rsidRPr="006F14C5">
      <w:rPr>
        <w:rFonts w:ascii="DejaVu Sans" w:eastAsia="DejaVu Sans" w:hAnsi="DejaVu Sans" w:cs="DejaVu Sans"/>
        <w:sz w:val="17"/>
        <w:szCs w:val="17"/>
      </w:rPr>
      <w:fldChar w:fldCharType="separate"/>
    </w:r>
    <w:r w:rsidRPr="006F14C5">
      <w:rPr>
        <w:rFonts w:ascii="DejaVu Sans" w:eastAsia="DejaVu Sans" w:hAnsi="DejaVu Sans" w:cs="DejaVu Sans"/>
        <w:sz w:val="17"/>
        <w:szCs w:val="17"/>
      </w:rPr>
      <w:t>1</w:t>
    </w:r>
    <w:r w:rsidRPr="006F14C5">
      <w:rPr>
        <w:rFonts w:ascii="DejaVu Sans" w:eastAsia="DejaVu Sans" w:hAnsi="DejaVu Sans" w:cs="DejaVu Sans"/>
        <w:sz w:val="17"/>
        <w:szCs w:val="17"/>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3A60" w14:textId="77777777" w:rsidR="008A090A" w:rsidRPr="006F14C5" w:rsidRDefault="008A090A" w:rsidP="00C028F0">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Pr="006F14C5">
      <w:rPr>
        <w:rFonts w:ascii="DejaVu Sans" w:eastAsia="DejaVu Sans" w:hAnsi="DejaVu Sans" w:cs="DejaVu Sans"/>
        <w:sz w:val="17"/>
        <w:szCs w:val="17"/>
      </w:rPr>
      <w:t xml:space="preserve">   INTELIGÊNCIA ARTIFICIAL NA GESTÃO DE PROJETOS DE CAPITAL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A7D0" w14:textId="77777777" w:rsidR="00921ADD" w:rsidRPr="006F14C5" w:rsidRDefault="004D799F" w:rsidP="00C42042">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LISTA DE ABREVIATURAS E SIGLAS</w:t>
    </w:r>
    <w:r w:rsidR="00B14F6B" w:rsidRPr="006F14C5">
      <w:rPr>
        <w:sz w:val="17"/>
        <w:szCs w:val="17"/>
      </w:rPr>
      <w:t xml:space="preserve">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7023C5"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6F1B" w14:textId="77777777" w:rsidR="00921ADD" w:rsidRPr="006F14C5" w:rsidRDefault="00921AD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1093" w14:textId="77777777" w:rsidR="00921ADD" w:rsidRPr="006F14C5" w:rsidRDefault="007023C5">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00231790"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231790" w:rsidRPr="006F14C5">
      <w:rPr>
        <w:rFonts w:ascii="DejaVu Sans" w:eastAsia="DejaVu Sans" w:hAnsi="DejaVu Sans" w:cs="DejaVu Sans"/>
        <w:b/>
        <w:bCs/>
        <w:sz w:val="17"/>
        <w:szCs w:val="17"/>
      </w:rPr>
      <w:t xml:space="preserve"> </w:t>
    </w:r>
    <w:r w:rsidR="00231790" w:rsidRPr="006F14C5">
      <w:rPr>
        <w:rFonts w:ascii="DejaVu Sans" w:eastAsia="DejaVu Sans" w:hAnsi="DejaVu Sans" w:cs="DejaVu Sans"/>
        <w:sz w:val="17"/>
        <w:szCs w:val="17"/>
      </w:rPr>
      <w:t xml:space="preserve">  INTELIGÊNCIA ARTIFICIAL NA GESTÃO DE PROJETOS DE CAPITAL</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E5A8" w14:textId="0DA58879" w:rsidR="00921ADD" w:rsidRPr="006F14C5" w:rsidRDefault="008B5137" w:rsidP="000F775E">
    <w:pPr>
      <w:pStyle w:val="Cabealho"/>
      <w:tabs>
        <w:tab w:val="right" w:pos="8334"/>
      </w:tabs>
      <w:spacing w:after="0" w:line="160" w:lineRule="exact"/>
      <w:ind w:firstLine="0"/>
      <w:jc w:val="right"/>
      <w:rPr>
        <w:b/>
        <w:bCs/>
        <w:sz w:val="17"/>
        <w:szCs w:val="17"/>
      </w:rPr>
    </w:pPr>
    <w:r w:rsidRPr="006F14C5">
      <w:rPr>
        <w:rFonts w:ascii="DejaVu Sans" w:eastAsia="DejaVu Sans" w:hAnsi="DejaVu Sans" w:cs="DejaVu Sans"/>
        <w:sz w:val="17"/>
        <w:szCs w:val="17"/>
      </w:rPr>
      <w:t>O CENÁRIO ATUAL DE PROJETOS DE CAPITAL</w:t>
    </w:r>
    <w:r w:rsidR="00231790" w:rsidRPr="006F14C5">
      <w:rPr>
        <w:sz w:val="17"/>
        <w:szCs w:val="17"/>
      </w:rPr>
      <w:t xml:space="preserve">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231790"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0C35" w14:textId="77777777" w:rsidR="00921ADD" w:rsidRPr="006F14C5" w:rsidRDefault="00921AD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0A05" w14:textId="26DCD038" w:rsidR="008B5137" w:rsidRPr="006F14C5" w:rsidRDefault="008B5137" w:rsidP="000F775E">
    <w:pPr>
      <w:pStyle w:val="Cabealho"/>
      <w:tabs>
        <w:tab w:val="right" w:pos="8334"/>
      </w:tabs>
      <w:spacing w:after="0" w:line="160" w:lineRule="exact"/>
      <w:ind w:firstLine="0"/>
      <w:jc w:val="right"/>
      <w:rPr>
        <w:b/>
        <w:bCs/>
        <w:sz w:val="17"/>
        <w:szCs w:val="17"/>
      </w:rPr>
    </w:pPr>
    <w:r w:rsidRPr="006F14C5">
      <w:rPr>
        <w:rFonts w:ascii="DejaVu Sans" w:eastAsia="DejaVu Sans" w:hAnsi="DejaVu Sans" w:cs="DejaVu Sans"/>
        <w:sz w:val="17"/>
        <w:szCs w:val="17"/>
      </w:rPr>
      <w:t>O PMBOK® 8 E A EVOLUÇÃO DA GESTÃO DE PROJETOS DE CAPITAL</w:t>
    </w:r>
    <w:r w:rsidRPr="006F14C5">
      <w:rPr>
        <w:sz w:val="17"/>
        <w:szCs w:val="17"/>
      </w:rPr>
      <w:t xml:space="preserve">   </w:t>
    </w: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E1E7" w14:textId="77777777" w:rsidR="008B5137" w:rsidRPr="006F14C5" w:rsidRDefault="008B513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8642" w14:textId="77777777" w:rsidR="00921ADD" w:rsidRPr="006F14C5" w:rsidRDefault="007023C5">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0F775E" w:rsidRPr="006F14C5">
      <w:rPr>
        <w:rFonts w:ascii="DejaVu Sans" w:eastAsia="DejaVu Sans" w:hAnsi="DejaVu Sans" w:cs="DejaVu Sans"/>
        <w:b/>
        <w:bCs/>
        <w:sz w:val="17"/>
        <w:szCs w:val="17"/>
      </w:rPr>
      <w:t xml:space="preserve"> </w:t>
    </w:r>
    <w:r w:rsidR="000F775E" w:rsidRPr="006F14C5">
      <w:rPr>
        <w:rFonts w:ascii="DejaVu Sans" w:eastAsia="DejaVu Sans" w:hAnsi="DejaVu Sans" w:cs="DejaVu Sans"/>
        <w:sz w:val="17"/>
        <w:szCs w:val="17"/>
      </w:rPr>
      <w:t xml:space="preserve">  INTELIGÊNCIA ARTIFICIAL NA GESTÃO DE PROJETOS DE CAPITAL</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4D35" w14:textId="77777777" w:rsidR="00921ADD" w:rsidRPr="006F14C5" w:rsidRDefault="00E75B7F" w:rsidP="000F775E">
    <w:pPr>
      <w:pStyle w:val="Cabealho"/>
      <w:tabs>
        <w:tab w:val="right" w:pos="8334"/>
      </w:tabs>
      <w:spacing w:after="0" w:line="160" w:lineRule="exact"/>
      <w:ind w:firstLine="0"/>
      <w:jc w:val="right"/>
      <w:rPr>
        <w:b/>
        <w:bCs/>
        <w:sz w:val="17"/>
        <w:szCs w:val="17"/>
      </w:rPr>
    </w:pPr>
    <w:r w:rsidRPr="006F14C5">
      <w:rPr>
        <w:sz w:val="17"/>
        <w:szCs w:val="17"/>
      </w:rPr>
      <w:t xml:space="preserve">A </w:t>
    </w:r>
    <w:r w:rsidR="00EE4B83" w:rsidRPr="006F14C5">
      <w:rPr>
        <w:sz w:val="17"/>
        <w:szCs w:val="17"/>
      </w:rPr>
      <w:t>INTELIGÊNCIA ARTIFICIAL MODERNA NA PRÁTICA</w:t>
    </w:r>
    <w:r w:rsidR="000F775E" w:rsidRPr="006F14C5">
      <w:rPr>
        <w:sz w:val="17"/>
        <w:szCs w:val="17"/>
      </w:rPr>
      <w:t xml:space="preserve">   </w:t>
    </w:r>
    <w:r w:rsidR="007023C5" w:rsidRPr="006F14C5">
      <w:rPr>
        <w:rFonts w:ascii="DejaVu Sans" w:eastAsia="DejaVu Sans" w:hAnsi="DejaVu Sans" w:cs="DejaVu Sans"/>
        <w:b/>
        <w:bCs/>
        <w:color w:val="5C6770"/>
        <w:sz w:val="17"/>
        <w:szCs w:val="17"/>
      </w:rPr>
      <w:fldChar w:fldCharType="begin"/>
    </w:r>
    <w:r w:rsidR="007023C5" w:rsidRPr="006F14C5">
      <w:rPr>
        <w:rFonts w:ascii="DejaVu Sans" w:eastAsia="DejaVu Sans" w:hAnsi="DejaVu Sans" w:cs="DejaVu Sans"/>
        <w:b/>
        <w:bCs/>
        <w:color w:val="5C6770"/>
        <w:sz w:val="17"/>
        <w:szCs w:val="17"/>
      </w:rPr>
      <w:instrText xml:space="preserve"> PAGE </w:instrText>
    </w:r>
    <w:r w:rsidR="007023C5" w:rsidRPr="006F14C5">
      <w:rPr>
        <w:rFonts w:ascii="DejaVu Sans" w:eastAsia="DejaVu Sans" w:hAnsi="DejaVu Sans" w:cs="DejaVu Sans"/>
        <w:b/>
        <w:bCs/>
        <w:color w:val="5C6770"/>
        <w:sz w:val="17"/>
        <w:szCs w:val="17"/>
      </w:rPr>
      <w:fldChar w:fldCharType="separate"/>
    </w:r>
    <w:r w:rsidR="007023C5" w:rsidRPr="006F14C5">
      <w:rPr>
        <w:rFonts w:ascii="DejaVu Sans" w:eastAsia="DejaVu Sans" w:hAnsi="DejaVu Sans" w:cs="DejaVu Sans"/>
        <w:b/>
        <w:bCs/>
        <w:color w:val="5C6770"/>
        <w:sz w:val="17"/>
        <w:szCs w:val="17"/>
      </w:rPr>
      <w:t>1</w:t>
    </w:r>
    <w:r w:rsidR="007023C5" w:rsidRPr="006F14C5">
      <w:rPr>
        <w:rFonts w:ascii="DejaVu Sans" w:eastAsia="DejaVu Sans" w:hAnsi="DejaVu Sans" w:cs="DejaVu Sans"/>
        <w:b/>
        <w:bCs/>
        <w:color w:val="5C6770"/>
        <w:sz w:val="17"/>
        <w:szCs w:val="17"/>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20DC" w14:textId="77777777" w:rsidR="00921ADD" w:rsidRPr="006F14C5" w:rsidRDefault="00921ADD"/>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1D70" w14:textId="77777777" w:rsidR="00921ADD" w:rsidRPr="006F14C5" w:rsidRDefault="007023C5">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5F3DF8" w:rsidRPr="006F14C5">
      <w:rPr>
        <w:rFonts w:ascii="DejaVu Sans" w:eastAsia="DejaVu Sans" w:hAnsi="DejaVu Sans" w:cs="DejaVu Sans"/>
        <w:b/>
        <w:bCs/>
        <w:sz w:val="17"/>
        <w:szCs w:val="17"/>
      </w:rPr>
      <w:t xml:space="preserve"> </w:t>
    </w:r>
    <w:r w:rsidR="005F3DF8" w:rsidRPr="006F14C5">
      <w:rPr>
        <w:rFonts w:ascii="DejaVu Sans" w:eastAsia="DejaVu Sans" w:hAnsi="DejaVu Sans" w:cs="DejaVu Sans"/>
        <w:sz w:val="17"/>
        <w:szCs w:val="17"/>
      </w:rPr>
      <w:t xml:space="preserve">  INTELIGÊNCIA ARTIFICIAL NA GESTÃO DE PROJETOS DE CAPITAL</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3DC0" w14:textId="2765F28F" w:rsidR="00921ADD" w:rsidRPr="006F14C5" w:rsidRDefault="004C4FAB" w:rsidP="005F3DF8">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i/>
        <w:iCs/>
        <w:sz w:val="17"/>
        <w:szCs w:val="17"/>
      </w:rPr>
      <w:t xml:space="preserve">FUNDAMENTOS DE </w:t>
    </w:r>
    <w:r w:rsidR="000D1A2D" w:rsidRPr="006F14C5">
      <w:rPr>
        <w:rFonts w:ascii="DejaVu Sans" w:eastAsia="DejaVu Sans" w:hAnsi="DejaVu Sans" w:cs="DejaVu Sans"/>
        <w:i/>
        <w:iCs/>
        <w:sz w:val="17"/>
        <w:szCs w:val="17"/>
      </w:rPr>
      <w:t>PROMPT ENGINEERING</w:t>
    </w:r>
    <w:r w:rsidR="000D1A2D" w:rsidRPr="006F14C5">
      <w:rPr>
        <w:rFonts w:ascii="DejaVu Sans" w:eastAsia="DejaVu Sans" w:hAnsi="DejaVu Sans" w:cs="DejaVu Sans"/>
        <w:sz w:val="17"/>
        <w:szCs w:val="17"/>
      </w:rPr>
      <w:t xml:space="preserve"> </w:t>
    </w:r>
    <w:r w:rsidRPr="006F14C5">
      <w:rPr>
        <w:rFonts w:ascii="DejaVu Sans" w:eastAsia="DejaVu Sans" w:hAnsi="DejaVu Sans" w:cs="DejaVu Sans"/>
        <w:sz w:val="17"/>
        <w:szCs w:val="17"/>
      </w:rPr>
      <w:t>PARA GESTORES DE PROJETOS</w:t>
    </w:r>
    <w:r w:rsidR="005F3DF8" w:rsidRPr="006F14C5">
      <w:rPr>
        <w:sz w:val="17"/>
        <w:szCs w:val="17"/>
      </w:rPr>
      <w:t xml:space="preserve">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7023C5"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4267" w14:textId="77777777" w:rsidR="00921ADD" w:rsidRPr="006F14C5" w:rsidRDefault="00921ADD"/>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8FD5" w14:textId="5626908F" w:rsidR="004C4FAB" w:rsidRPr="006F14C5" w:rsidRDefault="004C4FAB" w:rsidP="005F3DF8">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i/>
        <w:iCs/>
        <w:sz w:val="17"/>
        <w:szCs w:val="17"/>
      </w:rPr>
      <w:t>PROMPT ENGINEERING</w:t>
    </w:r>
    <w:r w:rsidRPr="006F14C5">
      <w:rPr>
        <w:rFonts w:ascii="DejaVu Sans" w:eastAsia="DejaVu Sans" w:hAnsi="DejaVu Sans" w:cs="DejaVu Sans"/>
        <w:sz w:val="17"/>
        <w:szCs w:val="17"/>
      </w:rPr>
      <w:t xml:space="preserve"> NO CICLO DE VIDA DE PROJETOS DE CAPITAL</w:t>
    </w:r>
    <w:r w:rsidRPr="006F14C5">
      <w:rPr>
        <w:sz w:val="17"/>
        <w:szCs w:val="17"/>
      </w:rPr>
      <w:t xml:space="preserve">   </w:t>
    </w: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0F2F" w14:textId="77777777" w:rsidR="004C4FAB" w:rsidRPr="006F14C5" w:rsidRDefault="004C4FAB"/>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E7D1" w14:textId="77777777" w:rsidR="00921ADD" w:rsidRPr="006F14C5" w:rsidRDefault="007023C5" w:rsidP="00CB415B">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CB415B" w:rsidRPr="006F14C5">
      <w:rPr>
        <w:rFonts w:ascii="DejaVu Sans" w:eastAsia="DejaVu Sans" w:hAnsi="DejaVu Sans" w:cs="DejaVu Sans"/>
        <w:sz w:val="17"/>
        <w:szCs w:val="17"/>
      </w:rPr>
      <w:t xml:space="preserve">   INTELIGÊNCIA ARTIFICIAL NA GESTÃO DE PROJETOS DE CAPITAL</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5341" w14:textId="3D74E03B" w:rsidR="00921ADD" w:rsidRPr="006F14C5" w:rsidRDefault="00CB415B" w:rsidP="000D6796">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i/>
        <w:iCs/>
        <w:sz w:val="17"/>
        <w:szCs w:val="17"/>
      </w:rPr>
      <w:t>PROMPTS</w:t>
    </w:r>
    <w:r w:rsidR="00F10921" w:rsidRPr="006F14C5">
      <w:rPr>
        <w:rFonts w:ascii="DejaVu Sans" w:eastAsia="DejaVu Sans" w:hAnsi="DejaVu Sans" w:cs="DejaVu Sans"/>
        <w:i/>
        <w:iCs/>
        <w:sz w:val="17"/>
        <w:szCs w:val="17"/>
      </w:rPr>
      <w:t xml:space="preserve"> </w:t>
    </w:r>
    <w:r w:rsidRPr="006F14C5">
      <w:rPr>
        <w:rFonts w:ascii="DejaVu Sans" w:eastAsia="DejaVu Sans" w:hAnsi="DejaVu Sans" w:cs="DejaVu Sans"/>
        <w:sz w:val="17"/>
        <w:szCs w:val="17"/>
      </w:rPr>
      <w:t>P</w:t>
    </w:r>
    <w:r w:rsidR="000D6796" w:rsidRPr="006F14C5">
      <w:rPr>
        <w:rFonts w:ascii="DejaVu Sans" w:eastAsia="DejaVu Sans" w:hAnsi="DejaVu Sans" w:cs="DejaVu Sans"/>
        <w:sz w:val="17"/>
        <w:szCs w:val="17"/>
      </w:rPr>
      <w:t>O</w:t>
    </w:r>
    <w:r w:rsidRPr="006F14C5">
      <w:rPr>
        <w:rFonts w:ascii="DejaVu Sans" w:eastAsia="DejaVu Sans" w:hAnsi="DejaVu Sans" w:cs="DejaVu Sans"/>
        <w:sz w:val="17"/>
        <w:szCs w:val="17"/>
      </w:rPr>
      <w:t xml:space="preserve">R FASE E SETOR NO CICLO DE VIDA DE PROJETOS DE CAPITAL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7023C5"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0750" w14:textId="77777777" w:rsidR="00921ADD" w:rsidRPr="006F14C5" w:rsidRDefault="00921ADD"/>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9578" w14:textId="77777777" w:rsidR="00921ADD" w:rsidRPr="006F14C5" w:rsidRDefault="007023C5" w:rsidP="00824469">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824469" w:rsidRPr="006F14C5">
      <w:rPr>
        <w:rFonts w:ascii="DejaVu Sans" w:eastAsia="DejaVu Sans" w:hAnsi="DejaVu Sans" w:cs="DejaVu Sans"/>
        <w:sz w:val="17"/>
        <w:szCs w:val="17"/>
      </w:rPr>
      <w:t xml:space="preserve">   INTELIGÊNCIA ARTIFICIAL NA GESTÃO DE PROJETOS DE CAPITAL</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ECE5" w14:textId="77777777" w:rsidR="00921ADD" w:rsidRPr="006F14C5" w:rsidRDefault="00824469" w:rsidP="00824469">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 xml:space="preserve">O FUTURO DO GESTOR DE PROJETOS DE CAPITAL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7023C5"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413B" w14:textId="77777777" w:rsidR="00F936BB" w:rsidRPr="006F14C5" w:rsidRDefault="00F936BB" w:rsidP="00824469">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824469" w:rsidRPr="006F14C5">
      <w:rPr>
        <w:rFonts w:ascii="DejaVu Sans" w:eastAsia="DejaVu Sans" w:hAnsi="DejaVu Sans" w:cs="DejaVu Sans"/>
        <w:sz w:val="17"/>
        <w:szCs w:val="17"/>
      </w:rPr>
      <w:t xml:space="preserve">   INTELIGÊNCIA ARTIFICIAL NA GESTÃO DE PROJETOS DE CAPITAL</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2582" w14:textId="77777777" w:rsidR="00F936BB" w:rsidRPr="006F14C5" w:rsidRDefault="006160EF" w:rsidP="006160EF">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 xml:space="preserve">REFERÊNCIAS   </w:t>
    </w:r>
    <w:r w:rsidR="00F936BB" w:rsidRPr="006F14C5">
      <w:rPr>
        <w:rFonts w:ascii="DejaVu Sans" w:eastAsia="DejaVu Sans" w:hAnsi="DejaVu Sans" w:cs="DejaVu Sans"/>
        <w:b/>
        <w:bCs/>
        <w:sz w:val="17"/>
        <w:szCs w:val="17"/>
      </w:rPr>
      <w:fldChar w:fldCharType="begin"/>
    </w:r>
    <w:r w:rsidR="00F936BB" w:rsidRPr="006F14C5">
      <w:rPr>
        <w:rFonts w:ascii="DejaVu Sans" w:eastAsia="DejaVu Sans" w:hAnsi="DejaVu Sans" w:cs="DejaVu Sans"/>
        <w:b/>
        <w:bCs/>
        <w:sz w:val="17"/>
        <w:szCs w:val="17"/>
      </w:rPr>
      <w:instrText xml:space="preserve"> PAGE </w:instrText>
    </w:r>
    <w:r w:rsidR="00F936BB" w:rsidRPr="006F14C5">
      <w:rPr>
        <w:rFonts w:ascii="DejaVu Sans" w:eastAsia="DejaVu Sans" w:hAnsi="DejaVu Sans" w:cs="DejaVu Sans"/>
        <w:b/>
        <w:bCs/>
        <w:sz w:val="17"/>
        <w:szCs w:val="17"/>
      </w:rPr>
      <w:fldChar w:fldCharType="separate"/>
    </w:r>
    <w:r w:rsidR="00F936BB" w:rsidRPr="006F14C5">
      <w:rPr>
        <w:rFonts w:ascii="DejaVu Sans" w:eastAsia="DejaVu Sans" w:hAnsi="DejaVu Sans" w:cs="DejaVu Sans"/>
        <w:b/>
        <w:bCs/>
        <w:sz w:val="17"/>
        <w:szCs w:val="17"/>
      </w:rPr>
      <w:t>1</w:t>
    </w:r>
    <w:r w:rsidR="00F936BB" w:rsidRPr="006F14C5">
      <w:rPr>
        <w:rFonts w:ascii="DejaVu Sans" w:eastAsia="DejaVu Sans" w:hAnsi="DejaVu Sans" w:cs="DejaVu Sans"/>
        <w:b/>
        <w:bCs/>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380"/>
    <w:multiLevelType w:val="multilevel"/>
    <w:tmpl w:val="9DC2CC4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0A7144BC"/>
    <w:multiLevelType w:val="multilevel"/>
    <w:tmpl w:val="2738E3B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0F531EED"/>
    <w:multiLevelType w:val="multilevel"/>
    <w:tmpl w:val="6660F3F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14332351"/>
    <w:multiLevelType w:val="multilevel"/>
    <w:tmpl w:val="1376D4C2"/>
    <w:lvl w:ilvl="0">
      <w:start w:val="1"/>
      <w:numFmt w:val="decimal"/>
      <w:lvlText w:val="%1"/>
      <w:lvlJc w:val="left"/>
      <w:pPr>
        <w:ind w:left="360" w:hanging="360"/>
      </w:pPr>
      <w:rPr>
        <w:rFonts w:eastAsia="DejaVu Serif" w:hint="default"/>
        <w:b/>
        <w:sz w:val="16"/>
      </w:rPr>
    </w:lvl>
    <w:lvl w:ilvl="1">
      <w:start w:val="3"/>
      <w:numFmt w:val="decimal"/>
      <w:lvlText w:val="%1.%2"/>
      <w:lvlJc w:val="left"/>
      <w:pPr>
        <w:ind w:left="720" w:hanging="720"/>
      </w:pPr>
      <w:rPr>
        <w:rFonts w:eastAsia="DejaVu Serif" w:hint="default"/>
        <w:b/>
        <w:sz w:val="16"/>
      </w:rPr>
    </w:lvl>
    <w:lvl w:ilvl="2">
      <w:start w:val="1"/>
      <w:numFmt w:val="decimal"/>
      <w:lvlText w:val="%1.%2.%3"/>
      <w:lvlJc w:val="left"/>
      <w:pPr>
        <w:ind w:left="720" w:hanging="720"/>
      </w:pPr>
      <w:rPr>
        <w:rFonts w:eastAsia="DejaVu Serif" w:hint="default"/>
        <w:b/>
        <w:sz w:val="16"/>
      </w:rPr>
    </w:lvl>
    <w:lvl w:ilvl="3">
      <w:start w:val="1"/>
      <w:numFmt w:val="decimal"/>
      <w:lvlText w:val="%1.%2.%3.%4"/>
      <w:lvlJc w:val="left"/>
      <w:pPr>
        <w:ind w:left="1080" w:hanging="1080"/>
      </w:pPr>
      <w:rPr>
        <w:rFonts w:eastAsia="DejaVu Serif" w:hint="default"/>
        <w:b/>
        <w:sz w:val="16"/>
      </w:rPr>
    </w:lvl>
    <w:lvl w:ilvl="4">
      <w:start w:val="1"/>
      <w:numFmt w:val="decimal"/>
      <w:lvlText w:val="%1.%2.%3.%4.%5"/>
      <w:lvlJc w:val="left"/>
      <w:pPr>
        <w:ind w:left="1440" w:hanging="1440"/>
      </w:pPr>
      <w:rPr>
        <w:rFonts w:eastAsia="DejaVu Serif" w:hint="default"/>
        <w:b/>
        <w:sz w:val="16"/>
      </w:rPr>
    </w:lvl>
    <w:lvl w:ilvl="5">
      <w:start w:val="1"/>
      <w:numFmt w:val="decimal"/>
      <w:lvlText w:val="%1.%2.%3.%4.%5.%6"/>
      <w:lvlJc w:val="left"/>
      <w:pPr>
        <w:ind w:left="1800" w:hanging="1800"/>
      </w:pPr>
      <w:rPr>
        <w:rFonts w:eastAsia="DejaVu Serif" w:hint="default"/>
        <w:b/>
        <w:sz w:val="16"/>
      </w:rPr>
    </w:lvl>
    <w:lvl w:ilvl="6">
      <w:start w:val="1"/>
      <w:numFmt w:val="decimal"/>
      <w:lvlText w:val="%1.%2.%3.%4.%5.%6.%7"/>
      <w:lvlJc w:val="left"/>
      <w:pPr>
        <w:ind w:left="1800" w:hanging="1800"/>
      </w:pPr>
      <w:rPr>
        <w:rFonts w:eastAsia="DejaVu Serif" w:hint="default"/>
        <w:b/>
        <w:sz w:val="16"/>
      </w:rPr>
    </w:lvl>
    <w:lvl w:ilvl="7">
      <w:start w:val="1"/>
      <w:numFmt w:val="decimal"/>
      <w:lvlText w:val="%1.%2.%3.%4.%5.%6.%7.%8"/>
      <w:lvlJc w:val="left"/>
      <w:pPr>
        <w:ind w:left="2160" w:hanging="2160"/>
      </w:pPr>
      <w:rPr>
        <w:rFonts w:eastAsia="DejaVu Serif" w:hint="default"/>
        <w:b/>
        <w:sz w:val="16"/>
      </w:rPr>
    </w:lvl>
    <w:lvl w:ilvl="8">
      <w:start w:val="1"/>
      <w:numFmt w:val="decimal"/>
      <w:lvlText w:val="%1.%2.%3.%4.%5.%6.%7.%8.%9"/>
      <w:lvlJc w:val="left"/>
      <w:pPr>
        <w:ind w:left="2520" w:hanging="2520"/>
      </w:pPr>
      <w:rPr>
        <w:rFonts w:eastAsia="DejaVu Serif" w:hint="default"/>
        <w:b/>
        <w:sz w:val="16"/>
      </w:rPr>
    </w:lvl>
  </w:abstractNum>
  <w:abstractNum w:abstractNumId="4" w15:restartNumberingAfterBreak="0">
    <w:nsid w:val="21A9142F"/>
    <w:multiLevelType w:val="multilevel"/>
    <w:tmpl w:val="E3304B3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15:restartNumberingAfterBreak="0">
    <w:nsid w:val="356D605B"/>
    <w:multiLevelType w:val="multilevel"/>
    <w:tmpl w:val="B1F6A2A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44ED6E56"/>
    <w:multiLevelType w:val="multilevel"/>
    <w:tmpl w:val="D4C04D6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15:restartNumberingAfterBreak="0">
    <w:nsid w:val="5B2D1924"/>
    <w:multiLevelType w:val="multilevel"/>
    <w:tmpl w:val="5CF822B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15:restartNumberingAfterBreak="0">
    <w:nsid w:val="5D572F74"/>
    <w:multiLevelType w:val="multilevel"/>
    <w:tmpl w:val="4FF8734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15:restartNumberingAfterBreak="0">
    <w:nsid w:val="60DF0C44"/>
    <w:multiLevelType w:val="multilevel"/>
    <w:tmpl w:val="9416B62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63A57BEC"/>
    <w:multiLevelType w:val="multilevel"/>
    <w:tmpl w:val="D7F807B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64C70396"/>
    <w:multiLevelType w:val="hybridMultilevel"/>
    <w:tmpl w:val="768A23C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2" w15:restartNumberingAfterBreak="0">
    <w:nsid w:val="76DC3438"/>
    <w:multiLevelType w:val="multilevel"/>
    <w:tmpl w:val="1760270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7F930878"/>
    <w:multiLevelType w:val="hybridMultilevel"/>
    <w:tmpl w:val="4ECEA2DC"/>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num w:numId="1" w16cid:durableId="378750014">
    <w:abstractNumId w:val="6"/>
  </w:num>
  <w:num w:numId="2" w16cid:durableId="232475179">
    <w:abstractNumId w:val="4"/>
  </w:num>
  <w:num w:numId="3" w16cid:durableId="1546212668">
    <w:abstractNumId w:val="8"/>
  </w:num>
  <w:num w:numId="4" w16cid:durableId="937057244">
    <w:abstractNumId w:val="5"/>
  </w:num>
  <w:num w:numId="5" w16cid:durableId="251816033">
    <w:abstractNumId w:val="1"/>
  </w:num>
  <w:num w:numId="6" w16cid:durableId="342172968">
    <w:abstractNumId w:val="7"/>
  </w:num>
  <w:num w:numId="7" w16cid:durableId="651328671">
    <w:abstractNumId w:val="12"/>
  </w:num>
  <w:num w:numId="8" w16cid:durableId="569776964">
    <w:abstractNumId w:val="2"/>
  </w:num>
  <w:num w:numId="9" w16cid:durableId="92089002">
    <w:abstractNumId w:val="10"/>
  </w:num>
  <w:num w:numId="10" w16cid:durableId="1826358412">
    <w:abstractNumId w:val="9"/>
  </w:num>
  <w:num w:numId="11" w16cid:durableId="1536382840">
    <w:abstractNumId w:val="0"/>
  </w:num>
  <w:num w:numId="12" w16cid:durableId="1146628574">
    <w:abstractNumId w:val="11"/>
  </w:num>
  <w:num w:numId="13" w16cid:durableId="1530027132">
    <w:abstractNumId w:val="3"/>
  </w:num>
  <w:num w:numId="14" w16cid:durableId="446510206">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autoHyphenation/>
  <w:consecutiveHyphenLimit w:val="3"/>
  <w:hyphenationZone w:val="357"/>
  <w:evenAndOddHeaders/>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DD"/>
    <w:rsid w:val="00016135"/>
    <w:rsid w:val="0003385C"/>
    <w:rsid w:val="00060000"/>
    <w:rsid w:val="00062326"/>
    <w:rsid w:val="00080B71"/>
    <w:rsid w:val="00090D03"/>
    <w:rsid w:val="0009339A"/>
    <w:rsid w:val="000A5350"/>
    <w:rsid w:val="000B427C"/>
    <w:rsid w:val="000C12ED"/>
    <w:rsid w:val="000C3944"/>
    <w:rsid w:val="000D1A2D"/>
    <w:rsid w:val="000D572D"/>
    <w:rsid w:val="000D6796"/>
    <w:rsid w:val="000E0C51"/>
    <w:rsid w:val="000E26A1"/>
    <w:rsid w:val="000F143F"/>
    <w:rsid w:val="000F775E"/>
    <w:rsid w:val="001044ED"/>
    <w:rsid w:val="00104654"/>
    <w:rsid w:val="001122D4"/>
    <w:rsid w:val="001144CE"/>
    <w:rsid w:val="00125BF1"/>
    <w:rsid w:val="00141C9E"/>
    <w:rsid w:val="00143EF3"/>
    <w:rsid w:val="00147E8D"/>
    <w:rsid w:val="001A47C8"/>
    <w:rsid w:val="001B6709"/>
    <w:rsid w:val="001C6F11"/>
    <w:rsid w:val="001D01CD"/>
    <w:rsid w:val="001D4493"/>
    <w:rsid w:val="001E1DD6"/>
    <w:rsid w:val="001E649E"/>
    <w:rsid w:val="001F042C"/>
    <w:rsid w:val="001F44FC"/>
    <w:rsid w:val="001F7031"/>
    <w:rsid w:val="00200507"/>
    <w:rsid w:val="00212ECF"/>
    <w:rsid w:val="00215B78"/>
    <w:rsid w:val="0021730E"/>
    <w:rsid w:val="002175CA"/>
    <w:rsid w:val="002227D1"/>
    <w:rsid w:val="0022366F"/>
    <w:rsid w:val="00231790"/>
    <w:rsid w:val="00233965"/>
    <w:rsid w:val="00233F32"/>
    <w:rsid w:val="00235C0D"/>
    <w:rsid w:val="00242432"/>
    <w:rsid w:val="00251F2C"/>
    <w:rsid w:val="0025396D"/>
    <w:rsid w:val="00260C9A"/>
    <w:rsid w:val="00270FEB"/>
    <w:rsid w:val="002711D2"/>
    <w:rsid w:val="002722E2"/>
    <w:rsid w:val="002800C2"/>
    <w:rsid w:val="00281D73"/>
    <w:rsid w:val="002A29C2"/>
    <w:rsid w:val="002B0820"/>
    <w:rsid w:val="002B6A41"/>
    <w:rsid w:val="002B6B7A"/>
    <w:rsid w:val="002B74B4"/>
    <w:rsid w:val="002C66C7"/>
    <w:rsid w:val="002E65EF"/>
    <w:rsid w:val="003008B6"/>
    <w:rsid w:val="0030544F"/>
    <w:rsid w:val="00317409"/>
    <w:rsid w:val="00323EE2"/>
    <w:rsid w:val="00336F4B"/>
    <w:rsid w:val="00356FE7"/>
    <w:rsid w:val="0037408C"/>
    <w:rsid w:val="00380B5A"/>
    <w:rsid w:val="0038594B"/>
    <w:rsid w:val="00386740"/>
    <w:rsid w:val="00396094"/>
    <w:rsid w:val="003A5804"/>
    <w:rsid w:val="003B0FB0"/>
    <w:rsid w:val="003C08D6"/>
    <w:rsid w:val="003C0F16"/>
    <w:rsid w:val="003C694F"/>
    <w:rsid w:val="003D54DE"/>
    <w:rsid w:val="003E0C25"/>
    <w:rsid w:val="003E477E"/>
    <w:rsid w:val="00401860"/>
    <w:rsid w:val="00402CB9"/>
    <w:rsid w:val="00410BE4"/>
    <w:rsid w:val="00415CD1"/>
    <w:rsid w:val="00420813"/>
    <w:rsid w:val="00431FFF"/>
    <w:rsid w:val="00435046"/>
    <w:rsid w:val="0044157D"/>
    <w:rsid w:val="00463475"/>
    <w:rsid w:val="004671BB"/>
    <w:rsid w:val="004702B1"/>
    <w:rsid w:val="0048174D"/>
    <w:rsid w:val="004A28A7"/>
    <w:rsid w:val="004B2A2A"/>
    <w:rsid w:val="004C01C4"/>
    <w:rsid w:val="004C4FAB"/>
    <w:rsid w:val="004D5280"/>
    <w:rsid w:val="004D5625"/>
    <w:rsid w:val="004D799F"/>
    <w:rsid w:val="004E776F"/>
    <w:rsid w:val="004F2A1D"/>
    <w:rsid w:val="00503DC3"/>
    <w:rsid w:val="00514A67"/>
    <w:rsid w:val="0052380B"/>
    <w:rsid w:val="00530BBF"/>
    <w:rsid w:val="00556AB5"/>
    <w:rsid w:val="00563751"/>
    <w:rsid w:val="0057091E"/>
    <w:rsid w:val="00572F60"/>
    <w:rsid w:val="005731AC"/>
    <w:rsid w:val="00587AEF"/>
    <w:rsid w:val="00593A62"/>
    <w:rsid w:val="0059543B"/>
    <w:rsid w:val="00595911"/>
    <w:rsid w:val="005B3146"/>
    <w:rsid w:val="005C7059"/>
    <w:rsid w:val="005E1498"/>
    <w:rsid w:val="005E2DE7"/>
    <w:rsid w:val="005F3DF8"/>
    <w:rsid w:val="005F54A2"/>
    <w:rsid w:val="00600575"/>
    <w:rsid w:val="006045F5"/>
    <w:rsid w:val="00610C45"/>
    <w:rsid w:val="00614438"/>
    <w:rsid w:val="006160EF"/>
    <w:rsid w:val="006226F2"/>
    <w:rsid w:val="006236B5"/>
    <w:rsid w:val="00642801"/>
    <w:rsid w:val="00645427"/>
    <w:rsid w:val="0065321C"/>
    <w:rsid w:val="006668CD"/>
    <w:rsid w:val="0067446E"/>
    <w:rsid w:val="00691F68"/>
    <w:rsid w:val="00695028"/>
    <w:rsid w:val="00695844"/>
    <w:rsid w:val="006B1EB6"/>
    <w:rsid w:val="006C14B1"/>
    <w:rsid w:val="006C4B3E"/>
    <w:rsid w:val="006D0201"/>
    <w:rsid w:val="006D550B"/>
    <w:rsid w:val="006D75D7"/>
    <w:rsid w:val="006E32EA"/>
    <w:rsid w:val="006F14C5"/>
    <w:rsid w:val="006F345A"/>
    <w:rsid w:val="007023C5"/>
    <w:rsid w:val="00703B89"/>
    <w:rsid w:val="007248FA"/>
    <w:rsid w:val="00724B7C"/>
    <w:rsid w:val="00756266"/>
    <w:rsid w:val="0076603C"/>
    <w:rsid w:val="007761E2"/>
    <w:rsid w:val="0078060D"/>
    <w:rsid w:val="00786E2F"/>
    <w:rsid w:val="00790BB3"/>
    <w:rsid w:val="007A06E6"/>
    <w:rsid w:val="007A11F0"/>
    <w:rsid w:val="007C29A0"/>
    <w:rsid w:val="007C77FE"/>
    <w:rsid w:val="007D5C5D"/>
    <w:rsid w:val="007F5AE4"/>
    <w:rsid w:val="00822351"/>
    <w:rsid w:val="00824469"/>
    <w:rsid w:val="00825A63"/>
    <w:rsid w:val="00832EA8"/>
    <w:rsid w:val="008371B8"/>
    <w:rsid w:val="008509B6"/>
    <w:rsid w:val="00852B1E"/>
    <w:rsid w:val="00864843"/>
    <w:rsid w:val="00880645"/>
    <w:rsid w:val="00885F60"/>
    <w:rsid w:val="00895799"/>
    <w:rsid w:val="008A090A"/>
    <w:rsid w:val="008A1F32"/>
    <w:rsid w:val="008B3F04"/>
    <w:rsid w:val="008B5137"/>
    <w:rsid w:val="008C331A"/>
    <w:rsid w:val="008F0DED"/>
    <w:rsid w:val="008F332D"/>
    <w:rsid w:val="00914EA4"/>
    <w:rsid w:val="009174D8"/>
    <w:rsid w:val="00921ADD"/>
    <w:rsid w:val="009248E0"/>
    <w:rsid w:val="0094785B"/>
    <w:rsid w:val="009511D4"/>
    <w:rsid w:val="009640F5"/>
    <w:rsid w:val="00965FA7"/>
    <w:rsid w:val="009841D4"/>
    <w:rsid w:val="009A612B"/>
    <w:rsid w:val="009B7C21"/>
    <w:rsid w:val="009E6289"/>
    <w:rsid w:val="009E7069"/>
    <w:rsid w:val="009E77E9"/>
    <w:rsid w:val="009E7CA3"/>
    <w:rsid w:val="009F37EB"/>
    <w:rsid w:val="009F60AE"/>
    <w:rsid w:val="00A00AD9"/>
    <w:rsid w:val="00A16518"/>
    <w:rsid w:val="00A16FFC"/>
    <w:rsid w:val="00A25417"/>
    <w:rsid w:val="00A40C9E"/>
    <w:rsid w:val="00A47791"/>
    <w:rsid w:val="00A6419B"/>
    <w:rsid w:val="00A71FD7"/>
    <w:rsid w:val="00A740B2"/>
    <w:rsid w:val="00A75E31"/>
    <w:rsid w:val="00A905C8"/>
    <w:rsid w:val="00AA7DB4"/>
    <w:rsid w:val="00AB2406"/>
    <w:rsid w:val="00AB6C21"/>
    <w:rsid w:val="00AB73FF"/>
    <w:rsid w:val="00AB7717"/>
    <w:rsid w:val="00AC0908"/>
    <w:rsid w:val="00AC0ECA"/>
    <w:rsid w:val="00AC367F"/>
    <w:rsid w:val="00AD7C55"/>
    <w:rsid w:val="00AE1871"/>
    <w:rsid w:val="00AE7B75"/>
    <w:rsid w:val="00AF6A71"/>
    <w:rsid w:val="00AF6E56"/>
    <w:rsid w:val="00B053DC"/>
    <w:rsid w:val="00B14F6B"/>
    <w:rsid w:val="00B16E34"/>
    <w:rsid w:val="00B23895"/>
    <w:rsid w:val="00B26A71"/>
    <w:rsid w:val="00B406FA"/>
    <w:rsid w:val="00B41401"/>
    <w:rsid w:val="00B6630E"/>
    <w:rsid w:val="00B75E3F"/>
    <w:rsid w:val="00B86813"/>
    <w:rsid w:val="00B91075"/>
    <w:rsid w:val="00B93CCC"/>
    <w:rsid w:val="00BA4CE5"/>
    <w:rsid w:val="00BB0D05"/>
    <w:rsid w:val="00BC3CED"/>
    <w:rsid w:val="00BD0911"/>
    <w:rsid w:val="00BF6E2A"/>
    <w:rsid w:val="00C016C4"/>
    <w:rsid w:val="00C021B4"/>
    <w:rsid w:val="00C028F0"/>
    <w:rsid w:val="00C02B5A"/>
    <w:rsid w:val="00C0789F"/>
    <w:rsid w:val="00C12A25"/>
    <w:rsid w:val="00C13019"/>
    <w:rsid w:val="00C17132"/>
    <w:rsid w:val="00C23819"/>
    <w:rsid w:val="00C36CDA"/>
    <w:rsid w:val="00C42042"/>
    <w:rsid w:val="00C52F38"/>
    <w:rsid w:val="00C616DC"/>
    <w:rsid w:val="00C937E5"/>
    <w:rsid w:val="00CA17DC"/>
    <w:rsid w:val="00CB3AE7"/>
    <w:rsid w:val="00CB415B"/>
    <w:rsid w:val="00CB5FA5"/>
    <w:rsid w:val="00CC1FA6"/>
    <w:rsid w:val="00CC6DB7"/>
    <w:rsid w:val="00CD4C74"/>
    <w:rsid w:val="00CE2124"/>
    <w:rsid w:val="00CE3ABF"/>
    <w:rsid w:val="00CE4B6D"/>
    <w:rsid w:val="00CE54D6"/>
    <w:rsid w:val="00CF7EFF"/>
    <w:rsid w:val="00D0400B"/>
    <w:rsid w:val="00D17519"/>
    <w:rsid w:val="00D1765C"/>
    <w:rsid w:val="00D260D1"/>
    <w:rsid w:val="00D3190E"/>
    <w:rsid w:val="00D4478E"/>
    <w:rsid w:val="00D44904"/>
    <w:rsid w:val="00D4532F"/>
    <w:rsid w:val="00D4618C"/>
    <w:rsid w:val="00D53EA6"/>
    <w:rsid w:val="00D7016B"/>
    <w:rsid w:val="00D86496"/>
    <w:rsid w:val="00D86698"/>
    <w:rsid w:val="00D86CAA"/>
    <w:rsid w:val="00DB48B6"/>
    <w:rsid w:val="00DC2471"/>
    <w:rsid w:val="00DE3DC4"/>
    <w:rsid w:val="00DE666E"/>
    <w:rsid w:val="00DF38AA"/>
    <w:rsid w:val="00E00BDF"/>
    <w:rsid w:val="00E107B2"/>
    <w:rsid w:val="00E2221B"/>
    <w:rsid w:val="00E22A06"/>
    <w:rsid w:val="00E27CF7"/>
    <w:rsid w:val="00E308A2"/>
    <w:rsid w:val="00E32EC9"/>
    <w:rsid w:val="00E36C14"/>
    <w:rsid w:val="00E37D57"/>
    <w:rsid w:val="00E41698"/>
    <w:rsid w:val="00E4670B"/>
    <w:rsid w:val="00E55CBD"/>
    <w:rsid w:val="00E55F8B"/>
    <w:rsid w:val="00E602F2"/>
    <w:rsid w:val="00E66EF2"/>
    <w:rsid w:val="00E70A76"/>
    <w:rsid w:val="00E75B7F"/>
    <w:rsid w:val="00E81681"/>
    <w:rsid w:val="00E928B9"/>
    <w:rsid w:val="00E95233"/>
    <w:rsid w:val="00EB2C82"/>
    <w:rsid w:val="00EB6839"/>
    <w:rsid w:val="00EC08C4"/>
    <w:rsid w:val="00EC77AF"/>
    <w:rsid w:val="00ED390C"/>
    <w:rsid w:val="00ED5DB5"/>
    <w:rsid w:val="00EE2C9E"/>
    <w:rsid w:val="00EE4B83"/>
    <w:rsid w:val="00EF4EAE"/>
    <w:rsid w:val="00EF58D0"/>
    <w:rsid w:val="00F072A2"/>
    <w:rsid w:val="00F10921"/>
    <w:rsid w:val="00F121CC"/>
    <w:rsid w:val="00F132A2"/>
    <w:rsid w:val="00F20446"/>
    <w:rsid w:val="00F25E85"/>
    <w:rsid w:val="00F32F1B"/>
    <w:rsid w:val="00F36428"/>
    <w:rsid w:val="00F4420A"/>
    <w:rsid w:val="00F545E7"/>
    <w:rsid w:val="00F63F6D"/>
    <w:rsid w:val="00F819D4"/>
    <w:rsid w:val="00F936BB"/>
    <w:rsid w:val="00FB5BB7"/>
    <w:rsid w:val="00FC1131"/>
    <w:rsid w:val="00FC3ECE"/>
    <w:rsid w:val="00FD753C"/>
    <w:rsid w:val="00FE6E33"/>
  </w:rsids>
  <m:mathPr>
    <m:mathFont m:val="Cambria Math"/>
    <m:brkBin m:val="before"/>
    <m:brkBinSub m:val="--"/>
    <m:smallFrac m:val="0"/>
    <m:dispDef/>
    <m:lMargin m:val="0"/>
    <m:rMargin m:val="0"/>
    <m:defJc m:val="centerGroup"/>
    <m:wrapIndent m:val="1440"/>
    <m:intLim m:val="subSup"/>
    <m:naryLim m:val="undOvr"/>
  </m:mathPr>
  <w:themeFontLang w:val="pt-BR"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FAC67"/>
  <w15:docId w15:val="{031319A7-B061-4131-80D3-7A3BBD4A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8F0"/>
    <w:pPr>
      <w:spacing w:after="84" w:line="254" w:lineRule="exact"/>
      <w:ind w:firstLine="283"/>
      <w:jc w:val="both"/>
    </w:pPr>
    <w:rPr>
      <w:rFonts w:ascii="DejaVu Serif" w:hAnsi="DejaVu Serif" w:cs="DejaVu Serif"/>
      <w:sz w:val="20"/>
      <w:lang w:val="pt-BR"/>
    </w:rPr>
  </w:style>
  <w:style w:type="paragraph" w:styleId="Ttulo1">
    <w:name w:val="heading 1"/>
    <w:basedOn w:val="Normal"/>
    <w:next w:val="Normal"/>
    <w:link w:val="Ttulo1Char"/>
    <w:autoRedefine/>
    <w:uiPriority w:val="9"/>
    <w:qFormat/>
    <w:rsid w:val="00336F4B"/>
    <w:pPr>
      <w:keepNext/>
      <w:keepLines/>
      <w:spacing w:after="160" w:line="430" w:lineRule="exact"/>
      <w:ind w:firstLine="0"/>
      <w:jc w:val="center"/>
      <w:outlineLvl w:val="0"/>
    </w:pPr>
    <w:rPr>
      <w:rFonts w:ascii="DejaVu Sans" w:eastAsia="DejaVu Sans" w:hAnsi="DejaVu Sans" w:cs="DejaVu Sans"/>
      <w:b/>
      <w:bCs/>
      <w:sz w:val="35"/>
      <w:szCs w:val="32"/>
    </w:rPr>
  </w:style>
  <w:style w:type="paragraph" w:styleId="Ttulo2">
    <w:name w:val="heading 2"/>
    <w:basedOn w:val="CabealhodoSumrio"/>
    <w:next w:val="Normal"/>
    <w:link w:val="Ttulo2Char"/>
    <w:autoRedefine/>
    <w:uiPriority w:val="9"/>
    <w:unhideWhenUsed/>
    <w:qFormat/>
    <w:rsid w:val="00E55F8B"/>
    <w:pPr>
      <w:pBdr>
        <w:bottom w:val="single" w:sz="4" w:space="4" w:color="1F3864"/>
      </w:pBdr>
      <w:outlineLvl w:val="1"/>
    </w:pPr>
    <w:rPr>
      <w:bCs w:val="0"/>
      <w:szCs w:val="28"/>
    </w:rPr>
  </w:style>
  <w:style w:type="paragraph" w:styleId="Ttulo3">
    <w:name w:val="heading 3"/>
    <w:basedOn w:val="Normal"/>
    <w:next w:val="Normal"/>
    <w:link w:val="Ttulo3Char"/>
    <w:autoRedefine/>
    <w:uiPriority w:val="9"/>
    <w:unhideWhenUsed/>
    <w:qFormat/>
    <w:rsid w:val="00FE6E33"/>
    <w:pPr>
      <w:keepNext/>
      <w:keepLines/>
      <w:spacing w:before="260" w:after="120" w:line="300" w:lineRule="exact"/>
      <w:ind w:firstLine="0"/>
      <w:outlineLvl w:val="2"/>
    </w:pPr>
    <w:rPr>
      <w:rFonts w:ascii="DejaVu Sans" w:eastAsia="DejaVu Sans" w:hAnsi="DejaVu Sans" w:cs="DejaVu Sans"/>
      <w:b/>
      <w:bCs/>
      <w:sz w:val="24"/>
      <w:szCs w:val="24"/>
    </w:rPr>
  </w:style>
  <w:style w:type="paragraph" w:styleId="Ttulo4">
    <w:name w:val="heading 4"/>
    <w:basedOn w:val="Normal"/>
    <w:next w:val="Normal"/>
    <w:link w:val="Ttulo4Char"/>
    <w:autoRedefine/>
    <w:uiPriority w:val="9"/>
    <w:unhideWhenUsed/>
    <w:qFormat/>
    <w:rsid w:val="00B23895"/>
    <w:pPr>
      <w:keepNext/>
      <w:keepLines/>
      <w:spacing w:before="200" w:after="80" w:line="248" w:lineRule="exact"/>
      <w:ind w:firstLine="0"/>
      <w:jc w:val="left"/>
      <w:outlineLvl w:val="3"/>
    </w:pPr>
    <w:rPr>
      <w:rFonts w:ascii="DejaVu Sans" w:eastAsia="DejaVu Sans" w:hAnsi="DejaVu Sans" w:cs="DejaVu Sans"/>
      <w:b/>
      <w:bCs/>
      <w:sz w:val="19"/>
    </w:rPr>
  </w:style>
  <w:style w:type="paragraph" w:styleId="Ttulo5">
    <w:name w:val="heading 5"/>
    <w:basedOn w:val="Normal"/>
    <w:next w:val="Normal"/>
    <w:link w:val="Ttulo5Char"/>
    <w:uiPriority w:val="9"/>
    <w:semiHidden/>
    <w:unhideWhenUsed/>
    <w:qFormat/>
    <w:rsid w:val="00FC693F"/>
    <w:pPr>
      <w:keepNext/>
      <w:keepLines/>
      <w:spacing w:before="200" w:after="12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12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12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12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12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336F4B"/>
    <w:rPr>
      <w:rFonts w:ascii="DejaVu Sans" w:eastAsia="DejaVu Sans" w:hAnsi="DejaVu Sans" w:cs="DejaVu Sans"/>
      <w:b/>
      <w:bCs/>
      <w:sz w:val="35"/>
      <w:szCs w:val="32"/>
      <w:lang w:val="pt-BR"/>
    </w:rPr>
  </w:style>
  <w:style w:type="character" w:customStyle="1" w:styleId="Ttulo2Char">
    <w:name w:val="Título 2 Char"/>
    <w:basedOn w:val="Fontepargpadro"/>
    <w:link w:val="Ttulo2"/>
    <w:uiPriority w:val="9"/>
    <w:qFormat/>
    <w:rsid w:val="00E55F8B"/>
    <w:rPr>
      <w:rFonts w:ascii="DejaVu Sans" w:eastAsia="DejaVu Sans" w:hAnsi="DejaVu Sans" w:cs="DejaVu Sans"/>
      <w:b/>
      <w:sz w:val="35"/>
      <w:szCs w:val="28"/>
      <w:lang w:val="pt-BR"/>
    </w:rPr>
  </w:style>
  <w:style w:type="character" w:customStyle="1" w:styleId="Ttulo3Char">
    <w:name w:val="Título 3 Char"/>
    <w:basedOn w:val="Fontepargpadro"/>
    <w:link w:val="Ttulo3"/>
    <w:uiPriority w:val="9"/>
    <w:qFormat/>
    <w:rsid w:val="00FE6E33"/>
    <w:rPr>
      <w:rFonts w:ascii="DejaVu Sans" w:eastAsia="DejaVu Sans" w:hAnsi="DejaVu Sans" w:cs="DejaVu Sans"/>
      <w:b/>
      <w:bCs/>
      <w:sz w:val="24"/>
      <w:szCs w:val="24"/>
      <w:lang w:val="pt-BR"/>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qFormat/>
    <w:rsid w:val="00B23895"/>
    <w:rPr>
      <w:rFonts w:ascii="DejaVu Sans" w:eastAsia="DejaVu Sans" w:hAnsi="DejaVu Sans" w:cs="DejaVu Sans"/>
      <w:b/>
      <w:bCs/>
      <w:sz w:val="19"/>
      <w:lang w:val="pt-BR"/>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6C7356"/>
    <w:rPr>
      <w:rFonts w:ascii="Georgia" w:hAnsi="Georgia"/>
      <w:b/>
      <w:bCs/>
      <w:color w:val="auto"/>
      <w:sz w:val="24"/>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basedOn w:val="Fontepargpadro"/>
    <w:uiPriority w:val="99"/>
    <w:unhideWhenUsed/>
    <w:rsid w:val="00D41492"/>
    <w:rPr>
      <w:color w:val="0000FF" w:themeColor="hyperlink"/>
      <w:u w:val="single"/>
    </w:rPr>
  </w:style>
  <w:style w:type="character" w:styleId="MenoPendente">
    <w:name w:val="Unresolved Mention"/>
    <w:basedOn w:val="Fontepargpadro"/>
    <w:uiPriority w:val="99"/>
    <w:semiHidden/>
    <w:unhideWhenUsed/>
    <w:qFormat/>
    <w:rsid w:val="00D41492"/>
    <w:rPr>
      <w:color w:val="605E5C"/>
      <w:shd w:val="clear" w:color="auto" w:fill="E1DFDD"/>
    </w:rPr>
  </w:style>
  <w:style w:type="character" w:customStyle="1" w:styleId="EstiloPromptChar">
    <w:name w:val="EstiloPrompt Char"/>
    <w:basedOn w:val="Fontepargpadro"/>
    <w:link w:val="EstiloPrompt"/>
    <w:qFormat/>
    <w:rsid w:val="003C1DD4"/>
    <w:rPr>
      <w:rFonts w:ascii="Courier New" w:hAnsi="Courier New"/>
      <w:color w:val="000000"/>
      <w:sz w:val="20"/>
      <w:lang w:val="pt-BR"/>
    </w:rPr>
  </w:style>
  <w:style w:type="character" w:customStyle="1" w:styleId="MdStrong">
    <w:name w:val="MdStrong"/>
    <w:uiPriority w:val="99"/>
    <w:unhideWhenUsed/>
    <w:qFormat/>
    <w:rsid w:val="00037A3B"/>
    <w:rPr>
      <w:b/>
      <w:bCs/>
    </w:rPr>
  </w:style>
  <w:style w:type="character" w:customStyle="1" w:styleId="NormalTabelaChar">
    <w:name w:val="NormalTabela Char"/>
    <w:basedOn w:val="Fontepargpadro"/>
    <w:link w:val="NormalTabela"/>
    <w:qFormat/>
    <w:rsid w:val="00B526A4"/>
    <w:rPr>
      <w:rFonts w:ascii="Georgia" w:hAnsi="Georgia"/>
      <w:bCs/>
      <w:sz w:val="20"/>
      <w:lang w:val="pt-BR"/>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link w:val="CorpodetextoChar"/>
    <w:uiPriority w:val="99"/>
    <w:unhideWhenUsed/>
    <w:rsid w:val="00AA1D8D"/>
  </w:style>
  <w:style w:type="paragraph" w:styleId="Lista">
    <w:name w:val="List"/>
    <w:basedOn w:val="Normal"/>
    <w:uiPriority w:val="99"/>
    <w:unhideWhenUsed/>
    <w:rsid w:val="00AA1D8D"/>
    <w:pPr>
      <w:ind w:left="360" w:hanging="360"/>
    </w:pPr>
  </w:style>
  <w:style w:type="paragraph" w:styleId="Legenda">
    <w:name w:val="caption"/>
    <w:basedOn w:val="Normal"/>
    <w:next w:val="Normal"/>
    <w:uiPriority w:val="35"/>
    <w:semiHidden/>
    <w:unhideWhenUsed/>
    <w:qFormat/>
    <w:rsid w:val="00FC693F"/>
    <w:pPr>
      <w:spacing w:before="80" w:after="40" w:line="192" w:lineRule="exact"/>
      <w:ind w:firstLine="0"/>
      <w:jc w:val="center"/>
    </w:pPr>
    <w:rPr>
      <w:rFonts w:eastAsia="DejaVu Serif"/>
      <w:b/>
      <w:color w:val="5C6770"/>
      <w:sz w:val="16"/>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right" w:pos="7200"/>
      </w:tabs>
      <w:spacing w:line="240" w:lineRule="auto"/>
    </w:pPr>
  </w:style>
  <w:style w:type="paragraph" w:styleId="Rodap">
    <w:name w:val="footer"/>
    <w:basedOn w:val="Normal"/>
    <w:link w:val="RodapChar"/>
    <w:uiPriority w:val="99"/>
    <w:unhideWhenUsed/>
    <w:rsid w:val="00E618BF"/>
    <w:pPr>
      <w:tabs>
        <w:tab w:val="center" w:pos="4680"/>
        <w:tab w:val="right" w:pos="9360"/>
      </w:tabs>
      <w:spacing w:line="240" w:lineRule="auto"/>
    </w:pPr>
  </w:style>
  <w:style w:type="paragraph" w:styleId="SemEspaamento">
    <w:name w:val="No Spacing"/>
    <w:uiPriority w:val="1"/>
    <w:qFormat/>
    <w:rsid w:val="00732671"/>
    <w:pPr>
      <w:spacing w:after="30" w:line="172" w:lineRule="exact"/>
      <w:jc w:val="both"/>
    </w:pPr>
    <w:rPr>
      <w:rFonts w:ascii="DejaVu Serif" w:hAnsi="DejaVu Serif" w:cs="DejaVu Serif"/>
      <w:color w:val="263238"/>
      <w:sz w:val="14"/>
      <w:szCs w:val="18"/>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pPr>
      <w:ind w:firstLine="851"/>
    </w:pPr>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before="60" w:after="60" w:line="300" w:lineRule="auto"/>
      <w:ind w:left="360" w:firstLine="0"/>
    </w:pPr>
  </w:style>
  <w:style w:type="paragraph" w:styleId="Corpodetexto2">
    <w:name w:val="Body Text 2"/>
    <w:basedOn w:val="Normal"/>
    <w:link w:val="Corpodetexto2Char"/>
    <w:uiPriority w:val="99"/>
    <w:unhideWhenUsed/>
    <w:qFormat/>
    <w:rsid w:val="00AA1D8D"/>
    <w:pPr>
      <w:spacing w:line="480" w:lineRule="auto"/>
    </w:pPr>
  </w:style>
  <w:style w:type="paragraph" w:styleId="Corpodetexto3">
    <w:name w:val="Body Text 3"/>
    <w:basedOn w:val="Normal"/>
    <w:link w:val="Corpodetexto3Char"/>
    <w:uiPriority w:val="99"/>
    <w:unhideWhenUsed/>
    <w:qFormat/>
    <w:rsid w:val="00AA1D8D"/>
    <w:rPr>
      <w:sz w:val="16"/>
      <w:szCs w:val="16"/>
    </w:rPr>
  </w:style>
  <w:style w:type="paragraph" w:styleId="Lista2">
    <w:name w:val="List 2"/>
    <w:basedOn w:val="Normal"/>
    <w:uiPriority w:val="99"/>
    <w:unhideWhenUsed/>
    <w:qFormat/>
    <w:rsid w:val="00326F90"/>
    <w:pPr>
      <w:ind w:left="720" w:hanging="360"/>
    </w:pPr>
  </w:style>
  <w:style w:type="paragraph" w:styleId="Lista3">
    <w:name w:val="List 3"/>
    <w:basedOn w:val="Normal"/>
    <w:uiPriority w:val="99"/>
    <w:unhideWhenUsed/>
    <w:qFormat/>
    <w:rsid w:val="00326F90"/>
    <w:pPr>
      <w:ind w:left="1080" w:hanging="360"/>
    </w:pPr>
  </w:style>
  <w:style w:type="paragraph" w:styleId="Commarcadores">
    <w:name w:val="List Bullet"/>
    <w:basedOn w:val="Normal"/>
    <w:uiPriority w:val="99"/>
    <w:unhideWhenUsed/>
    <w:rsid w:val="00326F90"/>
  </w:style>
  <w:style w:type="paragraph" w:styleId="Commarcadores2">
    <w:name w:val="List Bullet 2"/>
    <w:basedOn w:val="Normal"/>
    <w:uiPriority w:val="99"/>
    <w:unhideWhenUsed/>
    <w:rsid w:val="00326F90"/>
  </w:style>
  <w:style w:type="paragraph" w:styleId="Commarcadores3">
    <w:name w:val="List Bullet 3"/>
    <w:basedOn w:val="Normal"/>
    <w:uiPriority w:val="99"/>
    <w:unhideWhenUsed/>
    <w:rsid w:val="00326F90"/>
  </w:style>
  <w:style w:type="paragraph" w:styleId="Numerada">
    <w:name w:val="List Number"/>
    <w:basedOn w:val="Normal"/>
    <w:uiPriority w:val="99"/>
    <w:unhideWhenUsed/>
    <w:rsid w:val="00326F90"/>
  </w:style>
  <w:style w:type="paragraph" w:styleId="Numerada2">
    <w:name w:val="List Number 2"/>
    <w:basedOn w:val="Normal"/>
    <w:uiPriority w:val="99"/>
    <w:unhideWhenUsed/>
    <w:rsid w:val="0029639D"/>
  </w:style>
  <w:style w:type="paragraph" w:styleId="Numerada3">
    <w:name w:val="List Number 3"/>
    <w:basedOn w:val="Normal"/>
    <w:uiPriority w:val="99"/>
    <w:unhideWhenUsed/>
    <w:rsid w:val="0029639D"/>
  </w:style>
  <w:style w:type="paragraph" w:styleId="Listadecontinuao">
    <w:name w:val="List Continue"/>
    <w:basedOn w:val="Normal"/>
    <w:uiPriority w:val="99"/>
    <w:unhideWhenUsed/>
    <w:rsid w:val="0029639D"/>
    <w:pPr>
      <w:ind w:left="360"/>
    </w:pPr>
  </w:style>
  <w:style w:type="paragraph" w:styleId="Listadecontinuao2">
    <w:name w:val="List Continue 2"/>
    <w:basedOn w:val="Normal"/>
    <w:uiPriority w:val="99"/>
    <w:unhideWhenUsed/>
    <w:rsid w:val="0029639D"/>
    <w:pPr>
      <w:ind w:left="720"/>
    </w:pPr>
  </w:style>
  <w:style w:type="paragraph" w:styleId="Listadecontinuao3">
    <w:name w:val="List Continue 3"/>
    <w:basedOn w:val="Normal"/>
    <w:uiPriority w:val="99"/>
    <w:unhideWhenUsed/>
    <w:rsid w:val="0029639D"/>
    <w:pPr>
      <w:ind w:left="1080"/>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unhideWhenUsed/>
    <w:qFormat/>
    <w:rsid w:val="00FC693F"/>
    <w:pPr>
      <w:outlineLvl w:val="9"/>
    </w:pPr>
  </w:style>
  <w:style w:type="paragraph" w:styleId="Reviso">
    <w:name w:val="Revision"/>
    <w:uiPriority w:val="99"/>
    <w:semiHidden/>
    <w:qFormat/>
    <w:rsid w:val="007E6986"/>
    <w:rPr>
      <w:rFonts w:ascii="Times New Roman" w:hAnsi="Times New Roman"/>
    </w:rPr>
  </w:style>
  <w:style w:type="paragraph" w:styleId="Sumrio1">
    <w:name w:val="toc 1"/>
    <w:basedOn w:val="Normal"/>
    <w:next w:val="Normal"/>
    <w:autoRedefine/>
    <w:uiPriority w:val="39"/>
    <w:unhideWhenUsed/>
    <w:rsid w:val="005E1498"/>
    <w:pPr>
      <w:spacing w:before="120" w:after="120"/>
      <w:jc w:val="left"/>
    </w:pPr>
    <w:rPr>
      <w:rFonts w:asciiTheme="minorHAnsi" w:hAnsiTheme="minorHAnsi"/>
      <w:b/>
      <w:bCs/>
      <w:caps/>
      <w:szCs w:val="20"/>
    </w:rPr>
  </w:style>
  <w:style w:type="paragraph" w:styleId="Sumrio2">
    <w:name w:val="toc 2"/>
    <w:basedOn w:val="Normal"/>
    <w:next w:val="Normal"/>
    <w:autoRedefine/>
    <w:uiPriority w:val="39"/>
    <w:unhideWhenUsed/>
    <w:rsid w:val="00595911"/>
    <w:pPr>
      <w:tabs>
        <w:tab w:val="right" w:leader="dot" w:pos="8324"/>
      </w:tabs>
      <w:spacing w:after="0"/>
      <w:ind w:firstLine="0"/>
      <w:jc w:val="left"/>
    </w:pPr>
    <w:rPr>
      <w:rFonts w:ascii="DejaVu Sans" w:hAnsi="DejaVu Sans" w:cs="DejaVu Sans"/>
      <w:b/>
      <w:bCs/>
      <w:smallCaps/>
      <w:noProof/>
      <w:szCs w:val="20"/>
    </w:rPr>
  </w:style>
  <w:style w:type="paragraph" w:styleId="Sumrio3">
    <w:name w:val="toc 3"/>
    <w:basedOn w:val="Normal"/>
    <w:next w:val="Normal"/>
    <w:autoRedefine/>
    <w:uiPriority w:val="39"/>
    <w:unhideWhenUsed/>
    <w:rsid w:val="00356FE7"/>
    <w:pPr>
      <w:tabs>
        <w:tab w:val="right" w:leader="dot" w:pos="8324"/>
      </w:tabs>
      <w:spacing w:after="0"/>
      <w:ind w:firstLine="0"/>
      <w:jc w:val="left"/>
    </w:pPr>
    <w:rPr>
      <w:rFonts w:asciiTheme="minorHAnsi" w:hAnsiTheme="minorHAnsi"/>
      <w:i/>
      <w:iCs/>
      <w:szCs w:val="20"/>
    </w:rPr>
  </w:style>
  <w:style w:type="paragraph" w:styleId="Sumrio4">
    <w:name w:val="toc 4"/>
    <w:basedOn w:val="Normal"/>
    <w:next w:val="Normal"/>
    <w:autoRedefine/>
    <w:uiPriority w:val="39"/>
    <w:unhideWhenUsed/>
    <w:rsid w:val="00B71B1F"/>
    <w:pPr>
      <w:spacing w:after="0"/>
      <w:ind w:left="600"/>
      <w:jc w:val="left"/>
    </w:pPr>
    <w:rPr>
      <w:rFonts w:asciiTheme="minorHAnsi" w:hAnsiTheme="minorHAnsi"/>
      <w:sz w:val="18"/>
      <w:szCs w:val="18"/>
    </w:rPr>
  </w:style>
  <w:style w:type="paragraph" w:styleId="Sumrio5">
    <w:name w:val="toc 5"/>
    <w:basedOn w:val="Normal"/>
    <w:next w:val="Normal"/>
    <w:autoRedefine/>
    <w:uiPriority w:val="39"/>
    <w:unhideWhenUsed/>
    <w:rsid w:val="00B71B1F"/>
    <w:pPr>
      <w:spacing w:after="0"/>
      <w:ind w:left="800"/>
      <w:jc w:val="left"/>
    </w:pPr>
    <w:rPr>
      <w:rFonts w:asciiTheme="minorHAnsi" w:hAnsiTheme="minorHAnsi"/>
      <w:sz w:val="18"/>
      <w:szCs w:val="18"/>
    </w:rPr>
  </w:style>
  <w:style w:type="paragraph" w:styleId="Sumrio6">
    <w:name w:val="toc 6"/>
    <w:basedOn w:val="Normal"/>
    <w:next w:val="Normal"/>
    <w:autoRedefine/>
    <w:uiPriority w:val="39"/>
    <w:unhideWhenUsed/>
    <w:rsid w:val="00B71B1F"/>
    <w:pPr>
      <w:spacing w:after="0"/>
      <w:ind w:left="1000"/>
      <w:jc w:val="left"/>
    </w:pPr>
    <w:rPr>
      <w:rFonts w:asciiTheme="minorHAnsi" w:hAnsiTheme="minorHAnsi"/>
      <w:sz w:val="18"/>
      <w:szCs w:val="18"/>
    </w:rPr>
  </w:style>
  <w:style w:type="paragraph" w:styleId="Sumrio7">
    <w:name w:val="toc 7"/>
    <w:basedOn w:val="Normal"/>
    <w:next w:val="Normal"/>
    <w:autoRedefine/>
    <w:uiPriority w:val="39"/>
    <w:unhideWhenUsed/>
    <w:rsid w:val="00B71B1F"/>
    <w:pPr>
      <w:spacing w:after="0"/>
      <w:ind w:left="1200"/>
      <w:jc w:val="left"/>
    </w:pPr>
    <w:rPr>
      <w:rFonts w:asciiTheme="minorHAnsi" w:hAnsiTheme="minorHAnsi"/>
      <w:sz w:val="18"/>
      <w:szCs w:val="18"/>
    </w:rPr>
  </w:style>
  <w:style w:type="paragraph" w:styleId="Sumrio8">
    <w:name w:val="toc 8"/>
    <w:basedOn w:val="Normal"/>
    <w:next w:val="Normal"/>
    <w:autoRedefine/>
    <w:uiPriority w:val="39"/>
    <w:unhideWhenUsed/>
    <w:rsid w:val="00B71B1F"/>
    <w:pPr>
      <w:spacing w:after="0"/>
      <w:ind w:left="1400"/>
      <w:jc w:val="left"/>
    </w:pPr>
    <w:rPr>
      <w:rFonts w:asciiTheme="minorHAnsi" w:hAnsiTheme="minorHAnsi"/>
      <w:sz w:val="18"/>
      <w:szCs w:val="18"/>
    </w:rPr>
  </w:style>
  <w:style w:type="paragraph" w:styleId="Sumrio9">
    <w:name w:val="toc 9"/>
    <w:basedOn w:val="Normal"/>
    <w:next w:val="Normal"/>
    <w:autoRedefine/>
    <w:uiPriority w:val="39"/>
    <w:unhideWhenUsed/>
    <w:rsid w:val="00B71B1F"/>
    <w:pPr>
      <w:spacing w:after="0"/>
      <w:ind w:left="1600"/>
      <w:jc w:val="left"/>
    </w:pPr>
    <w:rPr>
      <w:rFonts w:asciiTheme="minorHAnsi" w:hAnsiTheme="minorHAnsi"/>
      <w:sz w:val="18"/>
      <w:szCs w:val="18"/>
    </w:rPr>
  </w:style>
  <w:style w:type="paragraph" w:customStyle="1" w:styleId="EstiloPrompt">
    <w:name w:val="EstiloPrompt"/>
    <w:basedOn w:val="Normal"/>
    <w:link w:val="EstiloPromptChar"/>
    <w:autoRedefine/>
    <w:qFormat/>
    <w:rsid w:val="003C1DD4"/>
    <w:pPr>
      <w:shd w:val="clear" w:color="auto" w:fill="F2F2F2"/>
      <w:spacing w:before="40" w:after="40" w:line="276" w:lineRule="auto"/>
      <w:ind w:left="180" w:firstLine="0"/>
      <w:jc w:val="left"/>
    </w:pPr>
    <w:rPr>
      <w:rFonts w:ascii="Courier New" w:hAnsi="Courier New" w:cs="Courier New"/>
      <w:color w:val="1A1A1A"/>
      <w:sz w:val="19"/>
      <w:szCs w:val="19"/>
    </w:rPr>
  </w:style>
  <w:style w:type="paragraph" w:customStyle="1" w:styleId="MdSpace">
    <w:name w:val="MdSpace"/>
    <w:qFormat/>
    <w:rsid w:val="00037A3B"/>
    <w:rPr>
      <w:rFonts w:ascii="Times New Roman" w:eastAsia="Times New Roman" w:hAnsi="Times New Roman" w:cs="Times New Roman"/>
      <w:sz w:val="12"/>
      <w:szCs w:val="12"/>
      <w:lang w:val="pt-BR" w:eastAsia="pt-BR"/>
    </w:rPr>
  </w:style>
  <w:style w:type="paragraph" w:customStyle="1" w:styleId="MdBlockquote">
    <w:name w:val="MdBlockquote"/>
    <w:qFormat/>
    <w:rsid w:val="00037A3B"/>
    <w:pPr>
      <w:pBdr>
        <w:left w:val="single" w:sz="20" w:space="12" w:color="A5A5A5"/>
      </w:pBdr>
      <w:spacing w:before="200" w:after="200"/>
      <w:ind w:left="360"/>
    </w:pPr>
    <w:rPr>
      <w:rFonts w:ascii="Times New Roman" w:eastAsia="Times New Roman" w:hAnsi="Times New Roman" w:cs="Times New Roman"/>
      <w:i/>
      <w:iCs/>
      <w:color w:val="666666"/>
      <w:sz w:val="24"/>
      <w:szCs w:val="24"/>
      <w:lang w:val="pt-BR" w:eastAsia="pt-BR"/>
    </w:rPr>
  </w:style>
  <w:style w:type="paragraph" w:customStyle="1" w:styleId="MdParagraph">
    <w:name w:val="MdParagraph"/>
    <w:qFormat/>
    <w:rsid w:val="00037A3B"/>
    <w:pPr>
      <w:spacing w:before="120" w:after="120"/>
    </w:pPr>
    <w:rPr>
      <w:rFonts w:ascii="Times New Roman" w:eastAsia="Times New Roman" w:hAnsi="Times New Roman" w:cs="Times New Roman"/>
      <w:sz w:val="24"/>
      <w:szCs w:val="24"/>
      <w:lang w:val="pt-BR" w:eastAsia="pt-BR"/>
    </w:rPr>
  </w:style>
  <w:style w:type="paragraph" w:customStyle="1" w:styleId="MdListItem">
    <w:name w:val="MdListItem"/>
    <w:qFormat/>
    <w:rsid w:val="00037A3B"/>
    <w:pPr>
      <w:spacing w:before="60" w:after="60"/>
      <w:ind w:left="720" w:hanging="360"/>
    </w:pPr>
    <w:rPr>
      <w:rFonts w:ascii="Times New Roman" w:eastAsia="Times New Roman" w:hAnsi="Times New Roman" w:cs="Times New Roman"/>
      <w:sz w:val="24"/>
      <w:szCs w:val="24"/>
      <w:lang w:val="pt-BR" w:eastAsia="pt-BR"/>
    </w:rPr>
  </w:style>
  <w:style w:type="paragraph" w:customStyle="1" w:styleId="MdTableHeader">
    <w:name w:val="MdTableHeader"/>
    <w:qFormat/>
    <w:rsid w:val="00037A3B"/>
    <w:pPr>
      <w:spacing w:before="60" w:after="60"/>
    </w:pPr>
    <w:rPr>
      <w:rFonts w:ascii="Times New Roman" w:eastAsia="Times New Roman" w:hAnsi="Times New Roman" w:cs="Times New Roman"/>
      <w:b/>
      <w:bCs/>
      <w:lang w:val="pt-BR" w:eastAsia="pt-BR"/>
    </w:rPr>
  </w:style>
  <w:style w:type="paragraph" w:customStyle="1" w:styleId="MdTableCell">
    <w:name w:val="MdTableCell"/>
    <w:qFormat/>
    <w:rsid w:val="00037A3B"/>
    <w:pPr>
      <w:spacing w:before="40" w:after="40"/>
    </w:pPr>
    <w:rPr>
      <w:rFonts w:ascii="Times New Roman" w:eastAsia="Times New Roman" w:hAnsi="Times New Roman" w:cs="Times New Roman"/>
      <w:sz w:val="20"/>
      <w:szCs w:val="20"/>
      <w:lang w:val="pt-BR" w:eastAsia="pt-BR"/>
    </w:rPr>
  </w:style>
  <w:style w:type="paragraph" w:customStyle="1" w:styleId="NormalTabela">
    <w:name w:val="NormalTabela"/>
    <w:basedOn w:val="Normal"/>
    <w:link w:val="NormalTabelaChar"/>
    <w:qFormat/>
    <w:rsid w:val="00B526A4"/>
    <w:pPr>
      <w:spacing w:before="40" w:after="40" w:line="276" w:lineRule="auto"/>
      <w:ind w:firstLine="0"/>
    </w:pPr>
    <w:rPr>
      <w:szCs w:val="20"/>
    </w:rPr>
  </w:style>
  <w:style w:type="paragraph" w:customStyle="1" w:styleId="HeaderLeft">
    <w:name w:val="Header Left"/>
    <w:basedOn w:val="Cabealho"/>
    <w:qFormat/>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eladeGrade4">
    <w:name w:val="Grid Table 4"/>
    <w:basedOn w:val="Tabelanormal"/>
    <w:uiPriority w:val="49"/>
    <w:rsid w:val="003A342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1">
    <w:name w:val="Plain Table 1"/>
    <w:basedOn w:val="Tabelanormal"/>
    <w:uiPriority w:val="99"/>
    <w:rsid w:val="00BC5C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99"/>
    <w:rsid w:val="00220D49"/>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2">
    <w:name w:val="List Table 2"/>
    <w:basedOn w:val="Tabelanormal"/>
    <w:uiPriority w:val="47"/>
    <w:rsid w:val="000A135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3-nfase3">
    <w:name w:val="List Table 3 Accent 3"/>
    <w:basedOn w:val="Tabelanormal"/>
    <w:uiPriority w:val="48"/>
    <w:rsid w:val="00F970F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5">
    <w:name w:val="List Table 3 Accent 5"/>
    <w:basedOn w:val="Tabelanormal"/>
    <w:uiPriority w:val="48"/>
    <w:rsid w:val="00F970F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
    <w:name w:val="List Table 3"/>
    <w:basedOn w:val="Tabelanormal"/>
    <w:uiPriority w:val="48"/>
    <w:rsid w:val="00F970F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1Clara">
    <w:name w:val="List Table 1 Light"/>
    <w:basedOn w:val="Tabelanormal"/>
    <w:uiPriority w:val="46"/>
    <w:rsid w:val="00827D93"/>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comgrade1">
    <w:name w:val="Tabela com grade1"/>
    <w:basedOn w:val="Tabelanormal"/>
    <w:uiPriority w:val="59"/>
    <w:rsid w:val="004D4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6Colorida">
    <w:name w:val="List Table 6 Colorful"/>
    <w:basedOn w:val="Tabelanormal"/>
    <w:uiPriority w:val="51"/>
    <w:rsid w:val="006A43F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4">
    <w:name w:val="Plain Table 4"/>
    <w:basedOn w:val="Tabelanormal"/>
    <w:uiPriority w:val="99"/>
    <w:rsid w:val="004345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2">
    <w:name w:val="Grid Table 2"/>
    <w:basedOn w:val="Tabelanormal"/>
    <w:uiPriority w:val="99"/>
    <w:rsid w:val="004345D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1Clara">
    <w:name w:val="Grid Table 1 Light"/>
    <w:basedOn w:val="Tabelanormal"/>
    <w:uiPriority w:val="99"/>
    <w:rsid w:val="00060B0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eladeLista4">
    <w:name w:val="List Table 4"/>
    <w:basedOn w:val="Tabelanormal"/>
    <w:uiPriority w:val="49"/>
    <w:rsid w:val="0025136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ookSource">
    <w:name w:val="Book Source"/>
    <w:basedOn w:val="Normal"/>
    <w:pPr>
      <w:spacing w:after="140" w:line="176" w:lineRule="exact"/>
      <w:ind w:firstLine="0"/>
    </w:pPr>
    <w:rPr>
      <w:rFonts w:eastAsia="DejaVu Serif"/>
      <w:i/>
      <w:color w:val="5C6770"/>
      <w:sz w:val="15"/>
    </w:rPr>
  </w:style>
  <w:style w:type="paragraph" w:customStyle="1" w:styleId="BookLegalTitle">
    <w:name w:val="Book Legal Title"/>
    <w:basedOn w:val="Normal"/>
    <w:pPr>
      <w:spacing w:before="360" w:after="200" w:line="320" w:lineRule="exact"/>
      <w:ind w:firstLine="0"/>
      <w:jc w:val="left"/>
    </w:pPr>
    <w:rPr>
      <w:rFonts w:ascii="DejaVu Sans" w:eastAsia="DejaVu Sans" w:hAnsi="DejaVu Sans" w:cs="DejaVu Sans"/>
      <w:b/>
      <w:color w:val="17365D"/>
      <w:sz w:val="26"/>
    </w:rPr>
  </w:style>
  <w:style w:type="paragraph" w:customStyle="1" w:styleId="BookLegal">
    <w:name w:val="Book Legal"/>
    <w:basedOn w:val="Normal"/>
    <w:pPr>
      <w:spacing w:after="100" w:line="204" w:lineRule="exact"/>
      <w:ind w:firstLine="0"/>
      <w:jc w:val="left"/>
    </w:pPr>
    <w:rPr>
      <w:rFonts w:eastAsia="DejaVu Serif"/>
      <w:color w:val="5C6770"/>
      <w:sz w:val="16"/>
    </w:rPr>
  </w:style>
  <w:style w:type="paragraph" w:customStyle="1" w:styleId="BookReferences">
    <w:name w:val="Book References"/>
    <w:basedOn w:val="Normal"/>
    <w:pPr>
      <w:spacing w:after="80" w:line="194" w:lineRule="exact"/>
      <w:ind w:left="283" w:hanging="283"/>
      <w:jc w:val="left"/>
    </w:pPr>
    <w:rPr>
      <w:rFonts w:eastAsia="DejaVu Serif"/>
      <w:color w:val="263238"/>
      <w:sz w:val="15"/>
    </w:rPr>
  </w:style>
  <w:style w:type="paragraph" w:customStyle="1" w:styleId="BookGlossary">
    <w:name w:val="Book Glossary"/>
    <w:basedOn w:val="Normal"/>
    <w:pPr>
      <w:spacing w:after="40" w:line="206" w:lineRule="exact"/>
      <w:ind w:firstLine="0"/>
    </w:pPr>
    <w:rPr>
      <w:rFonts w:eastAsia="DejaVu Serif"/>
      <w:color w:val="263238"/>
      <w:sz w:val="17"/>
    </w:rPr>
  </w:style>
  <w:style w:type="paragraph" w:customStyle="1" w:styleId="BookLead">
    <w:name w:val="Book Lead"/>
    <w:basedOn w:val="Normal"/>
    <w:pPr>
      <w:spacing w:before="180" w:after="180" w:line="280" w:lineRule="exact"/>
      <w:ind w:firstLine="0"/>
      <w:jc w:val="center"/>
    </w:pPr>
    <w:rPr>
      <w:rFonts w:eastAsia="DejaVu Serif"/>
      <w:i/>
      <w:color w:val="17365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header" Target="header20.xml"/><Relationship Id="rId63" Type="http://schemas.openxmlformats.org/officeDocument/2006/relationships/footer" Target="footer22.xml"/><Relationship Id="rId68" Type="http://schemas.openxmlformats.org/officeDocument/2006/relationships/image" Target="media/image11.png"/><Relationship Id="rId84" Type="http://schemas.openxmlformats.org/officeDocument/2006/relationships/footer" Target="footer26.xml"/><Relationship Id="rId16" Type="http://schemas.openxmlformats.org/officeDocument/2006/relationships/footer" Target="footer6.xml"/><Relationship Id="rId11" Type="http://schemas.openxmlformats.org/officeDocument/2006/relationships/header" Target="header1.xml"/><Relationship Id="rId32" Type="http://schemas.openxmlformats.org/officeDocument/2006/relationships/header" Target="header13.xml"/><Relationship Id="rId37" Type="http://schemas.openxmlformats.org/officeDocument/2006/relationships/footer" Target="footer14.xml"/><Relationship Id="rId53" Type="http://schemas.openxmlformats.org/officeDocument/2006/relationships/image" Target="media/image6.png"/><Relationship Id="rId58" Type="http://schemas.openxmlformats.org/officeDocument/2006/relationships/header" Target="header22.xml"/><Relationship Id="rId74" Type="http://schemas.openxmlformats.org/officeDocument/2006/relationships/image" Target="media/image15.png"/><Relationship Id="rId79" Type="http://schemas.openxmlformats.org/officeDocument/2006/relationships/footer" Target="footer24.xml"/><Relationship Id="rId5" Type="http://schemas.openxmlformats.org/officeDocument/2006/relationships/webSettings" Target="webSettings.xml"/><Relationship Id="rId19" Type="http://schemas.openxmlformats.org/officeDocument/2006/relationships/footer" Target="footer7.xml"/><Relationship Id="rId14" Type="http://schemas.openxmlformats.org/officeDocument/2006/relationships/footer" Target="footer5.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17.xml"/><Relationship Id="rId56" Type="http://schemas.microsoft.com/office/2007/relationships/hdphoto" Target="media/hdphoto2.wdp"/><Relationship Id="rId64" Type="http://schemas.openxmlformats.org/officeDocument/2006/relationships/image" Target="media/image9.png"/><Relationship Id="rId69" Type="http://schemas.microsoft.com/office/2007/relationships/hdphoto" Target="media/hdphoto3.wdp"/><Relationship Id="rId77" Type="http://schemas.openxmlformats.org/officeDocument/2006/relationships/header" Target="header28.xml"/><Relationship Id="rId8" Type="http://schemas.openxmlformats.org/officeDocument/2006/relationships/footer" Target="footer1.xml"/><Relationship Id="rId51" Type="http://schemas.openxmlformats.org/officeDocument/2006/relationships/footer" Target="footer19.xml"/><Relationship Id="rId72" Type="http://schemas.microsoft.com/office/2007/relationships/hdphoto" Target="media/hdphoto4.wdp"/><Relationship Id="rId80" Type="http://schemas.openxmlformats.org/officeDocument/2006/relationships/header" Target="header29.xml"/><Relationship Id="rId85" Type="http://schemas.openxmlformats.org/officeDocument/2006/relationships/header" Target="header3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0.xml"/><Relationship Id="rId33" Type="http://schemas.openxmlformats.org/officeDocument/2006/relationships/footer" Target="footer13.xml"/><Relationship Id="rId38" Type="http://schemas.openxmlformats.org/officeDocument/2006/relationships/footer" Target="footer15.xml"/><Relationship Id="rId46" Type="http://schemas.openxmlformats.org/officeDocument/2006/relationships/header" Target="header19.xml"/><Relationship Id="rId59" Type="http://schemas.openxmlformats.org/officeDocument/2006/relationships/header" Target="header23.xml"/><Relationship Id="rId67" Type="http://schemas.openxmlformats.org/officeDocument/2006/relationships/header" Target="header26.xml"/><Relationship Id="rId20" Type="http://schemas.openxmlformats.org/officeDocument/2006/relationships/header" Target="header6.xml"/><Relationship Id="rId41" Type="http://schemas.openxmlformats.org/officeDocument/2006/relationships/image" Target="media/image2.png"/><Relationship Id="rId54" Type="http://schemas.microsoft.com/office/2007/relationships/hdphoto" Target="media/hdphoto1.wdp"/><Relationship Id="rId62" Type="http://schemas.openxmlformats.org/officeDocument/2006/relationships/header" Target="header24.xml"/><Relationship Id="rId70" Type="http://schemas.openxmlformats.org/officeDocument/2006/relationships/image" Target="media/image12.png"/><Relationship Id="rId75" Type="http://schemas.microsoft.com/office/2007/relationships/hdphoto" Target="media/hdphoto5.wdp"/><Relationship Id="rId83" Type="http://schemas.openxmlformats.org/officeDocument/2006/relationships/header" Target="header31.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footer" Target="footer18.xml"/><Relationship Id="rId57" Type="http://schemas.openxmlformats.org/officeDocument/2006/relationships/image" Target="media/image8.png"/><Relationship Id="rId10" Type="http://schemas.openxmlformats.org/officeDocument/2006/relationships/footer" Target="footer3.xml"/><Relationship Id="rId31" Type="http://schemas.openxmlformats.org/officeDocument/2006/relationships/footer" Target="footer12.xml"/><Relationship Id="rId44" Type="http://schemas.openxmlformats.org/officeDocument/2006/relationships/image" Target="media/image3.png"/><Relationship Id="rId52" Type="http://schemas.openxmlformats.org/officeDocument/2006/relationships/image" Target="media/image5.png"/><Relationship Id="rId60" Type="http://schemas.openxmlformats.org/officeDocument/2006/relationships/footer" Target="footer20.xml"/><Relationship Id="rId65" Type="http://schemas.openxmlformats.org/officeDocument/2006/relationships/image" Target="media/image10.png"/><Relationship Id="rId73" Type="http://schemas.openxmlformats.org/officeDocument/2006/relationships/image" Target="media/image14.png"/><Relationship Id="rId78" Type="http://schemas.openxmlformats.org/officeDocument/2006/relationships/footer" Target="footer23.xml"/><Relationship Id="rId81" Type="http://schemas.openxmlformats.org/officeDocument/2006/relationships/footer" Target="footer25.xml"/><Relationship Id="rId86" Type="http://schemas.openxmlformats.org/officeDocument/2006/relationships/header" Target="header3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5.xml"/><Relationship Id="rId39" Type="http://schemas.openxmlformats.org/officeDocument/2006/relationships/header" Target="header16.xml"/><Relationship Id="rId34" Type="http://schemas.openxmlformats.org/officeDocument/2006/relationships/image" Target="media/image1.png"/><Relationship Id="rId50" Type="http://schemas.openxmlformats.org/officeDocument/2006/relationships/header" Target="header21.xml"/><Relationship Id="rId55" Type="http://schemas.openxmlformats.org/officeDocument/2006/relationships/image" Target="media/image7.png"/><Relationship Id="rId76" Type="http://schemas.openxmlformats.org/officeDocument/2006/relationships/header" Target="header27.xml"/><Relationship Id="rId7" Type="http://schemas.openxmlformats.org/officeDocument/2006/relationships/endnotes" Target="endnotes.xml"/><Relationship Id="rId71"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eader" Target="header12.xml"/><Relationship Id="rId24" Type="http://schemas.openxmlformats.org/officeDocument/2006/relationships/header" Target="header8.xml"/><Relationship Id="rId40" Type="http://schemas.openxmlformats.org/officeDocument/2006/relationships/footer" Target="footer16.xml"/><Relationship Id="rId45" Type="http://schemas.openxmlformats.org/officeDocument/2006/relationships/image" Target="media/image4.png"/><Relationship Id="rId66" Type="http://schemas.openxmlformats.org/officeDocument/2006/relationships/header" Target="header25.xml"/><Relationship Id="rId87" Type="http://schemas.openxmlformats.org/officeDocument/2006/relationships/fontTable" Target="fontTable.xml"/><Relationship Id="rId61" Type="http://schemas.openxmlformats.org/officeDocument/2006/relationships/footer" Target="footer21.xml"/><Relationship Id="rId82" Type="http://schemas.openxmlformats.org/officeDocument/2006/relationships/header" Target="header30.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154</Pages>
  <Words>44320</Words>
  <Characters>239329</Characters>
  <Application>Microsoft Office Word</Application>
  <DocSecurity>0</DocSecurity>
  <Lines>1994</Lines>
  <Paragraphs>566</Paragraphs>
  <ScaleCrop>false</ScaleCrop>
  <Company/>
  <LinksUpToDate>false</LinksUpToDate>
  <CharactersWithSpaces>283083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Inteligência Artificial na Gestão de Projetos de Capital</dc:title>
  <dc:subject>Guia de fundamentos para gestores de projetos com prompts práticos</dc:subject>
  <dc:creator>Thomaz Prado</dc:creator>
  <cp:keywords>inteligência artificial; gestão de projetos; CAPEX; FEL; FID; PMBOK; prompt engineering; RCTIF</cp:keywords>
  <dc:description>Edição revisada e diagramada para publicação. ISBN pendente de inserção.</dc:description>
  <cp:lastModifiedBy>Thomaz Prado</cp:lastModifiedBy>
  <cp:revision>28</cp:revision>
  <cp:lastPrinted>2026-08-02T19:16:00Z</cp:lastPrinted>
  <dcterms:created xsi:type="dcterms:W3CDTF">2026-08-13T01:09:00Z</dcterms:created>
  <dcterms:modified xsi:type="dcterms:W3CDTF">2026-08-13T23:04:00Z</dcterms:modified>
</cp:coreProperties>
</file>